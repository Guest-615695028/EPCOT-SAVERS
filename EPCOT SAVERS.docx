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339118518"/>
      </w:sdtPr>
      <w:sdtEndPr>
        <w:rPr>
          <w:caps/>
        </w:rPr>
      </w:sdtEndPr>
      <w:sdtContent>
        <w:p w14:paraId="0366F336" w14:textId="77777777" w:rsidR="00162074" w:rsidRDefault="006E4140">
          <w:pPr>
            <w:pStyle w:val="NoSpacing"/>
            <w:spacing w:before="1540" w:after="240"/>
            <w:jc w:val="center"/>
            <w:rPr>
              <w:color w:val="4472C4" w:themeColor="accent1"/>
            </w:rPr>
          </w:pPr>
          <w:r>
            <w:rPr>
              <w:noProof/>
              <w:color w:val="4472C4" w:themeColor="accent1"/>
            </w:rPr>
            <w:drawing>
              <wp:inline distT="0" distB="0" distL="0" distR="0" wp14:anchorId="7BA7DEA4" wp14:editId="72152FAA">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id w:val="1735040861"/>
            <w:placeholder>
              <w:docPart w:val="55A5578D44024DB0BA6140CCC2F73E4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8D10E5" w14:textId="77777777" w:rsidR="00162074" w:rsidRDefault="006E414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EPCOT SAVERS</w:t>
              </w:r>
            </w:p>
          </w:sdtContent>
        </w:sdt>
        <w:sdt>
          <w:sdtPr>
            <w:rPr>
              <w:color w:val="4472C4" w:themeColor="accent1"/>
              <w:sz w:val="28"/>
              <w:szCs w:val="28"/>
            </w:rPr>
            <w:alias w:val="Subtitle"/>
            <w:id w:val="328029620"/>
            <w:placeholder>
              <w:docPart w:val="FE3FADF8A6294577989B259C0BA22769"/>
            </w:placeholder>
            <w:dataBinding w:prefixMappings="xmlns:ns0='http://purl.org/dc/elements/1.1/' xmlns:ns1='http://schemas.openxmlformats.org/package/2006/metadata/core-properties' " w:xpath="/ns1:coreProperties[1]/ns0:subject[1]" w:storeItemID="{6C3C8BC8-F283-45AE-878A-BAB7291924A1}"/>
            <w:text/>
          </w:sdtPr>
          <w:sdtEndPr/>
          <w:sdtContent>
            <w:p w14:paraId="01CDF677" w14:textId="77777777" w:rsidR="00162074" w:rsidRDefault="006E4140">
              <w:pPr>
                <w:pStyle w:val="NoSpacing"/>
                <w:jc w:val="center"/>
                <w:rPr>
                  <w:color w:val="4472C4" w:themeColor="accent1"/>
                  <w:sz w:val="28"/>
                  <w:szCs w:val="28"/>
                </w:rPr>
              </w:pPr>
              <w:r>
                <w:rPr>
                  <w:color w:val="4472C4" w:themeColor="accent1"/>
                  <w:sz w:val="28"/>
                  <w:szCs w:val="28"/>
                </w:rPr>
                <w:t>IN CELEBRATIONE MAGICALLIMA MUNDI</w:t>
              </w:r>
            </w:p>
          </w:sdtContent>
        </w:sdt>
        <w:p w14:paraId="5574DB77" w14:textId="77777777" w:rsidR="00162074" w:rsidRDefault="006E414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1D270CA" wp14:editId="713DBBBD">
                    <wp:simplePos x="0" y="0"/>
                    <wp:positionH relativeFrom="margin">
                      <wp:align>center</wp:align>
                    </wp:positionH>
                    <mc:AlternateContent>
                      <mc:Choice Requires="wp14">
                        <wp:positionV relativeFrom="page">
                          <wp14:pctPosVOffset>85000</wp14:pctPosVOffset>
                        </wp:positionV>
                      </mc:Choice>
                      <mc:Fallback>
                        <wp:positionV relativeFrom="page">
                          <wp:posOffset>6426200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1-10-01T00:00:00Z">
                                    <w:dateFormat w:val="MMMM d, yyyy"/>
                                    <w:lid w:val="en-US"/>
                                    <w:storeMappedDataAs w:val="dateTime"/>
                                    <w:calendar w:val="gregorian"/>
                                  </w:date>
                                </w:sdtPr>
                                <w:sdtEndPr/>
                                <w:sdtContent>
                                  <w:p w14:paraId="03304A3F" w14:textId="77777777" w:rsidR="006E4140" w:rsidRDefault="006E4140">
                                    <w:pPr>
                                      <w:pStyle w:val="NoSpacing"/>
                                      <w:spacing w:after="40"/>
                                      <w:jc w:val="center"/>
                                      <w:rPr>
                                        <w:caps/>
                                        <w:color w:val="4472C4" w:themeColor="accent1"/>
                                        <w:sz w:val="28"/>
                                        <w:szCs w:val="28"/>
                                      </w:rPr>
                                    </w:pPr>
                                    <w:r>
                                      <w:rPr>
                                        <w:caps/>
                                        <w:color w:val="4472C4" w:themeColor="accent1"/>
                                        <w:sz w:val="28"/>
                                        <w:szCs w:val="28"/>
                                      </w:rPr>
                                      <w:t>October 1, 2021</w:t>
                                    </w:r>
                                  </w:p>
                                </w:sdtContent>
                              </w:sdt>
                              <w:p w14:paraId="6E9D1772" w14:textId="77777777" w:rsidR="006E4140" w:rsidRDefault="004A561C">
                                <w:pPr>
                                  <w:pStyle w:val="NoSpacing"/>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6E4140">
                                      <w:rPr>
                                        <w:caps/>
                                        <w:color w:val="4472C4" w:themeColor="accent1"/>
                                      </w:rPr>
                                      <w:t>CC-BY-SA SAIL-TREE DAILY NEWS</w:t>
                                    </w:r>
                                  </w:sdtContent>
                                </w:sdt>
                              </w:p>
                              <w:p w14:paraId="1B9951FA" w14:textId="77777777" w:rsidR="006E4140" w:rsidRDefault="004A561C">
                                <w:pPr>
                                  <w:pStyle w:val="NoSpacing"/>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EndPr/>
                                  <w:sdtContent>
                                    <w:r w:rsidR="006E4140">
                                      <w:rPr>
                                        <w:color w:val="4472C4" w:themeColor="accent1"/>
                                      </w:rPr>
                                      <w:t>EXPERIMENTAL PROTOTYPE COMMUNITY OF TOMORROW</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31D270C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1-10-01T00:00:00Z">
                              <w:dateFormat w:val="MMMM d, yyyy"/>
                              <w:lid w:val="en-US"/>
                              <w:storeMappedDataAs w:val="dateTime"/>
                              <w:calendar w:val="gregorian"/>
                            </w:date>
                          </w:sdtPr>
                          <w:sdtEndPr/>
                          <w:sdtContent>
                            <w:p w14:paraId="03304A3F" w14:textId="77777777" w:rsidR="006E4140" w:rsidRDefault="006E4140">
                              <w:pPr>
                                <w:pStyle w:val="NoSpacing"/>
                                <w:spacing w:after="40"/>
                                <w:jc w:val="center"/>
                                <w:rPr>
                                  <w:caps/>
                                  <w:color w:val="4472C4" w:themeColor="accent1"/>
                                  <w:sz w:val="28"/>
                                  <w:szCs w:val="28"/>
                                </w:rPr>
                              </w:pPr>
                              <w:r>
                                <w:rPr>
                                  <w:caps/>
                                  <w:color w:val="4472C4" w:themeColor="accent1"/>
                                  <w:sz w:val="28"/>
                                  <w:szCs w:val="28"/>
                                </w:rPr>
                                <w:t>October 1, 2021</w:t>
                              </w:r>
                            </w:p>
                          </w:sdtContent>
                        </w:sdt>
                        <w:p w14:paraId="6E9D1772" w14:textId="77777777" w:rsidR="006E4140" w:rsidRDefault="004A561C">
                          <w:pPr>
                            <w:pStyle w:val="NoSpacing"/>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6E4140">
                                <w:rPr>
                                  <w:caps/>
                                  <w:color w:val="4472C4" w:themeColor="accent1"/>
                                </w:rPr>
                                <w:t>CC-BY-SA SAIL-TREE DAILY NEWS</w:t>
                              </w:r>
                            </w:sdtContent>
                          </w:sdt>
                        </w:p>
                        <w:p w14:paraId="1B9951FA" w14:textId="77777777" w:rsidR="006E4140" w:rsidRDefault="004A561C">
                          <w:pPr>
                            <w:pStyle w:val="NoSpacing"/>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EndPr/>
                            <w:sdtContent>
                              <w:r w:rsidR="006E4140">
                                <w:rPr>
                                  <w:color w:val="4472C4" w:themeColor="accent1"/>
                                </w:rPr>
                                <w:t>EXPERIMENTAL PROTOTYPE COMMUNITY OF TOMORROW</w:t>
                              </w:r>
                            </w:sdtContent>
                          </w:sdt>
                        </w:p>
                      </w:txbxContent>
                    </v:textbox>
                    <w10:wrap anchorx="margin" anchory="page"/>
                  </v:shape>
                </w:pict>
              </mc:Fallback>
            </mc:AlternateContent>
          </w:r>
          <w:r>
            <w:rPr>
              <w:noProof/>
              <w:color w:val="4472C4" w:themeColor="accent1"/>
            </w:rPr>
            <w:drawing>
              <wp:inline distT="0" distB="0" distL="0" distR="0" wp14:anchorId="68583100" wp14:editId="1A5CCA35">
                <wp:extent cx="758825" cy="47879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F1452D3" w14:textId="77777777" w:rsidR="00162074" w:rsidRDefault="006E4140">
          <w:pPr>
            <w:widowControl/>
            <w:spacing w:after="160" w:line="300" w:lineRule="auto"/>
            <w:jc w:val="left"/>
            <w:rPr>
              <w:color w:val="4472C4" w:themeColor="accent1"/>
            </w:rPr>
          </w:pPr>
          <w:r>
            <w:rPr>
              <w:caps/>
              <w:color w:val="4472C4" w:themeColor="accent1"/>
            </w:rPr>
            <w:br w:type="page"/>
          </w:r>
        </w:p>
      </w:sdtContent>
    </w:sdt>
    <w:p w14:paraId="49BA5D64" w14:textId="77777777" w:rsidR="00162074" w:rsidRDefault="006E4140">
      <w:pPr>
        <w:pStyle w:val="Title"/>
      </w:pPr>
      <w:r>
        <w:lastRenderedPageBreak/>
        <w:t>EPCOT SAVERS</w:t>
      </w:r>
    </w:p>
    <w:p w14:paraId="0D9D9F2C" w14:textId="77777777" w:rsidR="00162074" w:rsidRDefault="006E4140">
      <w:pPr>
        <w:pStyle w:val="Subtitle"/>
      </w:pPr>
      <w:r>
        <w:t>DELIBERAMVS GRATITVDINEM SINCERISSIMVM</w:t>
      </w:r>
    </w:p>
    <w:p w14:paraId="72F0064A" w14:textId="77777777" w:rsidR="00162074" w:rsidRDefault="006E4140">
      <w:pPr>
        <w:pStyle w:val="Subtitle"/>
      </w:pPr>
      <w:r>
        <w:t>POPVLIS OMNIBVS TERR</w:t>
      </w:r>
      <w:r>
        <w:rPr>
          <w:rFonts w:hint="eastAsia"/>
        </w:rPr>
        <w:t>AE</w:t>
      </w:r>
      <w:r>
        <w:br/>
      </w:r>
      <w:r>
        <w:rPr>
          <w:noProof/>
        </w:rPr>
        <w:drawing>
          <wp:inline distT="0" distB="0" distL="0" distR="0" wp14:anchorId="74C61ABC" wp14:editId="6EFC8313">
            <wp:extent cx="3048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048000" cy="3048000"/>
                    </a:xfrm>
                    <a:prstGeom prst="rect">
                      <a:avLst/>
                    </a:prstGeom>
                  </pic:spPr>
                </pic:pic>
              </a:graphicData>
            </a:graphic>
          </wp:inline>
        </w:drawing>
      </w:r>
      <w:r>
        <w:br w:type="page"/>
      </w:r>
    </w:p>
    <w:sdt>
      <w:sdtPr>
        <w:rPr>
          <w:rFonts w:asciiTheme="minorHAnsi" w:eastAsiaTheme="minorEastAsia" w:hAnsiTheme="minorHAnsi" w:cstheme="minorBidi"/>
          <w:color w:val="auto"/>
          <w:sz w:val="21"/>
          <w:szCs w:val="21"/>
        </w:rPr>
        <w:id w:val="1237507603"/>
        <w:docPartObj>
          <w:docPartGallery w:val="Table of Contents"/>
          <w:docPartUnique/>
        </w:docPartObj>
      </w:sdtPr>
      <w:sdtEndPr/>
      <w:sdtContent>
        <w:p w14:paraId="7D2E44A2" w14:textId="77777777" w:rsidR="00162074" w:rsidRDefault="006E4140" w:rsidP="00021E86">
          <w:pPr>
            <w:pStyle w:val="TOC10"/>
          </w:pPr>
          <w:r>
            <w:t>Table of Contents</w:t>
          </w:r>
        </w:p>
        <w:p w14:paraId="50E7D45B" w14:textId="515E74CC" w:rsidR="006A7532" w:rsidRDefault="006E4140">
          <w:pPr>
            <w:pStyle w:val="TOC1"/>
            <w:tabs>
              <w:tab w:val="right" w:leader="dot" w:pos="6941"/>
            </w:tabs>
            <w:rPr>
              <w:b w:val="0"/>
              <w:bCs w:val="0"/>
              <w:iCs w:val="0"/>
              <w:caps w:val="0"/>
              <w:noProof/>
              <w:sz w:val="22"/>
              <w:szCs w:val="22"/>
            </w:rPr>
          </w:pPr>
          <w:r>
            <w:fldChar w:fldCharType="begin"/>
          </w:r>
          <w:r>
            <w:instrText xml:space="preserve"> TOC \o "1-3" \h \z \u </w:instrText>
          </w:r>
          <w:r>
            <w:fldChar w:fldCharType="separate"/>
          </w:r>
          <w:hyperlink w:anchor="_Toc83995168" w:history="1">
            <w:r w:rsidR="006A7532" w:rsidRPr="008A31B3">
              <w:rPr>
                <w:rStyle w:val="Hyperlink"/>
                <w:noProof/>
              </w:rPr>
              <w:t>FOREWORDS</w:t>
            </w:r>
            <w:r w:rsidR="006A7532">
              <w:rPr>
                <w:noProof/>
                <w:webHidden/>
              </w:rPr>
              <w:tab/>
            </w:r>
            <w:r w:rsidR="006A7532">
              <w:rPr>
                <w:noProof/>
                <w:webHidden/>
              </w:rPr>
              <w:fldChar w:fldCharType="begin"/>
            </w:r>
            <w:r w:rsidR="006A7532">
              <w:rPr>
                <w:noProof/>
                <w:webHidden/>
              </w:rPr>
              <w:instrText xml:space="preserve"> PAGEREF _Toc83995168 \h </w:instrText>
            </w:r>
            <w:r w:rsidR="006A7532">
              <w:rPr>
                <w:noProof/>
                <w:webHidden/>
              </w:rPr>
            </w:r>
            <w:r w:rsidR="006A7532">
              <w:rPr>
                <w:noProof/>
                <w:webHidden/>
              </w:rPr>
              <w:fldChar w:fldCharType="separate"/>
            </w:r>
            <w:r w:rsidR="006A7532">
              <w:rPr>
                <w:noProof/>
                <w:webHidden/>
              </w:rPr>
              <w:t>1</w:t>
            </w:r>
            <w:r w:rsidR="006A7532">
              <w:rPr>
                <w:noProof/>
                <w:webHidden/>
              </w:rPr>
              <w:fldChar w:fldCharType="end"/>
            </w:r>
          </w:hyperlink>
        </w:p>
        <w:p w14:paraId="68CA8E62" w14:textId="3A8CA94A" w:rsidR="006A7532" w:rsidRDefault="006A7532">
          <w:pPr>
            <w:pStyle w:val="TOC1"/>
            <w:tabs>
              <w:tab w:val="right" w:leader="dot" w:pos="6941"/>
            </w:tabs>
            <w:rPr>
              <w:b w:val="0"/>
              <w:bCs w:val="0"/>
              <w:iCs w:val="0"/>
              <w:caps w:val="0"/>
              <w:noProof/>
              <w:sz w:val="22"/>
              <w:szCs w:val="22"/>
            </w:rPr>
          </w:pPr>
          <w:hyperlink w:anchor="_Toc83995169" w:history="1">
            <w:r w:rsidRPr="008A31B3">
              <w:rPr>
                <w:rStyle w:val="Hyperlink"/>
                <w:noProof/>
              </w:rPr>
              <w:t>LOCATIONS</w:t>
            </w:r>
            <w:r>
              <w:rPr>
                <w:noProof/>
                <w:webHidden/>
              </w:rPr>
              <w:tab/>
            </w:r>
            <w:r>
              <w:rPr>
                <w:noProof/>
                <w:webHidden/>
              </w:rPr>
              <w:fldChar w:fldCharType="begin"/>
            </w:r>
            <w:r>
              <w:rPr>
                <w:noProof/>
                <w:webHidden/>
              </w:rPr>
              <w:instrText xml:space="preserve"> PAGEREF _Toc83995169 \h </w:instrText>
            </w:r>
            <w:r>
              <w:rPr>
                <w:noProof/>
                <w:webHidden/>
              </w:rPr>
            </w:r>
            <w:r>
              <w:rPr>
                <w:noProof/>
                <w:webHidden/>
              </w:rPr>
              <w:fldChar w:fldCharType="separate"/>
            </w:r>
            <w:r>
              <w:rPr>
                <w:noProof/>
                <w:webHidden/>
              </w:rPr>
              <w:t>4</w:t>
            </w:r>
            <w:r>
              <w:rPr>
                <w:noProof/>
                <w:webHidden/>
              </w:rPr>
              <w:fldChar w:fldCharType="end"/>
            </w:r>
          </w:hyperlink>
        </w:p>
        <w:p w14:paraId="3DC531F3" w14:textId="120D32E4" w:rsidR="006A7532" w:rsidRDefault="006A7532">
          <w:pPr>
            <w:pStyle w:val="TOC1"/>
            <w:tabs>
              <w:tab w:val="right" w:leader="dot" w:pos="6941"/>
            </w:tabs>
            <w:rPr>
              <w:b w:val="0"/>
              <w:bCs w:val="0"/>
              <w:iCs w:val="0"/>
              <w:caps w:val="0"/>
              <w:noProof/>
              <w:sz w:val="22"/>
              <w:szCs w:val="22"/>
            </w:rPr>
          </w:pPr>
          <w:hyperlink w:anchor="_Toc83995170" w:history="1">
            <w:r w:rsidRPr="008A31B3">
              <w:rPr>
                <w:rStyle w:val="Hyperlink"/>
                <w:noProof/>
              </w:rPr>
              <w:t>CHARACTERS</w:t>
            </w:r>
            <w:r>
              <w:rPr>
                <w:noProof/>
                <w:webHidden/>
              </w:rPr>
              <w:tab/>
            </w:r>
            <w:r>
              <w:rPr>
                <w:noProof/>
                <w:webHidden/>
              </w:rPr>
              <w:fldChar w:fldCharType="begin"/>
            </w:r>
            <w:r>
              <w:rPr>
                <w:noProof/>
                <w:webHidden/>
              </w:rPr>
              <w:instrText xml:space="preserve"> PAGEREF _Toc83995170 \h </w:instrText>
            </w:r>
            <w:r>
              <w:rPr>
                <w:noProof/>
                <w:webHidden/>
              </w:rPr>
            </w:r>
            <w:r>
              <w:rPr>
                <w:noProof/>
                <w:webHidden/>
              </w:rPr>
              <w:fldChar w:fldCharType="separate"/>
            </w:r>
            <w:r>
              <w:rPr>
                <w:noProof/>
                <w:webHidden/>
              </w:rPr>
              <w:t>7</w:t>
            </w:r>
            <w:r>
              <w:rPr>
                <w:noProof/>
                <w:webHidden/>
              </w:rPr>
              <w:fldChar w:fldCharType="end"/>
            </w:r>
          </w:hyperlink>
        </w:p>
        <w:p w14:paraId="511A03C7" w14:textId="2EB2ACBB" w:rsidR="006A7532" w:rsidRDefault="006A7532">
          <w:pPr>
            <w:pStyle w:val="TOC1"/>
            <w:tabs>
              <w:tab w:val="right" w:leader="dot" w:pos="6941"/>
            </w:tabs>
            <w:rPr>
              <w:b w:val="0"/>
              <w:bCs w:val="0"/>
              <w:iCs w:val="0"/>
              <w:caps w:val="0"/>
              <w:noProof/>
              <w:sz w:val="22"/>
              <w:szCs w:val="22"/>
            </w:rPr>
          </w:pPr>
          <w:hyperlink w:anchor="_Toc83995171" w:history="1">
            <w:r w:rsidRPr="008A31B3">
              <w:rPr>
                <w:rStyle w:val="Hyperlink"/>
                <w:noProof/>
              </w:rPr>
              <w:t>PROLOG</w:t>
            </w:r>
            <w:r>
              <w:rPr>
                <w:noProof/>
                <w:webHidden/>
              </w:rPr>
              <w:tab/>
            </w:r>
            <w:r>
              <w:rPr>
                <w:noProof/>
                <w:webHidden/>
              </w:rPr>
              <w:fldChar w:fldCharType="begin"/>
            </w:r>
            <w:r>
              <w:rPr>
                <w:noProof/>
                <w:webHidden/>
              </w:rPr>
              <w:instrText xml:space="preserve"> PAGEREF _Toc83995171 \h </w:instrText>
            </w:r>
            <w:r>
              <w:rPr>
                <w:noProof/>
                <w:webHidden/>
              </w:rPr>
            </w:r>
            <w:r>
              <w:rPr>
                <w:noProof/>
                <w:webHidden/>
              </w:rPr>
              <w:fldChar w:fldCharType="separate"/>
            </w:r>
            <w:r>
              <w:rPr>
                <w:noProof/>
                <w:webHidden/>
              </w:rPr>
              <w:t>8</w:t>
            </w:r>
            <w:r>
              <w:rPr>
                <w:noProof/>
                <w:webHidden/>
              </w:rPr>
              <w:fldChar w:fldCharType="end"/>
            </w:r>
          </w:hyperlink>
        </w:p>
        <w:p w14:paraId="6E0FD496" w14:textId="18D7ED1C" w:rsidR="006A7532" w:rsidRDefault="006A7532">
          <w:pPr>
            <w:pStyle w:val="TOC1"/>
            <w:tabs>
              <w:tab w:val="right" w:leader="dot" w:pos="6941"/>
            </w:tabs>
            <w:rPr>
              <w:b w:val="0"/>
              <w:bCs w:val="0"/>
              <w:iCs w:val="0"/>
              <w:caps w:val="0"/>
              <w:noProof/>
              <w:sz w:val="22"/>
              <w:szCs w:val="22"/>
            </w:rPr>
          </w:pPr>
          <w:hyperlink w:anchor="_Toc83995172" w:history="1">
            <w:r w:rsidRPr="008A31B3">
              <w:rPr>
                <w:rStyle w:val="Hyperlink"/>
                <w:noProof/>
              </w:rPr>
              <w:t>Part 1. Dusk</w:t>
            </w:r>
            <w:r>
              <w:rPr>
                <w:noProof/>
                <w:webHidden/>
              </w:rPr>
              <w:tab/>
            </w:r>
            <w:r>
              <w:rPr>
                <w:noProof/>
                <w:webHidden/>
              </w:rPr>
              <w:fldChar w:fldCharType="begin"/>
            </w:r>
            <w:r>
              <w:rPr>
                <w:noProof/>
                <w:webHidden/>
              </w:rPr>
              <w:instrText xml:space="preserve"> PAGEREF _Toc83995172 \h </w:instrText>
            </w:r>
            <w:r>
              <w:rPr>
                <w:noProof/>
                <w:webHidden/>
              </w:rPr>
            </w:r>
            <w:r>
              <w:rPr>
                <w:noProof/>
                <w:webHidden/>
              </w:rPr>
              <w:fldChar w:fldCharType="separate"/>
            </w:r>
            <w:r>
              <w:rPr>
                <w:noProof/>
                <w:webHidden/>
              </w:rPr>
              <w:t>9</w:t>
            </w:r>
            <w:r>
              <w:rPr>
                <w:noProof/>
                <w:webHidden/>
              </w:rPr>
              <w:fldChar w:fldCharType="end"/>
            </w:r>
          </w:hyperlink>
        </w:p>
        <w:p w14:paraId="705B82E3" w14:textId="7C72B22E" w:rsidR="006A7532" w:rsidRDefault="006A7532">
          <w:pPr>
            <w:pStyle w:val="TOC2"/>
            <w:tabs>
              <w:tab w:val="right" w:leader="dot" w:pos="6941"/>
            </w:tabs>
            <w:rPr>
              <w:iCs w:val="0"/>
              <w:smallCaps w:val="0"/>
              <w:noProof/>
              <w:sz w:val="22"/>
              <w:szCs w:val="22"/>
            </w:rPr>
          </w:pPr>
          <w:hyperlink w:anchor="_Toc83995173" w:history="1">
            <w:r w:rsidRPr="008A31B3">
              <w:rPr>
                <w:rStyle w:val="Hyperlink"/>
                <w:noProof/>
              </w:rPr>
              <w:t>Scene I</w:t>
            </w:r>
            <w:r>
              <w:rPr>
                <w:noProof/>
                <w:webHidden/>
              </w:rPr>
              <w:tab/>
            </w:r>
            <w:r>
              <w:rPr>
                <w:noProof/>
                <w:webHidden/>
              </w:rPr>
              <w:fldChar w:fldCharType="begin"/>
            </w:r>
            <w:r>
              <w:rPr>
                <w:noProof/>
                <w:webHidden/>
              </w:rPr>
              <w:instrText xml:space="preserve"> PAGEREF _Toc83995173 \h </w:instrText>
            </w:r>
            <w:r>
              <w:rPr>
                <w:noProof/>
                <w:webHidden/>
              </w:rPr>
            </w:r>
            <w:r>
              <w:rPr>
                <w:noProof/>
                <w:webHidden/>
              </w:rPr>
              <w:fldChar w:fldCharType="separate"/>
            </w:r>
            <w:r>
              <w:rPr>
                <w:noProof/>
                <w:webHidden/>
              </w:rPr>
              <w:t>9</w:t>
            </w:r>
            <w:r>
              <w:rPr>
                <w:noProof/>
                <w:webHidden/>
              </w:rPr>
              <w:fldChar w:fldCharType="end"/>
            </w:r>
          </w:hyperlink>
        </w:p>
        <w:p w14:paraId="01B93D2C" w14:textId="1ABE4168" w:rsidR="006A7532" w:rsidRDefault="006A7532">
          <w:pPr>
            <w:pStyle w:val="TOC2"/>
            <w:tabs>
              <w:tab w:val="right" w:leader="dot" w:pos="6941"/>
            </w:tabs>
            <w:rPr>
              <w:iCs w:val="0"/>
              <w:smallCaps w:val="0"/>
              <w:noProof/>
              <w:sz w:val="22"/>
              <w:szCs w:val="22"/>
            </w:rPr>
          </w:pPr>
          <w:hyperlink w:anchor="_Toc83995174" w:history="1">
            <w:r w:rsidRPr="008A31B3">
              <w:rPr>
                <w:rStyle w:val="Hyperlink"/>
                <w:noProof/>
              </w:rPr>
              <w:t>Scene II</w:t>
            </w:r>
            <w:r>
              <w:rPr>
                <w:noProof/>
                <w:webHidden/>
              </w:rPr>
              <w:tab/>
            </w:r>
            <w:r>
              <w:rPr>
                <w:noProof/>
                <w:webHidden/>
              </w:rPr>
              <w:fldChar w:fldCharType="begin"/>
            </w:r>
            <w:r>
              <w:rPr>
                <w:noProof/>
                <w:webHidden/>
              </w:rPr>
              <w:instrText xml:space="preserve"> PAGEREF _Toc83995174 \h </w:instrText>
            </w:r>
            <w:r>
              <w:rPr>
                <w:noProof/>
                <w:webHidden/>
              </w:rPr>
            </w:r>
            <w:r>
              <w:rPr>
                <w:noProof/>
                <w:webHidden/>
              </w:rPr>
              <w:fldChar w:fldCharType="separate"/>
            </w:r>
            <w:r>
              <w:rPr>
                <w:noProof/>
                <w:webHidden/>
              </w:rPr>
              <w:t>9</w:t>
            </w:r>
            <w:r>
              <w:rPr>
                <w:noProof/>
                <w:webHidden/>
              </w:rPr>
              <w:fldChar w:fldCharType="end"/>
            </w:r>
          </w:hyperlink>
        </w:p>
        <w:p w14:paraId="3A6C7A74" w14:textId="52B652B8" w:rsidR="006A7532" w:rsidRDefault="006A7532">
          <w:pPr>
            <w:pStyle w:val="TOC2"/>
            <w:tabs>
              <w:tab w:val="right" w:leader="dot" w:pos="6941"/>
            </w:tabs>
            <w:rPr>
              <w:iCs w:val="0"/>
              <w:smallCaps w:val="0"/>
              <w:noProof/>
              <w:sz w:val="22"/>
              <w:szCs w:val="22"/>
            </w:rPr>
          </w:pPr>
          <w:hyperlink w:anchor="_Toc83995175" w:history="1">
            <w:r w:rsidRPr="008A31B3">
              <w:rPr>
                <w:rStyle w:val="Hyperlink"/>
                <w:noProof/>
              </w:rPr>
              <w:t>Scene III</w:t>
            </w:r>
            <w:r>
              <w:rPr>
                <w:noProof/>
                <w:webHidden/>
              </w:rPr>
              <w:tab/>
            </w:r>
            <w:r>
              <w:rPr>
                <w:noProof/>
                <w:webHidden/>
              </w:rPr>
              <w:fldChar w:fldCharType="begin"/>
            </w:r>
            <w:r>
              <w:rPr>
                <w:noProof/>
                <w:webHidden/>
              </w:rPr>
              <w:instrText xml:space="preserve"> PAGEREF _Toc83995175 \h </w:instrText>
            </w:r>
            <w:r>
              <w:rPr>
                <w:noProof/>
                <w:webHidden/>
              </w:rPr>
            </w:r>
            <w:r>
              <w:rPr>
                <w:noProof/>
                <w:webHidden/>
              </w:rPr>
              <w:fldChar w:fldCharType="separate"/>
            </w:r>
            <w:r>
              <w:rPr>
                <w:noProof/>
                <w:webHidden/>
              </w:rPr>
              <w:t>10</w:t>
            </w:r>
            <w:r>
              <w:rPr>
                <w:noProof/>
                <w:webHidden/>
              </w:rPr>
              <w:fldChar w:fldCharType="end"/>
            </w:r>
          </w:hyperlink>
        </w:p>
        <w:p w14:paraId="6EA29A31" w14:textId="0F02DF6E" w:rsidR="006A7532" w:rsidRDefault="006A7532">
          <w:pPr>
            <w:pStyle w:val="TOC2"/>
            <w:tabs>
              <w:tab w:val="right" w:leader="dot" w:pos="6941"/>
            </w:tabs>
            <w:rPr>
              <w:iCs w:val="0"/>
              <w:smallCaps w:val="0"/>
              <w:noProof/>
              <w:sz w:val="22"/>
              <w:szCs w:val="22"/>
            </w:rPr>
          </w:pPr>
          <w:hyperlink w:anchor="_Toc83995176" w:history="1">
            <w:r w:rsidRPr="008A31B3">
              <w:rPr>
                <w:rStyle w:val="Hyperlink"/>
                <w:noProof/>
              </w:rPr>
              <w:t>Scene IV</w:t>
            </w:r>
            <w:r>
              <w:rPr>
                <w:noProof/>
                <w:webHidden/>
              </w:rPr>
              <w:tab/>
            </w:r>
            <w:r>
              <w:rPr>
                <w:noProof/>
                <w:webHidden/>
              </w:rPr>
              <w:fldChar w:fldCharType="begin"/>
            </w:r>
            <w:r>
              <w:rPr>
                <w:noProof/>
                <w:webHidden/>
              </w:rPr>
              <w:instrText xml:space="preserve"> PAGEREF _Toc83995176 \h </w:instrText>
            </w:r>
            <w:r>
              <w:rPr>
                <w:noProof/>
                <w:webHidden/>
              </w:rPr>
            </w:r>
            <w:r>
              <w:rPr>
                <w:noProof/>
                <w:webHidden/>
              </w:rPr>
              <w:fldChar w:fldCharType="separate"/>
            </w:r>
            <w:r>
              <w:rPr>
                <w:noProof/>
                <w:webHidden/>
              </w:rPr>
              <w:t>10</w:t>
            </w:r>
            <w:r>
              <w:rPr>
                <w:noProof/>
                <w:webHidden/>
              </w:rPr>
              <w:fldChar w:fldCharType="end"/>
            </w:r>
          </w:hyperlink>
        </w:p>
        <w:p w14:paraId="6F0249C7" w14:textId="51EF7870" w:rsidR="006A7532" w:rsidRDefault="006A7532">
          <w:pPr>
            <w:pStyle w:val="TOC2"/>
            <w:tabs>
              <w:tab w:val="right" w:leader="dot" w:pos="6941"/>
            </w:tabs>
            <w:rPr>
              <w:iCs w:val="0"/>
              <w:smallCaps w:val="0"/>
              <w:noProof/>
              <w:sz w:val="22"/>
              <w:szCs w:val="22"/>
            </w:rPr>
          </w:pPr>
          <w:hyperlink w:anchor="_Toc83995177" w:history="1">
            <w:r w:rsidRPr="008A31B3">
              <w:rPr>
                <w:rStyle w:val="Hyperlink"/>
                <w:noProof/>
              </w:rPr>
              <w:t>Scene V</w:t>
            </w:r>
            <w:r>
              <w:rPr>
                <w:noProof/>
                <w:webHidden/>
              </w:rPr>
              <w:tab/>
            </w:r>
            <w:r>
              <w:rPr>
                <w:noProof/>
                <w:webHidden/>
              </w:rPr>
              <w:fldChar w:fldCharType="begin"/>
            </w:r>
            <w:r>
              <w:rPr>
                <w:noProof/>
                <w:webHidden/>
              </w:rPr>
              <w:instrText xml:space="preserve"> PAGEREF _Toc83995177 \h </w:instrText>
            </w:r>
            <w:r>
              <w:rPr>
                <w:noProof/>
                <w:webHidden/>
              </w:rPr>
            </w:r>
            <w:r>
              <w:rPr>
                <w:noProof/>
                <w:webHidden/>
              </w:rPr>
              <w:fldChar w:fldCharType="separate"/>
            </w:r>
            <w:r>
              <w:rPr>
                <w:noProof/>
                <w:webHidden/>
              </w:rPr>
              <w:t>11</w:t>
            </w:r>
            <w:r>
              <w:rPr>
                <w:noProof/>
                <w:webHidden/>
              </w:rPr>
              <w:fldChar w:fldCharType="end"/>
            </w:r>
          </w:hyperlink>
        </w:p>
        <w:p w14:paraId="45D53A6C" w14:textId="27222973" w:rsidR="006A7532" w:rsidRDefault="006A7532">
          <w:pPr>
            <w:pStyle w:val="TOC2"/>
            <w:tabs>
              <w:tab w:val="right" w:leader="dot" w:pos="6941"/>
            </w:tabs>
            <w:rPr>
              <w:iCs w:val="0"/>
              <w:smallCaps w:val="0"/>
              <w:noProof/>
              <w:sz w:val="22"/>
              <w:szCs w:val="22"/>
            </w:rPr>
          </w:pPr>
          <w:hyperlink w:anchor="_Toc83995178" w:history="1">
            <w:r w:rsidRPr="008A31B3">
              <w:rPr>
                <w:rStyle w:val="Hyperlink"/>
                <w:noProof/>
              </w:rPr>
              <w:t>Scene VI</w:t>
            </w:r>
            <w:r>
              <w:rPr>
                <w:noProof/>
                <w:webHidden/>
              </w:rPr>
              <w:tab/>
            </w:r>
            <w:r>
              <w:rPr>
                <w:noProof/>
                <w:webHidden/>
              </w:rPr>
              <w:fldChar w:fldCharType="begin"/>
            </w:r>
            <w:r>
              <w:rPr>
                <w:noProof/>
                <w:webHidden/>
              </w:rPr>
              <w:instrText xml:space="preserve"> PAGEREF _Toc83995178 \h </w:instrText>
            </w:r>
            <w:r>
              <w:rPr>
                <w:noProof/>
                <w:webHidden/>
              </w:rPr>
            </w:r>
            <w:r>
              <w:rPr>
                <w:noProof/>
                <w:webHidden/>
              </w:rPr>
              <w:fldChar w:fldCharType="separate"/>
            </w:r>
            <w:r>
              <w:rPr>
                <w:noProof/>
                <w:webHidden/>
              </w:rPr>
              <w:t>11</w:t>
            </w:r>
            <w:r>
              <w:rPr>
                <w:noProof/>
                <w:webHidden/>
              </w:rPr>
              <w:fldChar w:fldCharType="end"/>
            </w:r>
          </w:hyperlink>
        </w:p>
        <w:p w14:paraId="202F2710" w14:textId="68A521D8" w:rsidR="006A7532" w:rsidRDefault="006A7532">
          <w:pPr>
            <w:pStyle w:val="TOC2"/>
            <w:tabs>
              <w:tab w:val="right" w:leader="dot" w:pos="6941"/>
            </w:tabs>
            <w:rPr>
              <w:iCs w:val="0"/>
              <w:smallCaps w:val="0"/>
              <w:noProof/>
              <w:sz w:val="22"/>
              <w:szCs w:val="22"/>
            </w:rPr>
          </w:pPr>
          <w:hyperlink w:anchor="_Toc83995179" w:history="1">
            <w:r w:rsidRPr="008A31B3">
              <w:rPr>
                <w:rStyle w:val="Hyperlink"/>
                <w:noProof/>
              </w:rPr>
              <w:t>Scene VII</w:t>
            </w:r>
            <w:r>
              <w:rPr>
                <w:noProof/>
                <w:webHidden/>
              </w:rPr>
              <w:tab/>
            </w:r>
            <w:r>
              <w:rPr>
                <w:noProof/>
                <w:webHidden/>
              </w:rPr>
              <w:fldChar w:fldCharType="begin"/>
            </w:r>
            <w:r>
              <w:rPr>
                <w:noProof/>
                <w:webHidden/>
              </w:rPr>
              <w:instrText xml:space="preserve"> PAGEREF _Toc83995179 \h </w:instrText>
            </w:r>
            <w:r>
              <w:rPr>
                <w:noProof/>
                <w:webHidden/>
              </w:rPr>
            </w:r>
            <w:r>
              <w:rPr>
                <w:noProof/>
                <w:webHidden/>
              </w:rPr>
              <w:fldChar w:fldCharType="separate"/>
            </w:r>
            <w:r>
              <w:rPr>
                <w:noProof/>
                <w:webHidden/>
              </w:rPr>
              <w:t>12</w:t>
            </w:r>
            <w:r>
              <w:rPr>
                <w:noProof/>
                <w:webHidden/>
              </w:rPr>
              <w:fldChar w:fldCharType="end"/>
            </w:r>
          </w:hyperlink>
        </w:p>
        <w:p w14:paraId="4BFA64E2" w14:textId="5DAA1794" w:rsidR="006A7532" w:rsidRDefault="006A7532">
          <w:pPr>
            <w:pStyle w:val="TOC2"/>
            <w:tabs>
              <w:tab w:val="right" w:leader="dot" w:pos="6941"/>
            </w:tabs>
            <w:rPr>
              <w:iCs w:val="0"/>
              <w:smallCaps w:val="0"/>
              <w:noProof/>
              <w:sz w:val="22"/>
              <w:szCs w:val="22"/>
            </w:rPr>
          </w:pPr>
          <w:hyperlink w:anchor="_Toc83995180" w:history="1">
            <w:r w:rsidRPr="008A31B3">
              <w:rPr>
                <w:rStyle w:val="Hyperlink"/>
                <w:noProof/>
              </w:rPr>
              <w:t>Scene VIII</w:t>
            </w:r>
            <w:r>
              <w:rPr>
                <w:noProof/>
                <w:webHidden/>
              </w:rPr>
              <w:tab/>
            </w:r>
            <w:r>
              <w:rPr>
                <w:noProof/>
                <w:webHidden/>
              </w:rPr>
              <w:fldChar w:fldCharType="begin"/>
            </w:r>
            <w:r>
              <w:rPr>
                <w:noProof/>
                <w:webHidden/>
              </w:rPr>
              <w:instrText xml:space="preserve"> PAGEREF _Toc83995180 \h </w:instrText>
            </w:r>
            <w:r>
              <w:rPr>
                <w:noProof/>
                <w:webHidden/>
              </w:rPr>
            </w:r>
            <w:r>
              <w:rPr>
                <w:noProof/>
                <w:webHidden/>
              </w:rPr>
              <w:fldChar w:fldCharType="separate"/>
            </w:r>
            <w:r>
              <w:rPr>
                <w:noProof/>
                <w:webHidden/>
              </w:rPr>
              <w:t>13</w:t>
            </w:r>
            <w:r>
              <w:rPr>
                <w:noProof/>
                <w:webHidden/>
              </w:rPr>
              <w:fldChar w:fldCharType="end"/>
            </w:r>
          </w:hyperlink>
        </w:p>
        <w:p w14:paraId="5FFD044C" w14:textId="06F2629A" w:rsidR="006A7532" w:rsidRDefault="006A7532">
          <w:pPr>
            <w:pStyle w:val="TOC2"/>
            <w:tabs>
              <w:tab w:val="right" w:leader="dot" w:pos="6941"/>
            </w:tabs>
            <w:rPr>
              <w:iCs w:val="0"/>
              <w:smallCaps w:val="0"/>
              <w:noProof/>
              <w:sz w:val="22"/>
              <w:szCs w:val="22"/>
            </w:rPr>
          </w:pPr>
          <w:hyperlink w:anchor="_Toc83995181" w:history="1">
            <w:r w:rsidRPr="008A31B3">
              <w:rPr>
                <w:rStyle w:val="Hyperlink"/>
                <w:noProof/>
              </w:rPr>
              <w:t>Scene IX</w:t>
            </w:r>
            <w:r>
              <w:rPr>
                <w:noProof/>
                <w:webHidden/>
              </w:rPr>
              <w:tab/>
            </w:r>
            <w:r>
              <w:rPr>
                <w:noProof/>
                <w:webHidden/>
              </w:rPr>
              <w:fldChar w:fldCharType="begin"/>
            </w:r>
            <w:r>
              <w:rPr>
                <w:noProof/>
                <w:webHidden/>
              </w:rPr>
              <w:instrText xml:space="preserve"> PAGEREF _Toc83995181 \h </w:instrText>
            </w:r>
            <w:r>
              <w:rPr>
                <w:noProof/>
                <w:webHidden/>
              </w:rPr>
            </w:r>
            <w:r>
              <w:rPr>
                <w:noProof/>
                <w:webHidden/>
              </w:rPr>
              <w:fldChar w:fldCharType="separate"/>
            </w:r>
            <w:r>
              <w:rPr>
                <w:noProof/>
                <w:webHidden/>
              </w:rPr>
              <w:t>14</w:t>
            </w:r>
            <w:r>
              <w:rPr>
                <w:noProof/>
                <w:webHidden/>
              </w:rPr>
              <w:fldChar w:fldCharType="end"/>
            </w:r>
          </w:hyperlink>
        </w:p>
        <w:p w14:paraId="089ABB6B" w14:textId="75C01648" w:rsidR="006A7532" w:rsidRDefault="006A7532">
          <w:pPr>
            <w:pStyle w:val="TOC2"/>
            <w:tabs>
              <w:tab w:val="right" w:leader="dot" w:pos="6941"/>
            </w:tabs>
            <w:rPr>
              <w:iCs w:val="0"/>
              <w:smallCaps w:val="0"/>
              <w:noProof/>
              <w:sz w:val="22"/>
              <w:szCs w:val="22"/>
            </w:rPr>
          </w:pPr>
          <w:hyperlink w:anchor="_Toc83995182" w:history="1">
            <w:r w:rsidRPr="008A31B3">
              <w:rPr>
                <w:rStyle w:val="Hyperlink"/>
                <w:noProof/>
              </w:rPr>
              <w:t>Scene X</w:t>
            </w:r>
            <w:r>
              <w:rPr>
                <w:noProof/>
                <w:webHidden/>
              </w:rPr>
              <w:tab/>
            </w:r>
            <w:r>
              <w:rPr>
                <w:noProof/>
                <w:webHidden/>
              </w:rPr>
              <w:fldChar w:fldCharType="begin"/>
            </w:r>
            <w:r>
              <w:rPr>
                <w:noProof/>
                <w:webHidden/>
              </w:rPr>
              <w:instrText xml:space="preserve"> PAGEREF _Toc83995182 \h </w:instrText>
            </w:r>
            <w:r>
              <w:rPr>
                <w:noProof/>
                <w:webHidden/>
              </w:rPr>
            </w:r>
            <w:r>
              <w:rPr>
                <w:noProof/>
                <w:webHidden/>
              </w:rPr>
              <w:fldChar w:fldCharType="separate"/>
            </w:r>
            <w:r>
              <w:rPr>
                <w:noProof/>
                <w:webHidden/>
              </w:rPr>
              <w:t>15</w:t>
            </w:r>
            <w:r>
              <w:rPr>
                <w:noProof/>
                <w:webHidden/>
              </w:rPr>
              <w:fldChar w:fldCharType="end"/>
            </w:r>
          </w:hyperlink>
        </w:p>
        <w:p w14:paraId="3314A940" w14:textId="4B82122E" w:rsidR="006A7532" w:rsidRDefault="006A7532">
          <w:pPr>
            <w:pStyle w:val="TOC2"/>
            <w:tabs>
              <w:tab w:val="right" w:leader="dot" w:pos="6941"/>
            </w:tabs>
            <w:rPr>
              <w:iCs w:val="0"/>
              <w:smallCaps w:val="0"/>
              <w:noProof/>
              <w:sz w:val="22"/>
              <w:szCs w:val="22"/>
            </w:rPr>
          </w:pPr>
          <w:hyperlink w:anchor="_Toc83995183" w:history="1">
            <w:r w:rsidRPr="008A31B3">
              <w:rPr>
                <w:rStyle w:val="Hyperlink"/>
                <w:noProof/>
              </w:rPr>
              <w:t>Scene XI</w:t>
            </w:r>
            <w:r>
              <w:rPr>
                <w:noProof/>
                <w:webHidden/>
              </w:rPr>
              <w:tab/>
            </w:r>
            <w:r>
              <w:rPr>
                <w:noProof/>
                <w:webHidden/>
              </w:rPr>
              <w:fldChar w:fldCharType="begin"/>
            </w:r>
            <w:r>
              <w:rPr>
                <w:noProof/>
                <w:webHidden/>
              </w:rPr>
              <w:instrText xml:space="preserve"> PAGEREF _Toc83995183 \h </w:instrText>
            </w:r>
            <w:r>
              <w:rPr>
                <w:noProof/>
                <w:webHidden/>
              </w:rPr>
            </w:r>
            <w:r>
              <w:rPr>
                <w:noProof/>
                <w:webHidden/>
              </w:rPr>
              <w:fldChar w:fldCharType="separate"/>
            </w:r>
            <w:r>
              <w:rPr>
                <w:noProof/>
                <w:webHidden/>
              </w:rPr>
              <w:t>16</w:t>
            </w:r>
            <w:r>
              <w:rPr>
                <w:noProof/>
                <w:webHidden/>
              </w:rPr>
              <w:fldChar w:fldCharType="end"/>
            </w:r>
          </w:hyperlink>
        </w:p>
        <w:p w14:paraId="3AADCAA0" w14:textId="0C3E7E24" w:rsidR="006A7532" w:rsidRDefault="006A7532">
          <w:pPr>
            <w:pStyle w:val="TOC2"/>
            <w:tabs>
              <w:tab w:val="right" w:leader="dot" w:pos="6941"/>
            </w:tabs>
            <w:rPr>
              <w:iCs w:val="0"/>
              <w:smallCaps w:val="0"/>
              <w:noProof/>
              <w:sz w:val="22"/>
              <w:szCs w:val="22"/>
            </w:rPr>
          </w:pPr>
          <w:hyperlink w:anchor="_Toc83995184" w:history="1">
            <w:r w:rsidRPr="008A31B3">
              <w:rPr>
                <w:rStyle w:val="Hyperlink"/>
                <w:noProof/>
              </w:rPr>
              <w:t>Scene XII</w:t>
            </w:r>
            <w:r>
              <w:rPr>
                <w:noProof/>
                <w:webHidden/>
              </w:rPr>
              <w:tab/>
            </w:r>
            <w:r>
              <w:rPr>
                <w:noProof/>
                <w:webHidden/>
              </w:rPr>
              <w:fldChar w:fldCharType="begin"/>
            </w:r>
            <w:r>
              <w:rPr>
                <w:noProof/>
                <w:webHidden/>
              </w:rPr>
              <w:instrText xml:space="preserve"> PAGEREF _Toc83995184 \h </w:instrText>
            </w:r>
            <w:r>
              <w:rPr>
                <w:noProof/>
                <w:webHidden/>
              </w:rPr>
            </w:r>
            <w:r>
              <w:rPr>
                <w:noProof/>
                <w:webHidden/>
              </w:rPr>
              <w:fldChar w:fldCharType="separate"/>
            </w:r>
            <w:r>
              <w:rPr>
                <w:noProof/>
                <w:webHidden/>
              </w:rPr>
              <w:t>17</w:t>
            </w:r>
            <w:r>
              <w:rPr>
                <w:noProof/>
                <w:webHidden/>
              </w:rPr>
              <w:fldChar w:fldCharType="end"/>
            </w:r>
          </w:hyperlink>
        </w:p>
        <w:p w14:paraId="384335D1" w14:textId="6E4DEEC4" w:rsidR="006A7532" w:rsidRDefault="006A7532">
          <w:pPr>
            <w:pStyle w:val="TOC2"/>
            <w:tabs>
              <w:tab w:val="right" w:leader="dot" w:pos="6941"/>
            </w:tabs>
            <w:rPr>
              <w:iCs w:val="0"/>
              <w:smallCaps w:val="0"/>
              <w:noProof/>
              <w:sz w:val="22"/>
              <w:szCs w:val="22"/>
            </w:rPr>
          </w:pPr>
          <w:hyperlink w:anchor="_Toc83995185" w:history="1">
            <w:r w:rsidRPr="008A31B3">
              <w:rPr>
                <w:rStyle w:val="Hyperlink"/>
                <w:noProof/>
              </w:rPr>
              <w:t>Scene XIII</w:t>
            </w:r>
            <w:r>
              <w:rPr>
                <w:noProof/>
                <w:webHidden/>
              </w:rPr>
              <w:tab/>
            </w:r>
            <w:r>
              <w:rPr>
                <w:noProof/>
                <w:webHidden/>
              </w:rPr>
              <w:fldChar w:fldCharType="begin"/>
            </w:r>
            <w:r>
              <w:rPr>
                <w:noProof/>
                <w:webHidden/>
              </w:rPr>
              <w:instrText xml:space="preserve"> PAGEREF _Toc83995185 \h </w:instrText>
            </w:r>
            <w:r>
              <w:rPr>
                <w:noProof/>
                <w:webHidden/>
              </w:rPr>
            </w:r>
            <w:r>
              <w:rPr>
                <w:noProof/>
                <w:webHidden/>
              </w:rPr>
              <w:fldChar w:fldCharType="separate"/>
            </w:r>
            <w:r>
              <w:rPr>
                <w:noProof/>
                <w:webHidden/>
              </w:rPr>
              <w:t>17</w:t>
            </w:r>
            <w:r>
              <w:rPr>
                <w:noProof/>
                <w:webHidden/>
              </w:rPr>
              <w:fldChar w:fldCharType="end"/>
            </w:r>
          </w:hyperlink>
        </w:p>
        <w:p w14:paraId="057456AA" w14:textId="0C045820" w:rsidR="006A7532" w:rsidRDefault="006A7532">
          <w:pPr>
            <w:pStyle w:val="TOC2"/>
            <w:tabs>
              <w:tab w:val="right" w:leader="dot" w:pos="6941"/>
            </w:tabs>
            <w:rPr>
              <w:iCs w:val="0"/>
              <w:smallCaps w:val="0"/>
              <w:noProof/>
              <w:sz w:val="22"/>
              <w:szCs w:val="22"/>
            </w:rPr>
          </w:pPr>
          <w:hyperlink w:anchor="_Toc83995186" w:history="1">
            <w:r w:rsidRPr="008A31B3">
              <w:rPr>
                <w:rStyle w:val="Hyperlink"/>
                <w:noProof/>
              </w:rPr>
              <w:t>Scene XIV</w:t>
            </w:r>
            <w:r>
              <w:rPr>
                <w:noProof/>
                <w:webHidden/>
              </w:rPr>
              <w:tab/>
            </w:r>
            <w:r>
              <w:rPr>
                <w:noProof/>
                <w:webHidden/>
              </w:rPr>
              <w:fldChar w:fldCharType="begin"/>
            </w:r>
            <w:r>
              <w:rPr>
                <w:noProof/>
                <w:webHidden/>
              </w:rPr>
              <w:instrText xml:space="preserve"> PAGEREF _Toc83995186 \h </w:instrText>
            </w:r>
            <w:r>
              <w:rPr>
                <w:noProof/>
                <w:webHidden/>
              </w:rPr>
            </w:r>
            <w:r>
              <w:rPr>
                <w:noProof/>
                <w:webHidden/>
              </w:rPr>
              <w:fldChar w:fldCharType="separate"/>
            </w:r>
            <w:r>
              <w:rPr>
                <w:noProof/>
                <w:webHidden/>
              </w:rPr>
              <w:t>18</w:t>
            </w:r>
            <w:r>
              <w:rPr>
                <w:noProof/>
                <w:webHidden/>
              </w:rPr>
              <w:fldChar w:fldCharType="end"/>
            </w:r>
          </w:hyperlink>
        </w:p>
        <w:p w14:paraId="5B2D7306" w14:textId="510618DC" w:rsidR="006A7532" w:rsidRDefault="006A7532">
          <w:pPr>
            <w:pStyle w:val="TOC2"/>
            <w:tabs>
              <w:tab w:val="right" w:leader="dot" w:pos="6941"/>
            </w:tabs>
            <w:rPr>
              <w:iCs w:val="0"/>
              <w:smallCaps w:val="0"/>
              <w:noProof/>
              <w:sz w:val="22"/>
              <w:szCs w:val="22"/>
            </w:rPr>
          </w:pPr>
          <w:hyperlink w:anchor="_Toc83995187" w:history="1">
            <w:r w:rsidRPr="008A31B3">
              <w:rPr>
                <w:rStyle w:val="Hyperlink"/>
                <w:noProof/>
              </w:rPr>
              <w:t>Scene XV</w:t>
            </w:r>
            <w:r>
              <w:rPr>
                <w:noProof/>
                <w:webHidden/>
              </w:rPr>
              <w:tab/>
            </w:r>
            <w:r>
              <w:rPr>
                <w:noProof/>
                <w:webHidden/>
              </w:rPr>
              <w:fldChar w:fldCharType="begin"/>
            </w:r>
            <w:r>
              <w:rPr>
                <w:noProof/>
                <w:webHidden/>
              </w:rPr>
              <w:instrText xml:space="preserve"> PAGEREF _Toc83995187 \h </w:instrText>
            </w:r>
            <w:r>
              <w:rPr>
                <w:noProof/>
                <w:webHidden/>
              </w:rPr>
            </w:r>
            <w:r>
              <w:rPr>
                <w:noProof/>
                <w:webHidden/>
              </w:rPr>
              <w:fldChar w:fldCharType="separate"/>
            </w:r>
            <w:r>
              <w:rPr>
                <w:noProof/>
                <w:webHidden/>
              </w:rPr>
              <w:t>19</w:t>
            </w:r>
            <w:r>
              <w:rPr>
                <w:noProof/>
                <w:webHidden/>
              </w:rPr>
              <w:fldChar w:fldCharType="end"/>
            </w:r>
          </w:hyperlink>
        </w:p>
        <w:p w14:paraId="79A2A104" w14:textId="20744811" w:rsidR="006A7532" w:rsidRDefault="006A7532">
          <w:pPr>
            <w:pStyle w:val="TOC1"/>
            <w:tabs>
              <w:tab w:val="right" w:leader="dot" w:pos="6941"/>
            </w:tabs>
            <w:rPr>
              <w:b w:val="0"/>
              <w:bCs w:val="0"/>
              <w:iCs w:val="0"/>
              <w:caps w:val="0"/>
              <w:noProof/>
              <w:sz w:val="22"/>
              <w:szCs w:val="22"/>
            </w:rPr>
          </w:pPr>
          <w:hyperlink w:anchor="_Toc83995188" w:history="1">
            <w:r w:rsidRPr="008A31B3">
              <w:rPr>
                <w:rStyle w:val="Hyperlink"/>
                <w:noProof/>
              </w:rPr>
              <w:t>Part 2. Immense Nighttime</w:t>
            </w:r>
            <w:r>
              <w:rPr>
                <w:noProof/>
                <w:webHidden/>
              </w:rPr>
              <w:tab/>
            </w:r>
            <w:r>
              <w:rPr>
                <w:noProof/>
                <w:webHidden/>
              </w:rPr>
              <w:fldChar w:fldCharType="begin"/>
            </w:r>
            <w:r>
              <w:rPr>
                <w:noProof/>
                <w:webHidden/>
              </w:rPr>
              <w:instrText xml:space="preserve"> PAGEREF _Toc83995188 \h </w:instrText>
            </w:r>
            <w:r>
              <w:rPr>
                <w:noProof/>
                <w:webHidden/>
              </w:rPr>
            </w:r>
            <w:r>
              <w:rPr>
                <w:noProof/>
                <w:webHidden/>
              </w:rPr>
              <w:fldChar w:fldCharType="separate"/>
            </w:r>
            <w:r>
              <w:rPr>
                <w:noProof/>
                <w:webHidden/>
              </w:rPr>
              <w:t>20</w:t>
            </w:r>
            <w:r>
              <w:rPr>
                <w:noProof/>
                <w:webHidden/>
              </w:rPr>
              <w:fldChar w:fldCharType="end"/>
            </w:r>
          </w:hyperlink>
        </w:p>
        <w:p w14:paraId="6F080F9C" w14:textId="1C1C6155" w:rsidR="006A7532" w:rsidRDefault="006A7532">
          <w:pPr>
            <w:pStyle w:val="TOC2"/>
            <w:tabs>
              <w:tab w:val="right" w:leader="dot" w:pos="6941"/>
            </w:tabs>
            <w:rPr>
              <w:iCs w:val="0"/>
              <w:smallCaps w:val="0"/>
              <w:noProof/>
              <w:sz w:val="22"/>
              <w:szCs w:val="22"/>
            </w:rPr>
          </w:pPr>
          <w:hyperlink w:anchor="_Toc83995189" w:history="1">
            <w:r w:rsidRPr="008A31B3">
              <w:rPr>
                <w:rStyle w:val="Hyperlink"/>
                <w:noProof/>
              </w:rPr>
              <w:t>Scene I</w:t>
            </w:r>
            <w:r>
              <w:rPr>
                <w:noProof/>
                <w:webHidden/>
              </w:rPr>
              <w:tab/>
            </w:r>
            <w:r>
              <w:rPr>
                <w:noProof/>
                <w:webHidden/>
              </w:rPr>
              <w:fldChar w:fldCharType="begin"/>
            </w:r>
            <w:r>
              <w:rPr>
                <w:noProof/>
                <w:webHidden/>
              </w:rPr>
              <w:instrText xml:space="preserve"> PAGEREF _Toc83995189 \h </w:instrText>
            </w:r>
            <w:r>
              <w:rPr>
                <w:noProof/>
                <w:webHidden/>
              </w:rPr>
            </w:r>
            <w:r>
              <w:rPr>
                <w:noProof/>
                <w:webHidden/>
              </w:rPr>
              <w:fldChar w:fldCharType="separate"/>
            </w:r>
            <w:r>
              <w:rPr>
                <w:noProof/>
                <w:webHidden/>
              </w:rPr>
              <w:t>20</w:t>
            </w:r>
            <w:r>
              <w:rPr>
                <w:noProof/>
                <w:webHidden/>
              </w:rPr>
              <w:fldChar w:fldCharType="end"/>
            </w:r>
          </w:hyperlink>
        </w:p>
        <w:p w14:paraId="234BC8F0" w14:textId="34B87C47" w:rsidR="006A7532" w:rsidRDefault="006A7532">
          <w:pPr>
            <w:pStyle w:val="TOC2"/>
            <w:tabs>
              <w:tab w:val="right" w:leader="dot" w:pos="6941"/>
            </w:tabs>
            <w:rPr>
              <w:iCs w:val="0"/>
              <w:smallCaps w:val="0"/>
              <w:noProof/>
              <w:sz w:val="22"/>
              <w:szCs w:val="22"/>
            </w:rPr>
          </w:pPr>
          <w:hyperlink w:anchor="_Toc83995190" w:history="1">
            <w:r w:rsidRPr="008A31B3">
              <w:rPr>
                <w:rStyle w:val="Hyperlink"/>
                <w:noProof/>
              </w:rPr>
              <w:t>Scene II</w:t>
            </w:r>
            <w:r>
              <w:rPr>
                <w:noProof/>
                <w:webHidden/>
              </w:rPr>
              <w:tab/>
            </w:r>
            <w:r>
              <w:rPr>
                <w:noProof/>
                <w:webHidden/>
              </w:rPr>
              <w:fldChar w:fldCharType="begin"/>
            </w:r>
            <w:r>
              <w:rPr>
                <w:noProof/>
                <w:webHidden/>
              </w:rPr>
              <w:instrText xml:space="preserve"> PAGEREF _Toc83995190 \h </w:instrText>
            </w:r>
            <w:r>
              <w:rPr>
                <w:noProof/>
                <w:webHidden/>
              </w:rPr>
            </w:r>
            <w:r>
              <w:rPr>
                <w:noProof/>
                <w:webHidden/>
              </w:rPr>
              <w:fldChar w:fldCharType="separate"/>
            </w:r>
            <w:r>
              <w:rPr>
                <w:noProof/>
                <w:webHidden/>
              </w:rPr>
              <w:t>21</w:t>
            </w:r>
            <w:r>
              <w:rPr>
                <w:noProof/>
                <w:webHidden/>
              </w:rPr>
              <w:fldChar w:fldCharType="end"/>
            </w:r>
          </w:hyperlink>
        </w:p>
        <w:p w14:paraId="2D685D01" w14:textId="045A84B5" w:rsidR="006A7532" w:rsidRDefault="006A7532">
          <w:pPr>
            <w:pStyle w:val="TOC2"/>
            <w:tabs>
              <w:tab w:val="right" w:leader="dot" w:pos="6941"/>
            </w:tabs>
            <w:rPr>
              <w:iCs w:val="0"/>
              <w:smallCaps w:val="0"/>
              <w:noProof/>
              <w:sz w:val="22"/>
              <w:szCs w:val="22"/>
            </w:rPr>
          </w:pPr>
          <w:hyperlink w:anchor="_Toc83995191" w:history="1">
            <w:r w:rsidRPr="008A31B3">
              <w:rPr>
                <w:rStyle w:val="Hyperlink"/>
                <w:noProof/>
              </w:rPr>
              <w:t>Scene III</w:t>
            </w:r>
            <w:r>
              <w:rPr>
                <w:noProof/>
                <w:webHidden/>
              </w:rPr>
              <w:tab/>
            </w:r>
            <w:r>
              <w:rPr>
                <w:noProof/>
                <w:webHidden/>
              </w:rPr>
              <w:fldChar w:fldCharType="begin"/>
            </w:r>
            <w:r>
              <w:rPr>
                <w:noProof/>
                <w:webHidden/>
              </w:rPr>
              <w:instrText xml:space="preserve"> PAGEREF _Toc83995191 \h </w:instrText>
            </w:r>
            <w:r>
              <w:rPr>
                <w:noProof/>
                <w:webHidden/>
              </w:rPr>
            </w:r>
            <w:r>
              <w:rPr>
                <w:noProof/>
                <w:webHidden/>
              </w:rPr>
              <w:fldChar w:fldCharType="separate"/>
            </w:r>
            <w:r>
              <w:rPr>
                <w:noProof/>
                <w:webHidden/>
              </w:rPr>
              <w:t>22</w:t>
            </w:r>
            <w:r>
              <w:rPr>
                <w:noProof/>
                <w:webHidden/>
              </w:rPr>
              <w:fldChar w:fldCharType="end"/>
            </w:r>
          </w:hyperlink>
        </w:p>
        <w:p w14:paraId="17C4C396" w14:textId="5B0B7EC2" w:rsidR="006A7532" w:rsidRDefault="006A7532">
          <w:pPr>
            <w:pStyle w:val="TOC2"/>
            <w:tabs>
              <w:tab w:val="right" w:leader="dot" w:pos="6941"/>
            </w:tabs>
            <w:rPr>
              <w:iCs w:val="0"/>
              <w:smallCaps w:val="0"/>
              <w:noProof/>
              <w:sz w:val="22"/>
              <w:szCs w:val="22"/>
            </w:rPr>
          </w:pPr>
          <w:hyperlink w:anchor="_Toc83995192" w:history="1">
            <w:r w:rsidRPr="008A31B3">
              <w:rPr>
                <w:rStyle w:val="Hyperlink"/>
                <w:noProof/>
              </w:rPr>
              <w:t>Scene IV</w:t>
            </w:r>
            <w:r>
              <w:rPr>
                <w:noProof/>
                <w:webHidden/>
              </w:rPr>
              <w:tab/>
            </w:r>
            <w:r>
              <w:rPr>
                <w:noProof/>
                <w:webHidden/>
              </w:rPr>
              <w:fldChar w:fldCharType="begin"/>
            </w:r>
            <w:r>
              <w:rPr>
                <w:noProof/>
                <w:webHidden/>
              </w:rPr>
              <w:instrText xml:space="preserve"> PAGEREF _Toc83995192 \h </w:instrText>
            </w:r>
            <w:r>
              <w:rPr>
                <w:noProof/>
                <w:webHidden/>
              </w:rPr>
            </w:r>
            <w:r>
              <w:rPr>
                <w:noProof/>
                <w:webHidden/>
              </w:rPr>
              <w:fldChar w:fldCharType="separate"/>
            </w:r>
            <w:r>
              <w:rPr>
                <w:noProof/>
                <w:webHidden/>
              </w:rPr>
              <w:t>22</w:t>
            </w:r>
            <w:r>
              <w:rPr>
                <w:noProof/>
                <w:webHidden/>
              </w:rPr>
              <w:fldChar w:fldCharType="end"/>
            </w:r>
          </w:hyperlink>
        </w:p>
        <w:p w14:paraId="72900B42" w14:textId="132B9BF7" w:rsidR="006A7532" w:rsidRDefault="006A7532">
          <w:pPr>
            <w:pStyle w:val="TOC2"/>
            <w:tabs>
              <w:tab w:val="right" w:leader="dot" w:pos="6941"/>
            </w:tabs>
            <w:rPr>
              <w:iCs w:val="0"/>
              <w:smallCaps w:val="0"/>
              <w:noProof/>
              <w:sz w:val="22"/>
              <w:szCs w:val="22"/>
            </w:rPr>
          </w:pPr>
          <w:hyperlink w:anchor="_Toc83995193" w:history="1">
            <w:r w:rsidRPr="008A31B3">
              <w:rPr>
                <w:rStyle w:val="Hyperlink"/>
                <w:noProof/>
              </w:rPr>
              <w:t>Scene V</w:t>
            </w:r>
            <w:r>
              <w:rPr>
                <w:noProof/>
                <w:webHidden/>
              </w:rPr>
              <w:tab/>
            </w:r>
            <w:r>
              <w:rPr>
                <w:noProof/>
                <w:webHidden/>
              </w:rPr>
              <w:fldChar w:fldCharType="begin"/>
            </w:r>
            <w:r>
              <w:rPr>
                <w:noProof/>
                <w:webHidden/>
              </w:rPr>
              <w:instrText xml:space="preserve"> PAGEREF _Toc83995193 \h </w:instrText>
            </w:r>
            <w:r>
              <w:rPr>
                <w:noProof/>
                <w:webHidden/>
              </w:rPr>
            </w:r>
            <w:r>
              <w:rPr>
                <w:noProof/>
                <w:webHidden/>
              </w:rPr>
              <w:fldChar w:fldCharType="separate"/>
            </w:r>
            <w:r>
              <w:rPr>
                <w:noProof/>
                <w:webHidden/>
              </w:rPr>
              <w:t>23</w:t>
            </w:r>
            <w:r>
              <w:rPr>
                <w:noProof/>
                <w:webHidden/>
              </w:rPr>
              <w:fldChar w:fldCharType="end"/>
            </w:r>
          </w:hyperlink>
        </w:p>
        <w:p w14:paraId="1B0CE4E8" w14:textId="74C2F785" w:rsidR="006A7532" w:rsidRDefault="006A7532">
          <w:pPr>
            <w:pStyle w:val="TOC2"/>
            <w:tabs>
              <w:tab w:val="right" w:leader="dot" w:pos="6941"/>
            </w:tabs>
            <w:rPr>
              <w:iCs w:val="0"/>
              <w:smallCaps w:val="0"/>
              <w:noProof/>
              <w:sz w:val="22"/>
              <w:szCs w:val="22"/>
            </w:rPr>
          </w:pPr>
          <w:hyperlink w:anchor="_Toc83995194" w:history="1">
            <w:r w:rsidRPr="008A31B3">
              <w:rPr>
                <w:rStyle w:val="Hyperlink"/>
                <w:noProof/>
              </w:rPr>
              <w:t>Scene VI</w:t>
            </w:r>
            <w:r>
              <w:rPr>
                <w:noProof/>
                <w:webHidden/>
              </w:rPr>
              <w:tab/>
            </w:r>
            <w:r>
              <w:rPr>
                <w:noProof/>
                <w:webHidden/>
              </w:rPr>
              <w:fldChar w:fldCharType="begin"/>
            </w:r>
            <w:r>
              <w:rPr>
                <w:noProof/>
                <w:webHidden/>
              </w:rPr>
              <w:instrText xml:space="preserve"> PAGEREF _Toc83995194 \h </w:instrText>
            </w:r>
            <w:r>
              <w:rPr>
                <w:noProof/>
                <w:webHidden/>
              </w:rPr>
            </w:r>
            <w:r>
              <w:rPr>
                <w:noProof/>
                <w:webHidden/>
              </w:rPr>
              <w:fldChar w:fldCharType="separate"/>
            </w:r>
            <w:r>
              <w:rPr>
                <w:noProof/>
                <w:webHidden/>
              </w:rPr>
              <w:t>24</w:t>
            </w:r>
            <w:r>
              <w:rPr>
                <w:noProof/>
                <w:webHidden/>
              </w:rPr>
              <w:fldChar w:fldCharType="end"/>
            </w:r>
          </w:hyperlink>
        </w:p>
        <w:p w14:paraId="58B64A8F" w14:textId="007036E5" w:rsidR="006A7532" w:rsidRDefault="006A7532">
          <w:pPr>
            <w:pStyle w:val="TOC2"/>
            <w:tabs>
              <w:tab w:val="right" w:leader="dot" w:pos="6941"/>
            </w:tabs>
            <w:rPr>
              <w:iCs w:val="0"/>
              <w:smallCaps w:val="0"/>
              <w:noProof/>
              <w:sz w:val="22"/>
              <w:szCs w:val="22"/>
            </w:rPr>
          </w:pPr>
          <w:hyperlink w:anchor="_Toc83995195" w:history="1">
            <w:r w:rsidRPr="008A31B3">
              <w:rPr>
                <w:rStyle w:val="Hyperlink"/>
                <w:noProof/>
              </w:rPr>
              <w:t>Scene VII</w:t>
            </w:r>
            <w:r>
              <w:rPr>
                <w:noProof/>
                <w:webHidden/>
              </w:rPr>
              <w:tab/>
            </w:r>
            <w:r>
              <w:rPr>
                <w:noProof/>
                <w:webHidden/>
              </w:rPr>
              <w:fldChar w:fldCharType="begin"/>
            </w:r>
            <w:r>
              <w:rPr>
                <w:noProof/>
                <w:webHidden/>
              </w:rPr>
              <w:instrText xml:space="preserve"> PAGEREF _Toc83995195 \h </w:instrText>
            </w:r>
            <w:r>
              <w:rPr>
                <w:noProof/>
                <w:webHidden/>
              </w:rPr>
            </w:r>
            <w:r>
              <w:rPr>
                <w:noProof/>
                <w:webHidden/>
              </w:rPr>
              <w:fldChar w:fldCharType="separate"/>
            </w:r>
            <w:r>
              <w:rPr>
                <w:noProof/>
                <w:webHidden/>
              </w:rPr>
              <w:t>24</w:t>
            </w:r>
            <w:r>
              <w:rPr>
                <w:noProof/>
                <w:webHidden/>
              </w:rPr>
              <w:fldChar w:fldCharType="end"/>
            </w:r>
          </w:hyperlink>
        </w:p>
        <w:p w14:paraId="64572537" w14:textId="74534168" w:rsidR="006A7532" w:rsidRDefault="006A7532">
          <w:pPr>
            <w:pStyle w:val="TOC2"/>
            <w:tabs>
              <w:tab w:val="right" w:leader="dot" w:pos="6941"/>
            </w:tabs>
            <w:rPr>
              <w:iCs w:val="0"/>
              <w:smallCaps w:val="0"/>
              <w:noProof/>
              <w:sz w:val="22"/>
              <w:szCs w:val="22"/>
            </w:rPr>
          </w:pPr>
          <w:hyperlink w:anchor="_Toc83995196" w:history="1">
            <w:r w:rsidRPr="008A31B3">
              <w:rPr>
                <w:rStyle w:val="Hyperlink"/>
                <w:noProof/>
              </w:rPr>
              <w:t>Scene VIII</w:t>
            </w:r>
            <w:r>
              <w:rPr>
                <w:noProof/>
                <w:webHidden/>
              </w:rPr>
              <w:tab/>
            </w:r>
            <w:r>
              <w:rPr>
                <w:noProof/>
                <w:webHidden/>
              </w:rPr>
              <w:fldChar w:fldCharType="begin"/>
            </w:r>
            <w:r>
              <w:rPr>
                <w:noProof/>
                <w:webHidden/>
              </w:rPr>
              <w:instrText xml:space="preserve"> PAGEREF _Toc83995196 \h </w:instrText>
            </w:r>
            <w:r>
              <w:rPr>
                <w:noProof/>
                <w:webHidden/>
              </w:rPr>
            </w:r>
            <w:r>
              <w:rPr>
                <w:noProof/>
                <w:webHidden/>
              </w:rPr>
              <w:fldChar w:fldCharType="separate"/>
            </w:r>
            <w:r>
              <w:rPr>
                <w:noProof/>
                <w:webHidden/>
              </w:rPr>
              <w:t>25</w:t>
            </w:r>
            <w:r>
              <w:rPr>
                <w:noProof/>
                <w:webHidden/>
              </w:rPr>
              <w:fldChar w:fldCharType="end"/>
            </w:r>
          </w:hyperlink>
        </w:p>
        <w:p w14:paraId="7E3BA3F1" w14:textId="55571C57" w:rsidR="006A7532" w:rsidRDefault="006A7532">
          <w:pPr>
            <w:pStyle w:val="TOC2"/>
            <w:tabs>
              <w:tab w:val="right" w:leader="dot" w:pos="6941"/>
            </w:tabs>
            <w:rPr>
              <w:iCs w:val="0"/>
              <w:smallCaps w:val="0"/>
              <w:noProof/>
              <w:sz w:val="22"/>
              <w:szCs w:val="22"/>
            </w:rPr>
          </w:pPr>
          <w:hyperlink w:anchor="_Toc83995197" w:history="1">
            <w:r w:rsidRPr="008A31B3">
              <w:rPr>
                <w:rStyle w:val="Hyperlink"/>
                <w:noProof/>
              </w:rPr>
              <w:t>Scene IX</w:t>
            </w:r>
            <w:r>
              <w:rPr>
                <w:noProof/>
                <w:webHidden/>
              </w:rPr>
              <w:tab/>
            </w:r>
            <w:r>
              <w:rPr>
                <w:noProof/>
                <w:webHidden/>
              </w:rPr>
              <w:fldChar w:fldCharType="begin"/>
            </w:r>
            <w:r>
              <w:rPr>
                <w:noProof/>
                <w:webHidden/>
              </w:rPr>
              <w:instrText xml:space="preserve"> PAGEREF _Toc83995197 \h </w:instrText>
            </w:r>
            <w:r>
              <w:rPr>
                <w:noProof/>
                <w:webHidden/>
              </w:rPr>
            </w:r>
            <w:r>
              <w:rPr>
                <w:noProof/>
                <w:webHidden/>
              </w:rPr>
              <w:fldChar w:fldCharType="separate"/>
            </w:r>
            <w:r>
              <w:rPr>
                <w:noProof/>
                <w:webHidden/>
              </w:rPr>
              <w:t>26</w:t>
            </w:r>
            <w:r>
              <w:rPr>
                <w:noProof/>
                <w:webHidden/>
              </w:rPr>
              <w:fldChar w:fldCharType="end"/>
            </w:r>
          </w:hyperlink>
        </w:p>
        <w:p w14:paraId="510D4325" w14:textId="1959A116" w:rsidR="006A7532" w:rsidRDefault="006A7532">
          <w:pPr>
            <w:pStyle w:val="TOC2"/>
            <w:tabs>
              <w:tab w:val="right" w:leader="dot" w:pos="6941"/>
            </w:tabs>
            <w:rPr>
              <w:iCs w:val="0"/>
              <w:smallCaps w:val="0"/>
              <w:noProof/>
              <w:sz w:val="22"/>
              <w:szCs w:val="22"/>
            </w:rPr>
          </w:pPr>
          <w:hyperlink w:anchor="_Toc83995198" w:history="1">
            <w:r w:rsidRPr="008A31B3">
              <w:rPr>
                <w:rStyle w:val="Hyperlink"/>
                <w:noProof/>
              </w:rPr>
              <w:t>Scene X</w:t>
            </w:r>
            <w:r>
              <w:rPr>
                <w:noProof/>
                <w:webHidden/>
              </w:rPr>
              <w:tab/>
            </w:r>
            <w:r>
              <w:rPr>
                <w:noProof/>
                <w:webHidden/>
              </w:rPr>
              <w:fldChar w:fldCharType="begin"/>
            </w:r>
            <w:r>
              <w:rPr>
                <w:noProof/>
                <w:webHidden/>
              </w:rPr>
              <w:instrText xml:space="preserve"> PAGEREF _Toc83995198 \h </w:instrText>
            </w:r>
            <w:r>
              <w:rPr>
                <w:noProof/>
                <w:webHidden/>
              </w:rPr>
            </w:r>
            <w:r>
              <w:rPr>
                <w:noProof/>
                <w:webHidden/>
              </w:rPr>
              <w:fldChar w:fldCharType="separate"/>
            </w:r>
            <w:r>
              <w:rPr>
                <w:noProof/>
                <w:webHidden/>
              </w:rPr>
              <w:t>27</w:t>
            </w:r>
            <w:r>
              <w:rPr>
                <w:noProof/>
                <w:webHidden/>
              </w:rPr>
              <w:fldChar w:fldCharType="end"/>
            </w:r>
          </w:hyperlink>
        </w:p>
        <w:p w14:paraId="04D5C02E" w14:textId="1C8C9130" w:rsidR="006A7532" w:rsidRDefault="006A7532">
          <w:pPr>
            <w:pStyle w:val="TOC2"/>
            <w:tabs>
              <w:tab w:val="right" w:leader="dot" w:pos="6941"/>
            </w:tabs>
            <w:rPr>
              <w:iCs w:val="0"/>
              <w:smallCaps w:val="0"/>
              <w:noProof/>
              <w:sz w:val="22"/>
              <w:szCs w:val="22"/>
            </w:rPr>
          </w:pPr>
          <w:hyperlink w:anchor="_Toc83995199" w:history="1">
            <w:r w:rsidRPr="008A31B3">
              <w:rPr>
                <w:rStyle w:val="Hyperlink"/>
                <w:noProof/>
              </w:rPr>
              <w:t>Scene XI</w:t>
            </w:r>
            <w:r>
              <w:rPr>
                <w:noProof/>
                <w:webHidden/>
              </w:rPr>
              <w:tab/>
            </w:r>
            <w:r>
              <w:rPr>
                <w:noProof/>
                <w:webHidden/>
              </w:rPr>
              <w:fldChar w:fldCharType="begin"/>
            </w:r>
            <w:r>
              <w:rPr>
                <w:noProof/>
                <w:webHidden/>
              </w:rPr>
              <w:instrText xml:space="preserve"> PAGEREF _Toc83995199 \h </w:instrText>
            </w:r>
            <w:r>
              <w:rPr>
                <w:noProof/>
                <w:webHidden/>
              </w:rPr>
            </w:r>
            <w:r>
              <w:rPr>
                <w:noProof/>
                <w:webHidden/>
              </w:rPr>
              <w:fldChar w:fldCharType="separate"/>
            </w:r>
            <w:r>
              <w:rPr>
                <w:noProof/>
                <w:webHidden/>
              </w:rPr>
              <w:t>28</w:t>
            </w:r>
            <w:r>
              <w:rPr>
                <w:noProof/>
                <w:webHidden/>
              </w:rPr>
              <w:fldChar w:fldCharType="end"/>
            </w:r>
          </w:hyperlink>
        </w:p>
        <w:p w14:paraId="173A611B" w14:textId="59BA598F" w:rsidR="006A7532" w:rsidRDefault="006A7532">
          <w:pPr>
            <w:pStyle w:val="TOC2"/>
            <w:tabs>
              <w:tab w:val="right" w:leader="dot" w:pos="6941"/>
            </w:tabs>
            <w:rPr>
              <w:iCs w:val="0"/>
              <w:smallCaps w:val="0"/>
              <w:noProof/>
              <w:sz w:val="22"/>
              <w:szCs w:val="22"/>
            </w:rPr>
          </w:pPr>
          <w:hyperlink w:anchor="_Toc83995200" w:history="1">
            <w:r w:rsidRPr="008A31B3">
              <w:rPr>
                <w:rStyle w:val="Hyperlink"/>
                <w:noProof/>
              </w:rPr>
              <w:t>Scene XII</w:t>
            </w:r>
            <w:r>
              <w:rPr>
                <w:noProof/>
                <w:webHidden/>
              </w:rPr>
              <w:tab/>
            </w:r>
            <w:r>
              <w:rPr>
                <w:noProof/>
                <w:webHidden/>
              </w:rPr>
              <w:fldChar w:fldCharType="begin"/>
            </w:r>
            <w:r>
              <w:rPr>
                <w:noProof/>
                <w:webHidden/>
              </w:rPr>
              <w:instrText xml:space="preserve"> PAGEREF _Toc83995200 \h </w:instrText>
            </w:r>
            <w:r>
              <w:rPr>
                <w:noProof/>
                <w:webHidden/>
              </w:rPr>
            </w:r>
            <w:r>
              <w:rPr>
                <w:noProof/>
                <w:webHidden/>
              </w:rPr>
              <w:fldChar w:fldCharType="separate"/>
            </w:r>
            <w:r>
              <w:rPr>
                <w:noProof/>
                <w:webHidden/>
              </w:rPr>
              <w:t>29</w:t>
            </w:r>
            <w:r>
              <w:rPr>
                <w:noProof/>
                <w:webHidden/>
              </w:rPr>
              <w:fldChar w:fldCharType="end"/>
            </w:r>
          </w:hyperlink>
        </w:p>
        <w:p w14:paraId="35AC0BB8" w14:textId="16F47EF2" w:rsidR="006A7532" w:rsidRDefault="006A7532">
          <w:pPr>
            <w:pStyle w:val="TOC2"/>
            <w:tabs>
              <w:tab w:val="right" w:leader="dot" w:pos="6941"/>
            </w:tabs>
            <w:rPr>
              <w:iCs w:val="0"/>
              <w:smallCaps w:val="0"/>
              <w:noProof/>
              <w:sz w:val="22"/>
              <w:szCs w:val="22"/>
            </w:rPr>
          </w:pPr>
          <w:hyperlink w:anchor="_Toc83995201" w:history="1">
            <w:r w:rsidRPr="008A31B3">
              <w:rPr>
                <w:rStyle w:val="Hyperlink"/>
                <w:noProof/>
              </w:rPr>
              <w:t>Scene XIII</w:t>
            </w:r>
            <w:r>
              <w:rPr>
                <w:noProof/>
                <w:webHidden/>
              </w:rPr>
              <w:tab/>
            </w:r>
            <w:r>
              <w:rPr>
                <w:noProof/>
                <w:webHidden/>
              </w:rPr>
              <w:fldChar w:fldCharType="begin"/>
            </w:r>
            <w:r>
              <w:rPr>
                <w:noProof/>
                <w:webHidden/>
              </w:rPr>
              <w:instrText xml:space="preserve"> PAGEREF _Toc83995201 \h </w:instrText>
            </w:r>
            <w:r>
              <w:rPr>
                <w:noProof/>
                <w:webHidden/>
              </w:rPr>
            </w:r>
            <w:r>
              <w:rPr>
                <w:noProof/>
                <w:webHidden/>
              </w:rPr>
              <w:fldChar w:fldCharType="separate"/>
            </w:r>
            <w:r>
              <w:rPr>
                <w:noProof/>
                <w:webHidden/>
              </w:rPr>
              <w:t>31</w:t>
            </w:r>
            <w:r>
              <w:rPr>
                <w:noProof/>
                <w:webHidden/>
              </w:rPr>
              <w:fldChar w:fldCharType="end"/>
            </w:r>
          </w:hyperlink>
        </w:p>
        <w:p w14:paraId="244A738D" w14:textId="5293251A" w:rsidR="006A7532" w:rsidRDefault="006A7532">
          <w:pPr>
            <w:pStyle w:val="TOC2"/>
            <w:tabs>
              <w:tab w:val="right" w:leader="dot" w:pos="6941"/>
            </w:tabs>
            <w:rPr>
              <w:iCs w:val="0"/>
              <w:smallCaps w:val="0"/>
              <w:noProof/>
              <w:sz w:val="22"/>
              <w:szCs w:val="22"/>
            </w:rPr>
          </w:pPr>
          <w:hyperlink w:anchor="_Toc83995202" w:history="1">
            <w:r w:rsidRPr="008A31B3">
              <w:rPr>
                <w:rStyle w:val="Hyperlink"/>
                <w:noProof/>
              </w:rPr>
              <w:t>Scene XIV</w:t>
            </w:r>
            <w:r>
              <w:rPr>
                <w:noProof/>
                <w:webHidden/>
              </w:rPr>
              <w:tab/>
            </w:r>
            <w:r>
              <w:rPr>
                <w:noProof/>
                <w:webHidden/>
              </w:rPr>
              <w:fldChar w:fldCharType="begin"/>
            </w:r>
            <w:r>
              <w:rPr>
                <w:noProof/>
                <w:webHidden/>
              </w:rPr>
              <w:instrText xml:space="preserve"> PAGEREF _Toc83995202 \h </w:instrText>
            </w:r>
            <w:r>
              <w:rPr>
                <w:noProof/>
                <w:webHidden/>
              </w:rPr>
            </w:r>
            <w:r>
              <w:rPr>
                <w:noProof/>
                <w:webHidden/>
              </w:rPr>
              <w:fldChar w:fldCharType="separate"/>
            </w:r>
            <w:r>
              <w:rPr>
                <w:noProof/>
                <w:webHidden/>
              </w:rPr>
              <w:t>31</w:t>
            </w:r>
            <w:r>
              <w:rPr>
                <w:noProof/>
                <w:webHidden/>
              </w:rPr>
              <w:fldChar w:fldCharType="end"/>
            </w:r>
          </w:hyperlink>
        </w:p>
        <w:p w14:paraId="573FBCAA" w14:textId="10D54357" w:rsidR="006A7532" w:rsidRDefault="006A7532">
          <w:pPr>
            <w:pStyle w:val="TOC2"/>
            <w:tabs>
              <w:tab w:val="right" w:leader="dot" w:pos="6941"/>
            </w:tabs>
            <w:rPr>
              <w:iCs w:val="0"/>
              <w:smallCaps w:val="0"/>
              <w:noProof/>
              <w:sz w:val="22"/>
              <w:szCs w:val="22"/>
            </w:rPr>
          </w:pPr>
          <w:hyperlink w:anchor="_Toc83995203" w:history="1">
            <w:r w:rsidRPr="008A31B3">
              <w:rPr>
                <w:rStyle w:val="Hyperlink"/>
                <w:noProof/>
              </w:rPr>
              <w:t>Scene XV</w:t>
            </w:r>
            <w:r>
              <w:rPr>
                <w:noProof/>
                <w:webHidden/>
              </w:rPr>
              <w:tab/>
            </w:r>
            <w:r>
              <w:rPr>
                <w:noProof/>
                <w:webHidden/>
              </w:rPr>
              <w:fldChar w:fldCharType="begin"/>
            </w:r>
            <w:r>
              <w:rPr>
                <w:noProof/>
                <w:webHidden/>
              </w:rPr>
              <w:instrText xml:space="preserve"> PAGEREF _Toc83995203 \h </w:instrText>
            </w:r>
            <w:r>
              <w:rPr>
                <w:noProof/>
                <w:webHidden/>
              </w:rPr>
            </w:r>
            <w:r>
              <w:rPr>
                <w:noProof/>
                <w:webHidden/>
              </w:rPr>
              <w:fldChar w:fldCharType="separate"/>
            </w:r>
            <w:r>
              <w:rPr>
                <w:noProof/>
                <w:webHidden/>
              </w:rPr>
              <w:t>32</w:t>
            </w:r>
            <w:r>
              <w:rPr>
                <w:noProof/>
                <w:webHidden/>
              </w:rPr>
              <w:fldChar w:fldCharType="end"/>
            </w:r>
          </w:hyperlink>
        </w:p>
        <w:p w14:paraId="4335BACC" w14:textId="65A223E6" w:rsidR="006A7532" w:rsidRDefault="006A7532">
          <w:pPr>
            <w:pStyle w:val="TOC2"/>
            <w:tabs>
              <w:tab w:val="right" w:leader="dot" w:pos="6941"/>
            </w:tabs>
            <w:rPr>
              <w:iCs w:val="0"/>
              <w:smallCaps w:val="0"/>
              <w:noProof/>
              <w:sz w:val="22"/>
              <w:szCs w:val="22"/>
            </w:rPr>
          </w:pPr>
          <w:hyperlink w:anchor="_Toc83995204" w:history="1">
            <w:r w:rsidRPr="008A31B3">
              <w:rPr>
                <w:rStyle w:val="Hyperlink"/>
                <w:noProof/>
              </w:rPr>
              <w:t>Scene XVI</w:t>
            </w:r>
            <w:r>
              <w:rPr>
                <w:noProof/>
                <w:webHidden/>
              </w:rPr>
              <w:tab/>
            </w:r>
            <w:r>
              <w:rPr>
                <w:noProof/>
                <w:webHidden/>
              </w:rPr>
              <w:fldChar w:fldCharType="begin"/>
            </w:r>
            <w:r>
              <w:rPr>
                <w:noProof/>
                <w:webHidden/>
              </w:rPr>
              <w:instrText xml:space="preserve"> PAGEREF _Toc83995204 \h </w:instrText>
            </w:r>
            <w:r>
              <w:rPr>
                <w:noProof/>
                <w:webHidden/>
              </w:rPr>
            </w:r>
            <w:r>
              <w:rPr>
                <w:noProof/>
                <w:webHidden/>
              </w:rPr>
              <w:fldChar w:fldCharType="separate"/>
            </w:r>
            <w:r>
              <w:rPr>
                <w:noProof/>
                <w:webHidden/>
              </w:rPr>
              <w:t>34</w:t>
            </w:r>
            <w:r>
              <w:rPr>
                <w:noProof/>
                <w:webHidden/>
              </w:rPr>
              <w:fldChar w:fldCharType="end"/>
            </w:r>
          </w:hyperlink>
        </w:p>
        <w:p w14:paraId="7F4BF34E" w14:textId="76F11230" w:rsidR="006A7532" w:rsidRDefault="006A7532">
          <w:pPr>
            <w:pStyle w:val="TOC2"/>
            <w:tabs>
              <w:tab w:val="right" w:leader="dot" w:pos="6941"/>
            </w:tabs>
            <w:rPr>
              <w:iCs w:val="0"/>
              <w:smallCaps w:val="0"/>
              <w:noProof/>
              <w:sz w:val="22"/>
              <w:szCs w:val="22"/>
            </w:rPr>
          </w:pPr>
          <w:hyperlink w:anchor="_Toc83995205" w:history="1">
            <w:r w:rsidRPr="008A31B3">
              <w:rPr>
                <w:rStyle w:val="Hyperlink"/>
                <w:noProof/>
              </w:rPr>
              <w:t>Scene XVII</w:t>
            </w:r>
            <w:r>
              <w:rPr>
                <w:noProof/>
                <w:webHidden/>
              </w:rPr>
              <w:tab/>
            </w:r>
            <w:r>
              <w:rPr>
                <w:noProof/>
                <w:webHidden/>
              </w:rPr>
              <w:fldChar w:fldCharType="begin"/>
            </w:r>
            <w:r>
              <w:rPr>
                <w:noProof/>
                <w:webHidden/>
              </w:rPr>
              <w:instrText xml:space="preserve"> PAGEREF _Toc83995205 \h </w:instrText>
            </w:r>
            <w:r>
              <w:rPr>
                <w:noProof/>
                <w:webHidden/>
              </w:rPr>
            </w:r>
            <w:r>
              <w:rPr>
                <w:noProof/>
                <w:webHidden/>
              </w:rPr>
              <w:fldChar w:fldCharType="separate"/>
            </w:r>
            <w:r>
              <w:rPr>
                <w:noProof/>
                <w:webHidden/>
              </w:rPr>
              <w:t>35</w:t>
            </w:r>
            <w:r>
              <w:rPr>
                <w:noProof/>
                <w:webHidden/>
              </w:rPr>
              <w:fldChar w:fldCharType="end"/>
            </w:r>
          </w:hyperlink>
        </w:p>
        <w:p w14:paraId="1FC1F751" w14:textId="2774EA7A" w:rsidR="006A7532" w:rsidRDefault="006A7532">
          <w:pPr>
            <w:pStyle w:val="TOC2"/>
            <w:tabs>
              <w:tab w:val="right" w:leader="dot" w:pos="6941"/>
            </w:tabs>
            <w:rPr>
              <w:iCs w:val="0"/>
              <w:smallCaps w:val="0"/>
              <w:noProof/>
              <w:sz w:val="22"/>
              <w:szCs w:val="22"/>
            </w:rPr>
          </w:pPr>
          <w:hyperlink w:anchor="_Toc83995206" w:history="1">
            <w:r w:rsidRPr="008A31B3">
              <w:rPr>
                <w:rStyle w:val="Hyperlink"/>
                <w:noProof/>
              </w:rPr>
              <w:t>Scene XVIII</w:t>
            </w:r>
            <w:r>
              <w:rPr>
                <w:noProof/>
                <w:webHidden/>
              </w:rPr>
              <w:tab/>
            </w:r>
            <w:r>
              <w:rPr>
                <w:noProof/>
                <w:webHidden/>
              </w:rPr>
              <w:fldChar w:fldCharType="begin"/>
            </w:r>
            <w:r>
              <w:rPr>
                <w:noProof/>
                <w:webHidden/>
              </w:rPr>
              <w:instrText xml:space="preserve"> PAGEREF _Toc83995206 \h </w:instrText>
            </w:r>
            <w:r>
              <w:rPr>
                <w:noProof/>
                <w:webHidden/>
              </w:rPr>
            </w:r>
            <w:r>
              <w:rPr>
                <w:noProof/>
                <w:webHidden/>
              </w:rPr>
              <w:fldChar w:fldCharType="separate"/>
            </w:r>
            <w:r>
              <w:rPr>
                <w:noProof/>
                <w:webHidden/>
              </w:rPr>
              <w:t>36</w:t>
            </w:r>
            <w:r>
              <w:rPr>
                <w:noProof/>
                <w:webHidden/>
              </w:rPr>
              <w:fldChar w:fldCharType="end"/>
            </w:r>
          </w:hyperlink>
        </w:p>
        <w:p w14:paraId="6F399B31" w14:textId="35BB00BC" w:rsidR="006A7532" w:rsidRDefault="006A7532">
          <w:pPr>
            <w:pStyle w:val="TOC2"/>
            <w:tabs>
              <w:tab w:val="right" w:leader="dot" w:pos="6941"/>
            </w:tabs>
            <w:rPr>
              <w:iCs w:val="0"/>
              <w:smallCaps w:val="0"/>
              <w:noProof/>
              <w:sz w:val="22"/>
              <w:szCs w:val="22"/>
            </w:rPr>
          </w:pPr>
          <w:hyperlink w:anchor="_Toc83995207" w:history="1">
            <w:r w:rsidRPr="008A31B3">
              <w:rPr>
                <w:rStyle w:val="Hyperlink"/>
                <w:noProof/>
              </w:rPr>
              <w:t>Scene XIX</w:t>
            </w:r>
            <w:r>
              <w:rPr>
                <w:noProof/>
                <w:webHidden/>
              </w:rPr>
              <w:tab/>
            </w:r>
            <w:r>
              <w:rPr>
                <w:noProof/>
                <w:webHidden/>
              </w:rPr>
              <w:fldChar w:fldCharType="begin"/>
            </w:r>
            <w:r>
              <w:rPr>
                <w:noProof/>
                <w:webHidden/>
              </w:rPr>
              <w:instrText xml:space="preserve"> PAGEREF _Toc83995207 \h </w:instrText>
            </w:r>
            <w:r>
              <w:rPr>
                <w:noProof/>
                <w:webHidden/>
              </w:rPr>
            </w:r>
            <w:r>
              <w:rPr>
                <w:noProof/>
                <w:webHidden/>
              </w:rPr>
              <w:fldChar w:fldCharType="separate"/>
            </w:r>
            <w:r>
              <w:rPr>
                <w:noProof/>
                <w:webHidden/>
              </w:rPr>
              <w:t>38</w:t>
            </w:r>
            <w:r>
              <w:rPr>
                <w:noProof/>
                <w:webHidden/>
              </w:rPr>
              <w:fldChar w:fldCharType="end"/>
            </w:r>
          </w:hyperlink>
        </w:p>
        <w:p w14:paraId="10038C8F" w14:textId="76095650" w:rsidR="006A7532" w:rsidRDefault="006A7532">
          <w:pPr>
            <w:pStyle w:val="TOC2"/>
            <w:tabs>
              <w:tab w:val="right" w:leader="dot" w:pos="6941"/>
            </w:tabs>
            <w:rPr>
              <w:iCs w:val="0"/>
              <w:smallCaps w:val="0"/>
              <w:noProof/>
              <w:sz w:val="22"/>
              <w:szCs w:val="22"/>
            </w:rPr>
          </w:pPr>
          <w:hyperlink w:anchor="_Toc83995208" w:history="1">
            <w:r w:rsidRPr="008A31B3">
              <w:rPr>
                <w:rStyle w:val="Hyperlink"/>
                <w:noProof/>
              </w:rPr>
              <w:t>Scene XX</w:t>
            </w:r>
            <w:r>
              <w:rPr>
                <w:noProof/>
                <w:webHidden/>
              </w:rPr>
              <w:tab/>
            </w:r>
            <w:r>
              <w:rPr>
                <w:noProof/>
                <w:webHidden/>
              </w:rPr>
              <w:fldChar w:fldCharType="begin"/>
            </w:r>
            <w:r>
              <w:rPr>
                <w:noProof/>
                <w:webHidden/>
              </w:rPr>
              <w:instrText xml:space="preserve"> PAGEREF _Toc83995208 \h </w:instrText>
            </w:r>
            <w:r>
              <w:rPr>
                <w:noProof/>
                <w:webHidden/>
              </w:rPr>
            </w:r>
            <w:r>
              <w:rPr>
                <w:noProof/>
                <w:webHidden/>
              </w:rPr>
              <w:fldChar w:fldCharType="separate"/>
            </w:r>
            <w:r>
              <w:rPr>
                <w:noProof/>
                <w:webHidden/>
              </w:rPr>
              <w:t>39</w:t>
            </w:r>
            <w:r>
              <w:rPr>
                <w:noProof/>
                <w:webHidden/>
              </w:rPr>
              <w:fldChar w:fldCharType="end"/>
            </w:r>
          </w:hyperlink>
        </w:p>
        <w:p w14:paraId="7333F0D6" w14:textId="2C18704E" w:rsidR="006A7532" w:rsidRDefault="006A7532">
          <w:pPr>
            <w:pStyle w:val="TOC1"/>
            <w:tabs>
              <w:tab w:val="right" w:leader="dot" w:pos="6941"/>
            </w:tabs>
            <w:rPr>
              <w:b w:val="0"/>
              <w:bCs w:val="0"/>
              <w:iCs w:val="0"/>
              <w:caps w:val="0"/>
              <w:noProof/>
              <w:sz w:val="22"/>
              <w:szCs w:val="22"/>
            </w:rPr>
          </w:pPr>
          <w:hyperlink w:anchor="_Toc83995209" w:history="1">
            <w:r w:rsidRPr="008A31B3">
              <w:rPr>
                <w:rStyle w:val="Hyperlink"/>
                <w:noProof/>
              </w:rPr>
              <w:t>Part 3. Spark of Hope</w:t>
            </w:r>
            <w:r>
              <w:rPr>
                <w:noProof/>
                <w:webHidden/>
              </w:rPr>
              <w:tab/>
            </w:r>
            <w:r>
              <w:rPr>
                <w:noProof/>
                <w:webHidden/>
              </w:rPr>
              <w:fldChar w:fldCharType="begin"/>
            </w:r>
            <w:r>
              <w:rPr>
                <w:noProof/>
                <w:webHidden/>
              </w:rPr>
              <w:instrText xml:space="preserve"> PAGEREF _Toc83995209 \h </w:instrText>
            </w:r>
            <w:r>
              <w:rPr>
                <w:noProof/>
                <w:webHidden/>
              </w:rPr>
            </w:r>
            <w:r>
              <w:rPr>
                <w:noProof/>
                <w:webHidden/>
              </w:rPr>
              <w:fldChar w:fldCharType="separate"/>
            </w:r>
            <w:r>
              <w:rPr>
                <w:noProof/>
                <w:webHidden/>
              </w:rPr>
              <w:t>40</w:t>
            </w:r>
            <w:r>
              <w:rPr>
                <w:noProof/>
                <w:webHidden/>
              </w:rPr>
              <w:fldChar w:fldCharType="end"/>
            </w:r>
          </w:hyperlink>
        </w:p>
        <w:p w14:paraId="2AAB25FF" w14:textId="38F52844" w:rsidR="006A7532" w:rsidRDefault="006A7532">
          <w:pPr>
            <w:pStyle w:val="TOC2"/>
            <w:tabs>
              <w:tab w:val="right" w:leader="dot" w:pos="6941"/>
            </w:tabs>
            <w:rPr>
              <w:iCs w:val="0"/>
              <w:smallCaps w:val="0"/>
              <w:noProof/>
              <w:sz w:val="22"/>
              <w:szCs w:val="22"/>
            </w:rPr>
          </w:pPr>
          <w:hyperlink w:anchor="_Toc83995210" w:history="1">
            <w:r w:rsidRPr="008A31B3">
              <w:rPr>
                <w:rStyle w:val="Hyperlink"/>
                <w:noProof/>
              </w:rPr>
              <w:t>Scene I</w:t>
            </w:r>
            <w:r>
              <w:rPr>
                <w:noProof/>
                <w:webHidden/>
              </w:rPr>
              <w:tab/>
            </w:r>
            <w:r>
              <w:rPr>
                <w:noProof/>
                <w:webHidden/>
              </w:rPr>
              <w:fldChar w:fldCharType="begin"/>
            </w:r>
            <w:r>
              <w:rPr>
                <w:noProof/>
                <w:webHidden/>
              </w:rPr>
              <w:instrText xml:space="preserve"> PAGEREF _Toc83995210 \h </w:instrText>
            </w:r>
            <w:r>
              <w:rPr>
                <w:noProof/>
                <w:webHidden/>
              </w:rPr>
            </w:r>
            <w:r>
              <w:rPr>
                <w:noProof/>
                <w:webHidden/>
              </w:rPr>
              <w:fldChar w:fldCharType="separate"/>
            </w:r>
            <w:r>
              <w:rPr>
                <w:noProof/>
                <w:webHidden/>
              </w:rPr>
              <w:t>40</w:t>
            </w:r>
            <w:r>
              <w:rPr>
                <w:noProof/>
                <w:webHidden/>
              </w:rPr>
              <w:fldChar w:fldCharType="end"/>
            </w:r>
          </w:hyperlink>
        </w:p>
        <w:p w14:paraId="02DD82FA" w14:textId="3808EA68" w:rsidR="006A7532" w:rsidRDefault="006A7532">
          <w:pPr>
            <w:pStyle w:val="TOC2"/>
            <w:tabs>
              <w:tab w:val="right" w:leader="dot" w:pos="6941"/>
            </w:tabs>
            <w:rPr>
              <w:iCs w:val="0"/>
              <w:smallCaps w:val="0"/>
              <w:noProof/>
              <w:sz w:val="22"/>
              <w:szCs w:val="22"/>
            </w:rPr>
          </w:pPr>
          <w:hyperlink w:anchor="_Toc83995211" w:history="1">
            <w:r w:rsidRPr="008A31B3">
              <w:rPr>
                <w:rStyle w:val="Hyperlink"/>
                <w:noProof/>
              </w:rPr>
              <w:t>Scene II</w:t>
            </w:r>
            <w:r>
              <w:rPr>
                <w:noProof/>
                <w:webHidden/>
              </w:rPr>
              <w:tab/>
            </w:r>
            <w:r>
              <w:rPr>
                <w:noProof/>
                <w:webHidden/>
              </w:rPr>
              <w:fldChar w:fldCharType="begin"/>
            </w:r>
            <w:r>
              <w:rPr>
                <w:noProof/>
                <w:webHidden/>
              </w:rPr>
              <w:instrText xml:space="preserve"> PAGEREF _Toc83995211 \h </w:instrText>
            </w:r>
            <w:r>
              <w:rPr>
                <w:noProof/>
                <w:webHidden/>
              </w:rPr>
            </w:r>
            <w:r>
              <w:rPr>
                <w:noProof/>
                <w:webHidden/>
              </w:rPr>
              <w:fldChar w:fldCharType="separate"/>
            </w:r>
            <w:r>
              <w:rPr>
                <w:noProof/>
                <w:webHidden/>
              </w:rPr>
              <w:t>41</w:t>
            </w:r>
            <w:r>
              <w:rPr>
                <w:noProof/>
                <w:webHidden/>
              </w:rPr>
              <w:fldChar w:fldCharType="end"/>
            </w:r>
          </w:hyperlink>
        </w:p>
        <w:p w14:paraId="06F67469" w14:textId="4228ED99" w:rsidR="006A7532" w:rsidRDefault="006A7532">
          <w:pPr>
            <w:pStyle w:val="TOC2"/>
            <w:tabs>
              <w:tab w:val="right" w:leader="dot" w:pos="6941"/>
            </w:tabs>
            <w:rPr>
              <w:iCs w:val="0"/>
              <w:smallCaps w:val="0"/>
              <w:noProof/>
              <w:sz w:val="22"/>
              <w:szCs w:val="22"/>
            </w:rPr>
          </w:pPr>
          <w:hyperlink w:anchor="_Toc83995212" w:history="1">
            <w:r w:rsidRPr="008A31B3">
              <w:rPr>
                <w:rStyle w:val="Hyperlink"/>
                <w:noProof/>
              </w:rPr>
              <w:t>Scene III</w:t>
            </w:r>
            <w:r>
              <w:rPr>
                <w:noProof/>
                <w:webHidden/>
              </w:rPr>
              <w:tab/>
            </w:r>
            <w:r>
              <w:rPr>
                <w:noProof/>
                <w:webHidden/>
              </w:rPr>
              <w:fldChar w:fldCharType="begin"/>
            </w:r>
            <w:r>
              <w:rPr>
                <w:noProof/>
                <w:webHidden/>
              </w:rPr>
              <w:instrText xml:space="preserve"> PAGEREF _Toc83995212 \h </w:instrText>
            </w:r>
            <w:r>
              <w:rPr>
                <w:noProof/>
                <w:webHidden/>
              </w:rPr>
            </w:r>
            <w:r>
              <w:rPr>
                <w:noProof/>
                <w:webHidden/>
              </w:rPr>
              <w:fldChar w:fldCharType="separate"/>
            </w:r>
            <w:r>
              <w:rPr>
                <w:noProof/>
                <w:webHidden/>
              </w:rPr>
              <w:t>42</w:t>
            </w:r>
            <w:r>
              <w:rPr>
                <w:noProof/>
                <w:webHidden/>
              </w:rPr>
              <w:fldChar w:fldCharType="end"/>
            </w:r>
          </w:hyperlink>
        </w:p>
        <w:p w14:paraId="37DC8D7B" w14:textId="6DF62ABC" w:rsidR="006A7532" w:rsidRDefault="006A7532">
          <w:pPr>
            <w:pStyle w:val="TOC2"/>
            <w:tabs>
              <w:tab w:val="right" w:leader="dot" w:pos="6941"/>
            </w:tabs>
            <w:rPr>
              <w:iCs w:val="0"/>
              <w:smallCaps w:val="0"/>
              <w:noProof/>
              <w:sz w:val="22"/>
              <w:szCs w:val="22"/>
            </w:rPr>
          </w:pPr>
          <w:hyperlink w:anchor="_Toc83995213" w:history="1">
            <w:r w:rsidRPr="008A31B3">
              <w:rPr>
                <w:rStyle w:val="Hyperlink"/>
                <w:noProof/>
              </w:rPr>
              <w:t>Scene IV</w:t>
            </w:r>
            <w:r>
              <w:rPr>
                <w:noProof/>
                <w:webHidden/>
              </w:rPr>
              <w:tab/>
            </w:r>
            <w:r>
              <w:rPr>
                <w:noProof/>
                <w:webHidden/>
              </w:rPr>
              <w:fldChar w:fldCharType="begin"/>
            </w:r>
            <w:r>
              <w:rPr>
                <w:noProof/>
                <w:webHidden/>
              </w:rPr>
              <w:instrText xml:space="preserve"> PAGEREF _Toc83995213 \h </w:instrText>
            </w:r>
            <w:r>
              <w:rPr>
                <w:noProof/>
                <w:webHidden/>
              </w:rPr>
            </w:r>
            <w:r>
              <w:rPr>
                <w:noProof/>
                <w:webHidden/>
              </w:rPr>
              <w:fldChar w:fldCharType="separate"/>
            </w:r>
            <w:r>
              <w:rPr>
                <w:noProof/>
                <w:webHidden/>
              </w:rPr>
              <w:t>43</w:t>
            </w:r>
            <w:r>
              <w:rPr>
                <w:noProof/>
                <w:webHidden/>
              </w:rPr>
              <w:fldChar w:fldCharType="end"/>
            </w:r>
          </w:hyperlink>
        </w:p>
        <w:p w14:paraId="232C6E09" w14:textId="263F4D2A" w:rsidR="006A7532" w:rsidRDefault="006A7532">
          <w:pPr>
            <w:pStyle w:val="TOC2"/>
            <w:tabs>
              <w:tab w:val="right" w:leader="dot" w:pos="6941"/>
            </w:tabs>
            <w:rPr>
              <w:iCs w:val="0"/>
              <w:smallCaps w:val="0"/>
              <w:noProof/>
              <w:sz w:val="22"/>
              <w:szCs w:val="22"/>
            </w:rPr>
          </w:pPr>
          <w:hyperlink w:anchor="_Toc83995214" w:history="1">
            <w:r w:rsidRPr="008A31B3">
              <w:rPr>
                <w:rStyle w:val="Hyperlink"/>
                <w:noProof/>
              </w:rPr>
              <w:t>Scene V</w:t>
            </w:r>
            <w:r>
              <w:rPr>
                <w:noProof/>
                <w:webHidden/>
              </w:rPr>
              <w:tab/>
            </w:r>
            <w:r>
              <w:rPr>
                <w:noProof/>
                <w:webHidden/>
              </w:rPr>
              <w:fldChar w:fldCharType="begin"/>
            </w:r>
            <w:r>
              <w:rPr>
                <w:noProof/>
                <w:webHidden/>
              </w:rPr>
              <w:instrText xml:space="preserve"> PAGEREF _Toc83995214 \h </w:instrText>
            </w:r>
            <w:r>
              <w:rPr>
                <w:noProof/>
                <w:webHidden/>
              </w:rPr>
            </w:r>
            <w:r>
              <w:rPr>
                <w:noProof/>
                <w:webHidden/>
              </w:rPr>
              <w:fldChar w:fldCharType="separate"/>
            </w:r>
            <w:r>
              <w:rPr>
                <w:noProof/>
                <w:webHidden/>
              </w:rPr>
              <w:t>44</w:t>
            </w:r>
            <w:r>
              <w:rPr>
                <w:noProof/>
                <w:webHidden/>
              </w:rPr>
              <w:fldChar w:fldCharType="end"/>
            </w:r>
          </w:hyperlink>
        </w:p>
        <w:p w14:paraId="7A8608F6" w14:textId="2CAA3146" w:rsidR="006A7532" w:rsidRDefault="006A7532">
          <w:pPr>
            <w:pStyle w:val="TOC2"/>
            <w:tabs>
              <w:tab w:val="right" w:leader="dot" w:pos="6941"/>
            </w:tabs>
            <w:rPr>
              <w:iCs w:val="0"/>
              <w:smallCaps w:val="0"/>
              <w:noProof/>
              <w:sz w:val="22"/>
              <w:szCs w:val="22"/>
            </w:rPr>
          </w:pPr>
          <w:hyperlink w:anchor="_Toc83995215" w:history="1">
            <w:r w:rsidRPr="008A31B3">
              <w:rPr>
                <w:rStyle w:val="Hyperlink"/>
                <w:noProof/>
              </w:rPr>
              <w:t>Scene VI</w:t>
            </w:r>
            <w:r>
              <w:rPr>
                <w:noProof/>
                <w:webHidden/>
              </w:rPr>
              <w:tab/>
            </w:r>
            <w:r>
              <w:rPr>
                <w:noProof/>
                <w:webHidden/>
              </w:rPr>
              <w:fldChar w:fldCharType="begin"/>
            </w:r>
            <w:r>
              <w:rPr>
                <w:noProof/>
                <w:webHidden/>
              </w:rPr>
              <w:instrText xml:space="preserve"> PAGEREF _Toc83995215 \h </w:instrText>
            </w:r>
            <w:r>
              <w:rPr>
                <w:noProof/>
                <w:webHidden/>
              </w:rPr>
            </w:r>
            <w:r>
              <w:rPr>
                <w:noProof/>
                <w:webHidden/>
              </w:rPr>
              <w:fldChar w:fldCharType="separate"/>
            </w:r>
            <w:r>
              <w:rPr>
                <w:noProof/>
                <w:webHidden/>
              </w:rPr>
              <w:t>44</w:t>
            </w:r>
            <w:r>
              <w:rPr>
                <w:noProof/>
                <w:webHidden/>
              </w:rPr>
              <w:fldChar w:fldCharType="end"/>
            </w:r>
          </w:hyperlink>
        </w:p>
        <w:p w14:paraId="0312C054" w14:textId="14E194F1" w:rsidR="006A7532" w:rsidRDefault="006A7532">
          <w:pPr>
            <w:pStyle w:val="TOC2"/>
            <w:tabs>
              <w:tab w:val="right" w:leader="dot" w:pos="6941"/>
            </w:tabs>
            <w:rPr>
              <w:iCs w:val="0"/>
              <w:smallCaps w:val="0"/>
              <w:noProof/>
              <w:sz w:val="22"/>
              <w:szCs w:val="22"/>
            </w:rPr>
          </w:pPr>
          <w:hyperlink w:anchor="_Toc83995216" w:history="1">
            <w:r w:rsidRPr="008A31B3">
              <w:rPr>
                <w:rStyle w:val="Hyperlink"/>
                <w:noProof/>
              </w:rPr>
              <w:t>Scene VII</w:t>
            </w:r>
            <w:r>
              <w:rPr>
                <w:noProof/>
                <w:webHidden/>
              </w:rPr>
              <w:tab/>
            </w:r>
            <w:r>
              <w:rPr>
                <w:noProof/>
                <w:webHidden/>
              </w:rPr>
              <w:fldChar w:fldCharType="begin"/>
            </w:r>
            <w:r>
              <w:rPr>
                <w:noProof/>
                <w:webHidden/>
              </w:rPr>
              <w:instrText xml:space="preserve"> PAGEREF _Toc83995216 \h </w:instrText>
            </w:r>
            <w:r>
              <w:rPr>
                <w:noProof/>
                <w:webHidden/>
              </w:rPr>
            </w:r>
            <w:r>
              <w:rPr>
                <w:noProof/>
                <w:webHidden/>
              </w:rPr>
              <w:fldChar w:fldCharType="separate"/>
            </w:r>
            <w:r>
              <w:rPr>
                <w:noProof/>
                <w:webHidden/>
              </w:rPr>
              <w:t>45</w:t>
            </w:r>
            <w:r>
              <w:rPr>
                <w:noProof/>
                <w:webHidden/>
              </w:rPr>
              <w:fldChar w:fldCharType="end"/>
            </w:r>
          </w:hyperlink>
        </w:p>
        <w:p w14:paraId="01690CD8" w14:textId="6C2FB9B7" w:rsidR="006A7532" w:rsidRDefault="006A7532">
          <w:pPr>
            <w:pStyle w:val="TOC2"/>
            <w:tabs>
              <w:tab w:val="right" w:leader="dot" w:pos="6941"/>
            </w:tabs>
            <w:rPr>
              <w:iCs w:val="0"/>
              <w:smallCaps w:val="0"/>
              <w:noProof/>
              <w:sz w:val="22"/>
              <w:szCs w:val="22"/>
            </w:rPr>
          </w:pPr>
          <w:hyperlink w:anchor="_Toc83995217" w:history="1">
            <w:r w:rsidRPr="008A31B3">
              <w:rPr>
                <w:rStyle w:val="Hyperlink"/>
                <w:noProof/>
                <w:lang w:eastAsia="zh-TW"/>
              </w:rPr>
              <w:t>Scene VIII</w:t>
            </w:r>
            <w:r>
              <w:rPr>
                <w:noProof/>
                <w:webHidden/>
              </w:rPr>
              <w:tab/>
            </w:r>
            <w:r>
              <w:rPr>
                <w:noProof/>
                <w:webHidden/>
              </w:rPr>
              <w:fldChar w:fldCharType="begin"/>
            </w:r>
            <w:r>
              <w:rPr>
                <w:noProof/>
                <w:webHidden/>
              </w:rPr>
              <w:instrText xml:space="preserve"> PAGEREF _Toc83995217 \h </w:instrText>
            </w:r>
            <w:r>
              <w:rPr>
                <w:noProof/>
                <w:webHidden/>
              </w:rPr>
            </w:r>
            <w:r>
              <w:rPr>
                <w:noProof/>
                <w:webHidden/>
              </w:rPr>
              <w:fldChar w:fldCharType="separate"/>
            </w:r>
            <w:r>
              <w:rPr>
                <w:noProof/>
                <w:webHidden/>
              </w:rPr>
              <w:t>47</w:t>
            </w:r>
            <w:r>
              <w:rPr>
                <w:noProof/>
                <w:webHidden/>
              </w:rPr>
              <w:fldChar w:fldCharType="end"/>
            </w:r>
          </w:hyperlink>
        </w:p>
        <w:p w14:paraId="361E6209" w14:textId="7B6E685A" w:rsidR="006A7532" w:rsidRDefault="006A7532">
          <w:pPr>
            <w:pStyle w:val="TOC2"/>
            <w:tabs>
              <w:tab w:val="right" w:leader="dot" w:pos="6941"/>
            </w:tabs>
            <w:rPr>
              <w:iCs w:val="0"/>
              <w:smallCaps w:val="0"/>
              <w:noProof/>
              <w:sz w:val="22"/>
              <w:szCs w:val="22"/>
            </w:rPr>
          </w:pPr>
          <w:hyperlink w:anchor="_Toc83995218" w:history="1">
            <w:r w:rsidRPr="008A31B3">
              <w:rPr>
                <w:rStyle w:val="Hyperlink"/>
                <w:noProof/>
              </w:rPr>
              <w:t>Scene IX</w:t>
            </w:r>
            <w:r>
              <w:rPr>
                <w:noProof/>
                <w:webHidden/>
              </w:rPr>
              <w:tab/>
            </w:r>
            <w:r>
              <w:rPr>
                <w:noProof/>
                <w:webHidden/>
              </w:rPr>
              <w:fldChar w:fldCharType="begin"/>
            </w:r>
            <w:r>
              <w:rPr>
                <w:noProof/>
                <w:webHidden/>
              </w:rPr>
              <w:instrText xml:space="preserve"> PAGEREF _Toc83995218 \h </w:instrText>
            </w:r>
            <w:r>
              <w:rPr>
                <w:noProof/>
                <w:webHidden/>
              </w:rPr>
            </w:r>
            <w:r>
              <w:rPr>
                <w:noProof/>
                <w:webHidden/>
              </w:rPr>
              <w:fldChar w:fldCharType="separate"/>
            </w:r>
            <w:r>
              <w:rPr>
                <w:noProof/>
                <w:webHidden/>
              </w:rPr>
              <w:t>48</w:t>
            </w:r>
            <w:r>
              <w:rPr>
                <w:noProof/>
                <w:webHidden/>
              </w:rPr>
              <w:fldChar w:fldCharType="end"/>
            </w:r>
          </w:hyperlink>
        </w:p>
        <w:p w14:paraId="46A3BA25" w14:textId="7990DD96" w:rsidR="006A7532" w:rsidRDefault="006A7532">
          <w:pPr>
            <w:pStyle w:val="TOC2"/>
            <w:tabs>
              <w:tab w:val="right" w:leader="dot" w:pos="6941"/>
            </w:tabs>
            <w:rPr>
              <w:iCs w:val="0"/>
              <w:smallCaps w:val="0"/>
              <w:noProof/>
              <w:sz w:val="22"/>
              <w:szCs w:val="22"/>
            </w:rPr>
          </w:pPr>
          <w:hyperlink w:anchor="_Toc83995219" w:history="1">
            <w:r w:rsidRPr="008A31B3">
              <w:rPr>
                <w:rStyle w:val="Hyperlink"/>
                <w:noProof/>
              </w:rPr>
              <w:t>Scene X</w:t>
            </w:r>
            <w:r>
              <w:rPr>
                <w:noProof/>
                <w:webHidden/>
              </w:rPr>
              <w:tab/>
            </w:r>
            <w:r>
              <w:rPr>
                <w:noProof/>
                <w:webHidden/>
              </w:rPr>
              <w:fldChar w:fldCharType="begin"/>
            </w:r>
            <w:r>
              <w:rPr>
                <w:noProof/>
                <w:webHidden/>
              </w:rPr>
              <w:instrText xml:space="preserve"> PAGEREF _Toc83995219 \h </w:instrText>
            </w:r>
            <w:r>
              <w:rPr>
                <w:noProof/>
                <w:webHidden/>
              </w:rPr>
            </w:r>
            <w:r>
              <w:rPr>
                <w:noProof/>
                <w:webHidden/>
              </w:rPr>
              <w:fldChar w:fldCharType="separate"/>
            </w:r>
            <w:r>
              <w:rPr>
                <w:noProof/>
                <w:webHidden/>
              </w:rPr>
              <w:t>49</w:t>
            </w:r>
            <w:r>
              <w:rPr>
                <w:noProof/>
                <w:webHidden/>
              </w:rPr>
              <w:fldChar w:fldCharType="end"/>
            </w:r>
          </w:hyperlink>
        </w:p>
        <w:p w14:paraId="12290419" w14:textId="1EA13EC9" w:rsidR="006A7532" w:rsidRDefault="006A7532">
          <w:pPr>
            <w:pStyle w:val="TOC2"/>
            <w:tabs>
              <w:tab w:val="right" w:leader="dot" w:pos="6941"/>
            </w:tabs>
            <w:rPr>
              <w:iCs w:val="0"/>
              <w:smallCaps w:val="0"/>
              <w:noProof/>
              <w:sz w:val="22"/>
              <w:szCs w:val="22"/>
            </w:rPr>
          </w:pPr>
          <w:hyperlink w:anchor="_Toc83995220" w:history="1">
            <w:r w:rsidRPr="008A31B3">
              <w:rPr>
                <w:rStyle w:val="Hyperlink"/>
                <w:noProof/>
              </w:rPr>
              <w:t>Scene XI</w:t>
            </w:r>
            <w:r>
              <w:rPr>
                <w:noProof/>
                <w:webHidden/>
              </w:rPr>
              <w:tab/>
            </w:r>
            <w:r>
              <w:rPr>
                <w:noProof/>
                <w:webHidden/>
              </w:rPr>
              <w:fldChar w:fldCharType="begin"/>
            </w:r>
            <w:r>
              <w:rPr>
                <w:noProof/>
                <w:webHidden/>
              </w:rPr>
              <w:instrText xml:space="preserve"> PAGEREF _Toc83995220 \h </w:instrText>
            </w:r>
            <w:r>
              <w:rPr>
                <w:noProof/>
                <w:webHidden/>
              </w:rPr>
            </w:r>
            <w:r>
              <w:rPr>
                <w:noProof/>
                <w:webHidden/>
              </w:rPr>
              <w:fldChar w:fldCharType="separate"/>
            </w:r>
            <w:r>
              <w:rPr>
                <w:noProof/>
                <w:webHidden/>
              </w:rPr>
              <w:t>49</w:t>
            </w:r>
            <w:r>
              <w:rPr>
                <w:noProof/>
                <w:webHidden/>
              </w:rPr>
              <w:fldChar w:fldCharType="end"/>
            </w:r>
          </w:hyperlink>
        </w:p>
        <w:p w14:paraId="4A8EE0B7" w14:textId="74F0128C" w:rsidR="006A7532" w:rsidRDefault="006A7532">
          <w:pPr>
            <w:pStyle w:val="TOC2"/>
            <w:tabs>
              <w:tab w:val="right" w:leader="dot" w:pos="6941"/>
            </w:tabs>
            <w:rPr>
              <w:iCs w:val="0"/>
              <w:smallCaps w:val="0"/>
              <w:noProof/>
              <w:sz w:val="22"/>
              <w:szCs w:val="22"/>
            </w:rPr>
          </w:pPr>
          <w:hyperlink w:anchor="_Toc83995221" w:history="1">
            <w:r w:rsidRPr="008A31B3">
              <w:rPr>
                <w:rStyle w:val="Hyperlink"/>
                <w:noProof/>
              </w:rPr>
              <w:t>Scene XII</w:t>
            </w:r>
            <w:r>
              <w:rPr>
                <w:noProof/>
                <w:webHidden/>
              </w:rPr>
              <w:tab/>
            </w:r>
            <w:r>
              <w:rPr>
                <w:noProof/>
                <w:webHidden/>
              </w:rPr>
              <w:fldChar w:fldCharType="begin"/>
            </w:r>
            <w:r>
              <w:rPr>
                <w:noProof/>
                <w:webHidden/>
              </w:rPr>
              <w:instrText xml:space="preserve"> PAGEREF _Toc83995221 \h </w:instrText>
            </w:r>
            <w:r>
              <w:rPr>
                <w:noProof/>
                <w:webHidden/>
              </w:rPr>
            </w:r>
            <w:r>
              <w:rPr>
                <w:noProof/>
                <w:webHidden/>
              </w:rPr>
              <w:fldChar w:fldCharType="separate"/>
            </w:r>
            <w:r>
              <w:rPr>
                <w:noProof/>
                <w:webHidden/>
              </w:rPr>
              <w:t>50</w:t>
            </w:r>
            <w:r>
              <w:rPr>
                <w:noProof/>
                <w:webHidden/>
              </w:rPr>
              <w:fldChar w:fldCharType="end"/>
            </w:r>
          </w:hyperlink>
        </w:p>
        <w:p w14:paraId="664F97B5" w14:textId="5E743B4B" w:rsidR="006A7532" w:rsidRDefault="006A7532">
          <w:pPr>
            <w:pStyle w:val="TOC2"/>
            <w:tabs>
              <w:tab w:val="right" w:leader="dot" w:pos="6941"/>
            </w:tabs>
            <w:rPr>
              <w:iCs w:val="0"/>
              <w:smallCaps w:val="0"/>
              <w:noProof/>
              <w:sz w:val="22"/>
              <w:szCs w:val="22"/>
            </w:rPr>
          </w:pPr>
          <w:hyperlink w:anchor="_Toc83995222" w:history="1">
            <w:r w:rsidRPr="008A31B3">
              <w:rPr>
                <w:rStyle w:val="Hyperlink"/>
                <w:noProof/>
              </w:rPr>
              <w:t>Scene XIII</w:t>
            </w:r>
            <w:r>
              <w:rPr>
                <w:noProof/>
                <w:webHidden/>
              </w:rPr>
              <w:tab/>
            </w:r>
            <w:r>
              <w:rPr>
                <w:noProof/>
                <w:webHidden/>
              </w:rPr>
              <w:fldChar w:fldCharType="begin"/>
            </w:r>
            <w:r>
              <w:rPr>
                <w:noProof/>
                <w:webHidden/>
              </w:rPr>
              <w:instrText xml:space="preserve"> PAGEREF _Toc83995222 \h </w:instrText>
            </w:r>
            <w:r>
              <w:rPr>
                <w:noProof/>
                <w:webHidden/>
              </w:rPr>
            </w:r>
            <w:r>
              <w:rPr>
                <w:noProof/>
                <w:webHidden/>
              </w:rPr>
              <w:fldChar w:fldCharType="separate"/>
            </w:r>
            <w:r>
              <w:rPr>
                <w:noProof/>
                <w:webHidden/>
              </w:rPr>
              <w:t>51</w:t>
            </w:r>
            <w:r>
              <w:rPr>
                <w:noProof/>
                <w:webHidden/>
              </w:rPr>
              <w:fldChar w:fldCharType="end"/>
            </w:r>
          </w:hyperlink>
        </w:p>
        <w:p w14:paraId="167BE2AF" w14:textId="298357DF" w:rsidR="006A7532" w:rsidRDefault="006A7532">
          <w:pPr>
            <w:pStyle w:val="TOC2"/>
            <w:tabs>
              <w:tab w:val="right" w:leader="dot" w:pos="6941"/>
            </w:tabs>
            <w:rPr>
              <w:iCs w:val="0"/>
              <w:smallCaps w:val="0"/>
              <w:noProof/>
              <w:sz w:val="22"/>
              <w:szCs w:val="22"/>
            </w:rPr>
          </w:pPr>
          <w:hyperlink w:anchor="_Toc83995223" w:history="1">
            <w:r w:rsidRPr="008A31B3">
              <w:rPr>
                <w:rStyle w:val="Hyperlink"/>
                <w:noProof/>
              </w:rPr>
              <w:t>Scene XIV</w:t>
            </w:r>
            <w:r>
              <w:rPr>
                <w:noProof/>
                <w:webHidden/>
              </w:rPr>
              <w:tab/>
            </w:r>
            <w:r>
              <w:rPr>
                <w:noProof/>
                <w:webHidden/>
              </w:rPr>
              <w:fldChar w:fldCharType="begin"/>
            </w:r>
            <w:r>
              <w:rPr>
                <w:noProof/>
                <w:webHidden/>
              </w:rPr>
              <w:instrText xml:space="preserve"> PAGEREF _Toc83995223 \h </w:instrText>
            </w:r>
            <w:r>
              <w:rPr>
                <w:noProof/>
                <w:webHidden/>
              </w:rPr>
            </w:r>
            <w:r>
              <w:rPr>
                <w:noProof/>
                <w:webHidden/>
              </w:rPr>
              <w:fldChar w:fldCharType="separate"/>
            </w:r>
            <w:r>
              <w:rPr>
                <w:noProof/>
                <w:webHidden/>
              </w:rPr>
              <w:t>52</w:t>
            </w:r>
            <w:r>
              <w:rPr>
                <w:noProof/>
                <w:webHidden/>
              </w:rPr>
              <w:fldChar w:fldCharType="end"/>
            </w:r>
          </w:hyperlink>
        </w:p>
        <w:p w14:paraId="29B40494" w14:textId="1FFBC048" w:rsidR="006A7532" w:rsidRDefault="006A7532">
          <w:pPr>
            <w:pStyle w:val="TOC2"/>
            <w:tabs>
              <w:tab w:val="right" w:leader="dot" w:pos="6941"/>
            </w:tabs>
            <w:rPr>
              <w:iCs w:val="0"/>
              <w:smallCaps w:val="0"/>
              <w:noProof/>
              <w:sz w:val="22"/>
              <w:szCs w:val="22"/>
            </w:rPr>
          </w:pPr>
          <w:hyperlink w:anchor="_Toc83995224" w:history="1">
            <w:r w:rsidRPr="008A31B3">
              <w:rPr>
                <w:rStyle w:val="Hyperlink"/>
                <w:noProof/>
              </w:rPr>
              <w:t>Scene XV</w:t>
            </w:r>
            <w:r>
              <w:rPr>
                <w:noProof/>
                <w:webHidden/>
              </w:rPr>
              <w:tab/>
            </w:r>
            <w:r>
              <w:rPr>
                <w:noProof/>
                <w:webHidden/>
              </w:rPr>
              <w:fldChar w:fldCharType="begin"/>
            </w:r>
            <w:r>
              <w:rPr>
                <w:noProof/>
                <w:webHidden/>
              </w:rPr>
              <w:instrText xml:space="preserve"> PAGEREF _Toc83995224 \h </w:instrText>
            </w:r>
            <w:r>
              <w:rPr>
                <w:noProof/>
                <w:webHidden/>
              </w:rPr>
            </w:r>
            <w:r>
              <w:rPr>
                <w:noProof/>
                <w:webHidden/>
              </w:rPr>
              <w:fldChar w:fldCharType="separate"/>
            </w:r>
            <w:r>
              <w:rPr>
                <w:noProof/>
                <w:webHidden/>
              </w:rPr>
              <w:t>53</w:t>
            </w:r>
            <w:r>
              <w:rPr>
                <w:noProof/>
                <w:webHidden/>
              </w:rPr>
              <w:fldChar w:fldCharType="end"/>
            </w:r>
          </w:hyperlink>
        </w:p>
        <w:p w14:paraId="7A2073A9" w14:textId="6FB46DB9" w:rsidR="006A7532" w:rsidRDefault="006A7532">
          <w:pPr>
            <w:pStyle w:val="TOC2"/>
            <w:tabs>
              <w:tab w:val="right" w:leader="dot" w:pos="6941"/>
            </w:tabs>
            <w:rPr>
              <w:iCs w:val="0"/>
              <w:smallCaps w:val="0"/>
              <w:noProof/>
              <w:sz w:val="22"/>
              <w:szCs w:val="22"/>
            </w:rPr>
          </w:pPr>
          <w:hyperlink w:anchor="_Toc83995225" w:history="1">
            <w:r w:rsidRPr="008A31B3">
              <w:rPr>
                <w:rStyle w:val="Hyperlink"/>
                <w:noProof/>
              </w:rPr>
              <w:t>Scene XVI</w:t>
            </w:r>
            <w:r>
              <w:rPr>
                <w:noProof/>
                <w:webHidden/>
              </w:rPr>
              <w:tab/>
            </w:r>
            <w:r>
              <w:rPr>
                <w:noProof/>
                <w:webHidden/>
              </w:rPr>
              <w:fldChar w:fldCharType="begin"/>
            </w:r>
            <w:r>
              <w:rPr>
                <w:noProof/>
                <w:webHidden/>
              </w:rPr>
              <w:instrText xml:space="preserve"> PAGEREF _Toc83995225 \h </w:instrText>
            </w:r>
            <w:r>
              <w:rPr>
                <w:noProof/>
                <w:webHidden/>
              </w:rPr>
            </w:r>
            <w:r>
              <w:rPr>
                <w:noProof/>
                <w:webHidden/>
              </w:rPr>
              <w:fldChar w:fldCharType="separate"/>
            </w:r>
            <w:r>
              <w:rPr>
                <w:noProof/>
                <w:webHidden/>
              </w:rPr>
              <w:t>53</w:t>
            </w:r>
            <w:r>
              <w:rPr>
                <w:noProof/>
                <w:webHidden/>
              </w:rPr>
              <w:fldChar w:fldCharType="end"/>
            </w:r>
          </w:hyperlink>
        </w:p>
        <w:p w14:paraId="4A0208B0" w14:textId="49C29B8E" w:rsidR="006A7532" w:rsidRDefault="006A7532">
          <w:pPr>
            <w:pStyle w:val="TOC1"/>
            <w:tabs>
              <w:tab w:val="right" w:leader="dot" w:pos="6941"/>
            </w:tabs>
            <w:rPr>
              <w:b w:val="0"/>
              <w:bCs w:val="0"/>
              <w:iCs w:val="0"/>
              <w:caps w:val="0"/>
              <w:noProof/>
              <w:sz w:val="22"/>
              <w:szCs w:val="22"/>
            </w:rPr>
          </w:pPr>
          <w:hyperlink w:anchor="_Toc83995226" w:history="1">
            <w:r w:rsidRPr="008A31B3">
              <w:rPr>
                <w:rStyle w:val="Hyperlink"/>
                <w:noProof/>
              </w:rPr>
              <w:t>Part 4. New worlds</w:t>
            </w:r>
            <w:r>
              <w:rPr>
                <w:noProof/>
                <w:webHidden/>
              </w:rPr>
              <w:tab/>
            </w:r>
            <w:r>
              <w:rPr>
                <w:noProof/>
                <w:webHidden/>
              </w:rPr>
              <w:fldChar w:fldCharType="begin"/>
            </w:r>
            <w:r>
              <w:rPr>
                <w:noProof/>
                <w:webHidden/>
              </w:rPr>
              <w:instrText xml:space="preserve"> PAGEREF _Toc83995226 \h </w:instrText>
            </w:r>
            <w:r>
              <w:rPr>
                <w:noProof/>
                <w:webHidden/>
              </w:rPr>
            </w:r>
            <w:r>
              <w:rPr>
                <w:noProof/>
                <w:webHidden/>
              </w:rPr>
              <w:fldChar w:fldCharType="separate"/>
            </w:r>
            <w:r>
              <w:rPr>
                <w:noProof/>
                <w:webHidden/>
              </w:rPr>
              <w:t>56</w:t>
            </w:r>
            <w:r>
              <w:rPr>
                <w:noProof/>
                <w:webHidden/>
              </w:rPr>
              <w:fldChar w:fldCharType="end"/>
            </w:r>
          </w:hyperlink>
        </w:p>
        <w:p w14:paraId="4B14302A" w14:textId="0DDC2F05" w:rsidR="006A7532" w:rsidRDefault="006A7532">
          <w:pPr>
            <w:pStyle w:val="TOC2"/>
            <w:tabs>
              <w:tab w:val="right" w:leader="dot" w:pos="6941"/>
            </w:tabs>
            <w:rPr>
              <w:iCs w:val="0"/>
              <w:smallCaps w:val="0"/>
              <w:noProof/>
              <w:sz w:val="22"/>
              <w:szCs w:val="22"/>
            </w:rPr>
          </w:pPr>
          <w:hyperlink w:anchor="_Toc83995227" w:history="1">
            <w:r w:rsidRPr="008A31B3">
              <w:rPr>
                <w:rStyle w:val="Hyperlink"/>
                <w:noProof/>
              </w:rPr>
              <w:t>Scene I</w:t>
            </w:r>
            <w:r>
              <w:rPr>
                <w:noProof/>
                <w:webHidden/>
              </w:rPr>
              <w:tab/>
            </w:r>
            <w:r>
              <w:rPr>
                <w:noProof/>
                <w:webHidden/>
              </w:rPr>
              <w:fldChar w:fldCharType="begin"/>
            </w:r>
            <w:r>
              <w:rPr>
                <w:noProof/>
                <w:webHidden/>
              </w:rPr>
              <w:instrText xml:space="preserve"> PAGEREF _Toc83995227 \h </w:instrText>
            </w:r>
            <w:r>
              <w:rPr>
                <w:noProof/>
                <w:webHidden/>
              </w:rPr>
            </w:r>
            <w:r>
              <w:rPr>
                <w:noProof/>
                <w:webHidden/>
              </w:rPr>
              <w:fldChar w:fldCharType="separate"/>
            </w:r>
            <w:r>
              <w:rPr>
                <w:noProof/>
                <w:webHidden/>
              </w:rPr>
              <w:t>56</w:t>
            </w:r>
            <w:r>
              <w:rPr>
                <w:noProof/>
                <w:webHidden/>
              </w:rPr>
              <w:fldChar w:fldCharType="end"/>
            </w:r>
          </w:hyperlink>
        </w:p>
        <w:p w14:paraId="60888822" w14:textId="3481D22E" w:rsidR="006A7532" w:rsidRDefault="006A7532">
          <w:pPr>
            <w:pStyle w:val="TOC2"/>
            <w:tabs>
              <w:tab w:val="right" w:leader="dot" w:pos="6941"/>
            </w:tabs>
            <w:rPr>
              <w:iCs w:val="0"/>
              <w:smallCaps w:val="0"/>
              <w:noProof/>
              <w:sz w:val="22"/>
              <w:szCs w:val="22"/>
            </w:rPr>
          </w:pPr>
          <w:hyperlink w:anchor="_Toc83995228" w:history="1">
            <w:r w:rsidRPr="008A31B3">
              <w:rPr>
                <w:rStyle w:val="Hyperlink"/>
                <w:noProof/>
              </w:rPr>
              <w:t>Scene II</w:t>
            </w:r>
            <w:r>
              <w:rPr>
                <w:noProof/>
                <w:webHidden/>
              </w:rPr>
              <w:tab/>
            </w:r>
            <w:r>
              <w:rPr>
                <w:noProof/>
                <w:webHidden/>
              </w:rPr>
              <w:fldChar w:fldCharType="begin"/>
            </w:r>
            <w:r>
              <w:rPr>
                <w:noProof/>
                <w:webHidden/>
              </w:rPr>
              <w:instrText xml:space="preserve"> PAGEREF _Toc83995228 \h </w:instrText>
            </w:r>
            <w:r>
              <w:rPr>
                <w:noProof/>
                <w:webHidden/>
              </w:rPr>
            </w:r>
            <w:r>
              <w:rPr>
                <w:noProof/>
                <w:webHidden/>
              </w:rPr>
              <w:fldChar w:fldCharType="separate"/>
            </w:r>
            <w:r>
              <w:rPr>
                <w:noProof/>
                <w:webHidden/>
              </w:rPr>
              <w:t>57</w:t>
            </w:r>
            <w:r>
              <w:rPr>
                <w:noProof/>
                <w:webHidden/>
              </w:rPr>
              <w:fldChar w:fldCharType="end"/>
            </w:r>
          </w:hyperlink>
        </w:p>
        <w:p w14:paraId="70DB6820" w14:textId="3C56FCBE" w:rsidR="006A7532" w:rsidRDefault="006A7532">
          <w:pPr>
            <w:pStyle w:val="TOC2"/>
            <w:tabs>
              <w:tab w:val="right" w:leader="dot" w:pos="6941"/>
            </w:tabs>
            <w:rPr>
              <w:iCs w:val="0"/>
              <w:smallCaps w:val="0"/>
              <w:noProof/>
              <w:sz w:val="22"/>
              <w:szCs w:val="22"/>
            </w:rPr>
          </w:pPr>
          <w:hyperlink w:anchor="_Toc83995229" w:history="1">
            <w:r w:rsidRPr="008A31B3">
              <w:rPr>
                <w:rStyle w:val="Hyperlink"/>
                <w:noProof/>
              </w:rPr>
              <w:t>Scene III</w:t>
            </w:r>
            <w:r>
              <w:rPr>
                <w:noProof/>
                <w:webHidden/>
              </w:rPr>
              <w:tab/>
            </w:r>
            <w:r>
              <w:rPr>
                <w:noProof/>
                <w:webHidden/>
              </w:rPr>
              <w:fldChar w:fldCharType="begin"/>
            </w:r>
            <w:r>
              <w:rPr>
                <w:noProof/>
                <w:webHidden/>
              </w:rPr>
              <w:instrText xml:space="preserve"> PAGEREF _Toc83995229 \h </w:instrText>
            </w:r>
            <w:r>
              <w:rPr>
                <w:noProof/>
                <w:webHidden/>
              </w:rPr>
            </w:r>
            <w:r>
              <w:rPr>
                <w:noProof/>
                <w:webHidden/>
              </w:rPr>
              <w:fldChar w:fldCharType="separate"/>
            </w:r>
            <w:r>
              <w:rPr>
                <w:noProof/>
                <w:webHidden/>
              </w:rPr>
              <w:t>57</w:t>
            </w:r>
            <w:r>
              <w:rPr>
                <w:noProof/>
                <w:webHidden/>
              </w:rPr>
              <w:fldChar w:fldCharType="end"/>
            </w:r>
          </w:hyperlink>
        </w:p>
        <w:p w14:paraId="2C36836B" w14:textId="75F5BA10" w:rsidR="006A7532" w:rsidRDefault="006A7532">
          <w:pPr>
            <w:pStyle w:val="TOC2"/>
            <w:tabs>
              <w:tab w:val="right" w:leader="dot" w:pos="6941"/>
            </w:tabs>
            <w:rPr>
              <w:iCs w:val="0"/>
              <w:smallCaps w:val="0"/>
              <w:noProof/>
              <w:sz w:val="22"/>
              <w:szCs w:val="22"/>
            </w:rPr>
          </w:pPr>
          <w:hyperlink w:anchor="_Toc83995230" w:history="1">
            <w:r w:rsidRPr="008A31B3">
              <w:rPr>
                <w:rStyle w:val="Hyperlink"/>
                <w:noProof/>
              </w:rPr>
              <w:t>Scene IV</w:t>
            </w:r>
            <w:r>
              <w:rPr>
                <w:noProof/>
                <w:webHidden/>
              </w:rPr>
              <w:tab/>
            </w:r>
            <w:r>
              <w:rPr>
                <w:noProof/>
                <w:webHidden/>
              </w:rPr>
              <w:fldChar w:fldCharType="begin"/>
            </w:r>
            <w:r>
              <w:rPr>
                <w:noProof/>
                <w:webHidden/>
              </w:rPr>
              <w:instrText xml:space="preserve"> PAGEREF _Toc83995230 \h </w:instrText>
            </w:r>
            <w:r>
              <w:rPr>
                <w:noProof/>
                <w:webHidden/>
              </w:rPr>
            </w:r>
            <w:r>
              <w:rPr>
                <w:noProof/>
                <w:webHidden/>
              </w:rPr>
              <w:fldChar w:fldCharType="separate"/>
            </w:r>
            <w:r>
              <w:rPr>
                <w:noProof/>
                <w:webHidden/>
              </w:rPr>
              <w:t>58</w:t>
            </w:r>
            <w:r>
              <w:rPr>
                <w:noProof/>
                <w:webHidden/>
              </w:rPr>
              <w:fldChar w:fldCharType="end"/>
            </w:r>
          </w:hyperlink>
        </w:p>
        <w:p w14:paraId="425C7A03" w14:textId="32890653" w:rsidR="006A7532" w:rsidRDefault="006A7532">
          <w:pPr>
            <w:pStyle w:val="TOC2"/>
            <w:tabs>
              <w:tab w:val="right" w:leader="dot" w:pos="6941"/>
            </w:tabs>
            <w:rPr>
              <w:iCs w:val="0"/>
              <w:smallCaps w:val="0"/>
              <w:noProof/>
              <w:sz w:val="22"/>
              <w:szCs w:val="22"/>
            </w:rPr>
          </w:pPr>
          <w:hyperlink w:anchor="_Toc83995231" w:history="1">
            <w:r w:rsidRPr="008A31B3">
              <w:rPr>
                <w:rStyle w:val="Hyperlink"/>
                <w:noProof/>
              </w:rPr>
              <w:t>Scene V</w:t>
            </w:r>
            <w:r>
              <w:rPr>
                <w:noProof/>
                <w:webHidden/>
              </w:rPr>
              <w:tab/>
            </w:r>
            <w:r>
              <w:rPr>
                <w:noProof/>
                <w:webHidden/>
              </w:rPr>
              <w:fldChar w:fldCharType="begin"/>
            </w:r>
            <w:r>
              <w:rPr>
                <w:noProof/>
                <w:webHidden/>
              </w:rPr>
              <w:instrText xml:space="preserve"> PAGEREF _Toc83995231 \h </w:instrText>
            </w:r>
            <w:r>
              <w:rPr>
                <w:noProof/>
                <w:webHidden/>
              </w:rPr>
            </w:r>
            <w:r>
              <w:rPr>
                <w:noProof/>
                <w:webHidden/>
              </w:rPr>
              <w:fldChar w:fldCharType="separate"/>
            </w:r>
            <w:r>
              <w:rPr>
                <w:noProof/>
                <w:webHidden/>
              </w:rPr>
              <w:t>59</w:t>
            </w:r>
            <w:r>
              <w:rPr>
                <w:noProof/>
                <w:webHidden/>
              </w:rPr>
              <w:fldChar w:fldCharType="end"/>
            </w:r>
          </w:hyperlink>
        </w:p>
        <w:p w14:paraId="70C18C45" w14:textId="1A5926B2" w:rsidR="006A7532" w:rsidRDefault="006A7532">
          <w:pPr>
            <w:pStyle w:val="TOC2"/>
            <w:tabs>
              <w:tab w:val="right" w:leader="dot" w:pos="6941"/>
            </w:tabs>
            <w:rPr>
              <w:iCs w:val="0"/>
              <w:smallCaps w:val="0"/>
              <w:noProof/>
              <w:sz w:val="22"/>
              <w:szCs w:val="22"/>
            </w:rPr>
          </w:pPr>
          <w:hyperlink w:anchor="_Toc83995232" w:history="1">
            <w:r w:rsidRPr="008A31B3">
              <w:rPr>
                <w:rStyle w:val="Hyperlink"/>
                <w:noProof/>
              </w:rPr>
              <w:t>Scene VI</w:t>
            </w:r>
            <w:r>
              <w:rPr>
                <w:noProof/>
                <w:webHidden/>
              </w:rPr>
              <w:tab/>
            </w:r>
            <w:r>
              <w:rPr>
                <w:noProof/>
                <w:webHidden/>
              </w:rPr>
              <w:fldChar w:fldCharType="begin"/>
            </w:r>
            <w:r>
              <w:rPr>
                <w:noProof/>
                <w:webHidden/>
              </w:rPr>
              <w:instrText xml:space="preserve"> PAGEREF _Toc83995232 \h </w:instrText>
            </w:r>
            <w:r>
              <w:rPr>
                <w:noProof/>
                <w:webHidden/>
              </w:rPr>
            </w:r>
            <w:r>
              <w:rPr>
                <w:noProof/>
                <w:webHidden/>
              </w:rPr>
              <w:fldChar w:fldCharType="separate"/>
            </w:r>
            <w:r>
              <w:rPr>
                <w:noProof/>
                <w:webHidden/>
              </w:rPr>
              <w:t>60</w:t>
            </w:r>
            <w:r>
              <w:rPr>
                <w:noProof/>
                <w:webHidden/>
              </w:rPr>
              <w:fldChar w:fldCharType="end"/>
            </w:r>
          </w:hyperlink>
        </w:p>
        <w:p w14:paraId="4C2F2256" w14:textId="489D3285" w:rsidR="006A7532" w:rsidRDefault="006A7532">
          <w:pPr>
            <w:pStyle w:val="TOC2"/>
            <w:tabs>
              <w:tab w:val="right" w:leader="dot" w:pos="6941"/>
            </w:tabs>
            <w:rPr>
              <w:iCs w:val="0"/>
              <w:smallCaps w:val="0"/>
              <w:noProof/>
              <w:sz w:val="22"/>
              <w:szCs w:val="22"/>
            </w:rPr>
          </w:pPr>
          <w:hyperlink w:anchor="_Toc83995233" w:history="1">
            <w:r w:rsidRPr="008A31B3">
              <w:rPr>
                <w:rStyle w:val="Hyperlink"/>
                <w:noProof/>
              </w:rPr>
              <w:t>Scene VII</w:t>
            </w:r>
            <w:r>
              <w:rPr>
                <w:noProof/>
                <w:webHidden/>
              </w:rPr>
              <w:tab/>
            </w:r>
            <w:r>
              <w:rPr>
                <w:noProof/>
                <w:webHidden/>
              </w:rPr>
              <w:fldChar w:fldCharType="begin"/>
            </w:r>
            <w:r>
              <w:rPr>
                <w:noProof/>
                <w:webHidden/>
              </w:rPr>
              <w:instrText xml:space="preserve"> PAGEREF _Toc83995233 \h </w:instrText>
            </w:r>
            <w:r>
              <w:rPr>
                <w:noProof/>
                <w:webHidden/>
              </w:rPr>
            </w:r>
            <w:r>
              <w:rPr>
                <w:noProof/>
                <w:webHidden/>
              </w:rPr>
              <w:fldChar w:fldCharType="separate"/>
            </w:r>
            <w:r>
              <w:rPr>
                <w:noProof/>
                <w:webHidden/>
              </w:rPr>
              <w:t>60</w:t>
            </w:r>
            <w:r>
              <w:rPr>
                <w:noProof/>
                <w:webHidden/>
              </w:rPr>
              <w:fldChar w:fldCharType="end"/>
            </w:r>
          </w:hyperlink>
        </w:p>
        <w:p w14:paraId="47450D0A" w14:textId="21068BC4" w:rsidR="006A7532" w:rsidRDefault="006A7532">
          <w:pPr>
            <w:pStyle w:val="TOC2"/>
            <w:tabs>
              <w:tab w:val="right" w:leader="dot" w:pos="6941"/>
            </w:tabs>
            <w:rPr>
              <w:iCs w:val="0"/>
              <w:smallCaps w:val="0"/>
              <w:noProof/>
              <w:sz w:val="22"/>
              <w:szCs w:val="22"/>
            </w:rPr>
          </w:pPr>
          <w:hyperlink w:anchor="_Toc83995234" w:history="1">
            <w:r w:rsidRPr="008A31B3">
              <w:rPr>
                <w:rStyle w:val="Hyperlink"/>
                <w:noProof/>
              </w:rPr>
              <w:t>Scene VIII</w:t>
            </w:r>
            <w:r>
              <w:rPr>
                <w:noProof/>
                <w:webHidden/>
              </w:rPr>
              <w:tab/>
            </w:r>
            <w:r>
              <w:rPr>
                <w:noProof/>
                <w:webHidden/>
              </w:rPr>
              <w:fldChar w:fldCharType="begin"/>
            </w:r>
            <w:r>
              <w:rPr>
                <w:noProof/>
                <w:webHidden/>
              </w:rPr>
              <w:instrText xml:space="preserve"> PAGEREF _Toc83995234 \h </w:instrText>
            </w:r>
            <w:r>
              <w:rPr>
                <w:noProof/>
                <w:webHidden/>
              </w:rPr>
            </w:r>
            <w:r>
              <w:rPr>
                <w:noProof/>
                <w:webHidden/>
              </w:rPr>
              <w:fldChar w:fldCharType="separate"/>
            </w:r>
            <w:r>
              <w:rPr>
                <w:noProof/>
                <w:webHidden/>
              </w:rPr>
              <w:t>61</w:t>
            </w:r>
            <w:r>
              <w:rPr>
                <w:noProof/>
                <w:webHidden/>
              </w:rPr>
              <w:fldChar w:fldCharType="end"/>
            </w:r>
          </w:hyperlink>
        </w:p>
        <w:p w14:paraId="3F1223A1" w14:textId="3FDAEAC0" w:rsidR="006A7532" w:rsidRDefault="006A7532">
          <w:pPr>
            <w:pStyle w:val="TOC2"/>
            <w:tabs>
              <w:tab w:val="right" w:leader="dot" w:pos="6941"/>
            </w:tabs>
            <w:rPr>
              <w:iCs w:val="0"/>
              <w:smallCaps w:val="0"/>
              <w:noProof/>
              <w:sz w:val="22"/>
              <w:szCs w:val="22"/>
            </w:rPr>
          </w:pPr>
          <w:hyperlink w:anchor="_Toc83995235" w:history="1">
            <w:r w:rsidRPr="008A31B3">
              <w:rPr>
                <w:rStyle w:val="Hyperlink"/>
                <w:noProof/>
              </w:rPr>
              <w:t>Scene IX</w:t>
            </w:r>
            <w:r>
              <w:rPr>
                <w:noProof/>
                <w:webHidden/>
              </w:rPr>
              <w:tab/>
            </w:r>
            <w:r>
              <w:rPr>
                <w:noProof/>
                <w:webHidden/>
              </w:rPr>
              <w:fldChar w:fldCharType="begin"/>
            </w:r>
            <w:r>
              <w:rPr>
                <w:noProof/>
                <w:webHidden/>
              </w:rPr>
              <w:instrText xml:space="preserve"> PAGEREF _Toc83995235 \h </w:instrText>
            </w:r>
            <w:r>
              <w:rPr>
                <w:noProof/>
                <w:webHidden/>
              </w:rPr>
            </w:r>
            <w:r>
              <w:rPr>
                <w:noProof/>
                <w:webHidden/>
              </w:rPr>
              <w:fldChar w:fldCharType="separate"/>
            </w:r>
            <w:r>
              <w:rPr>
                <w:noProof/>
                <w:webHidden/>
              </w:rPr>
              <w:t>61</w:t>
            </w:r>
            <w:r>
              <w:rPr>
                <w:noProof/>
                <w:webHidden/>
              </w:rPr>
              <w:fldChar w:fldCharType="end"/>
            </w:r>
          </w:hyperlink>
        </w:p>
        <w:p w14:paraId="35EDC004" w14:textId="0879DE93" w:rsidR="006A7532" w:rsidRDefault="006A7532">
          <w:pPr>
            <w:pStyle w:val="TOC2"/>
            <w:tabs>
              <w:tab w:val="right" w:leader="dot" w:pos="6941"/>
            </w:tabs>
            <w:rPr>
              <w:iCs w:val="0"/>
              <w:smallCaps w:val="0"/>
              <w:noProof/>
              <w:sz w:val="22"/>
              <w:szCs w:val="22"/>
            </w:rPr>
          </w:pPr>
          <w:hyperlink w:anchor="_Toc83995236" w:history="1">
            <w:r w:rsidRPr="008A31B3">
              <w:rPr>
                <w:rStyle w:val="Hyperlink"/>
                <w:noProof/>
              </w:rPr>
              <w:t>Scene X</w:t>
            </w:r>
            <w:r>
              <w:rPr>
                <w:noProof/>
                <w:webHidden/>
              </w:rPr>
              <w:tab/>
            </w:r>
            <w:r>
              <w:rPr>
                <w:noProof/>
                <w:webHidden/>
              </w:rPr>
              <w:fldChar w:fldCharType="begin"/>
            </w:r>
            <w:r>
              <w:rPr>
                <w:noProof/>
                <w:webHidden/>
              </w:rPr>
              <w:instrText xml:space="preserve"> PAGEREF _Toc83995236 \h </w:instrText>
            </w:r>
            <w:r>
              <w:rPr>
                <w:noProof/>
                <w:webHidden/>
              </w:rPr>
            </w:r>
            <w:r>
              <w:rPr>
                <w:noProof/>
                <w:webHidden/>
              </w:rPr>
              <w:fldChar w:fldCharType="separate"/>
            </w:r>
            <w:r>
              <w:rPr>
                <w:noProof/>
                <w:webHidden/>
              </w:rPr>
              <w:t>62</w:t>
            </w:r>
            <w:r>
              <w:rPr>
                <w:noProof/>
                <w:webHidden/>
              </w:rPr>
              <w:fldChar w:fldCharType="end"/>
            </w:r>
          </w:hyperlink>
        </w:p>
        <w:p w14:paraId="7CEC1BD6" w14:textId="6F7D32EE" w:rsidR="006A7532" w:rsidRDefault="006A7532">
          <w:pPr>
            <w:pStyle w:val="TOC2"/>
            <w:tabs>
              <w:tab w:val="right" w:leader="dot" w:pos="6941"/>
            </w:tabs>
            <w:rPr>
              <w:iCs w:val="0"/>
              <w:smallCaps w:val="0"/>
              <w:noProof/>
              <w:sz w:val="22"/>
              <w:szCs w:val="22"/>
            </w:rPr>
          </w:pPr>
          <w:hyperlink w:anchor="_Toc83995237" w:history="1">
            <w:r w:rsidRPr="008A31B3">
              <w:rPr>
                <w:rStyle w:val="Hyperlink"/>
                <w:noProof/>
              </w:rPr>
              <w:t>Scene XI</w:t>
            </w:r>
            <w:r>
              <w:rPr>
                <w:noProof/>
                <w:webHidden/>
              </w:rPr>
              <w:tab/>
            </w:r>
            <w:r>
              <w:rPr>
                <w:noProof/>
                <w:webHidden/>
              </w:rPr>
              <w:fldChar w:fldCharType="begin"/>
            </w:r>
            <w:r>
              <w:rPr>
                <w:noProof/>
                <w:webHidden/>
              </w:rPr>
              <w:instrText xml:space="preserve"> PAGEREF _Toc83995237 \h </w:instrText>
            </w:r>
            <w:r>
              <w:rPr>
                <w:noProof/>
                <w:webHidden/>
              </w:rPr>
            </w:r>
            <w:r>
              <w:rPr>
                <w:noProof/>
                <w:webHidden/>
              </w:rPr>
              <w:fldChar w:fldCharType="separate"/>
            </w:r>
            <w:r>
              <w:rPr>
                <w:noProof/>
                <w:webHidden/>
              </w:rPr>
              <w:t>63</w:t>
            </w:r>
            <w:r>
              <w:rPr>
                <w:noProof/>
                <w:webHidden/>
              </w:rPr>
              <w:fldChar w:fldCharType="end"/>
            </w:r>
          </w:hyperlink>
        </w:p>
        <w:p w14:paraId="08F4DE67" w14:textId="55803A61" w:rsidR="006A7532" w:rsidRDefault="006A7532">
          <w:pPr>
            <w:pStyle w:val="TOC2"/>
            <w:tabs>
              <w:tab w:val="right" w:leader="dot" w:pos="6941"/>
            </w:tabs>
            <w:rPr>
              <w:iCs w:val="0"/>
              <w:smallCaps w:val="0"/>
              <w:noProof/>
              <w:sz w:val="22"/>
              <w:szCs w:val="22"/>
            </w:rPr>
          </w:pPr>
          <w:hyperlink w:anchor="_Toc83995238" w:history="1">
            <w:r w:rsidRPr="008A31B3">
              <w:rPr>
                <w:rStyle w:val="Hyperlink"/>
                <w:noProof/>
              </w:rPr>
              <w:t>Scene XII</w:t>
            </w:r>
            <w:r>
              <w:rPr>
                <w:noProof/>
                <w:webHidden/>
              </w:rPr>
              <w:tab/>
            </w:r>
            <w:r>
              <w:rPr>
                <w:noProof/>
                <w:webHidden/>
              </w:rPr>
              <w:fldChar w:fldCharType="begin"/>
            </w:r>
            <w:r>
              <w:rPr>
                <w:noProof/>
                <w:webHidden/>
              </w:rPr>
              <w:instrText xml:space="preserve"> PAGEREF _Toc83995238 \h </w:instrText>
            </w:r>
            <w:r>
              <w:rPr>
                <w:noProof/>
                <w:webHidden/>
              </w:rPr>
            </w:r>
            <w:r>
              <w:rPr>
                <w:noProof/>
                <w:webHidden/>
              </w:rPr>
              <w:fldChar w:fldCharType="separate"/>
            </w:r>
            <w:r>
              <w:rPr>
                <w:noProof/>
                <w:webHidden/>
              </w:rPr>
              <w:t>64</w:t>
            </w:r>
            <w:r>
              <w:rPr>
                <w:noProof/>
                <w:webHidden/>
              </w:rPr>
              <w:fldChar w:fldCharType="end"/>
            </w:r>
          </w:hyperlink>
        </w:p>
        <w:p w14:paraId="3504BA0F" w14:textId="2995E3D0" w:rsidR="006A7532" w:rsidRDefault="006A7532">
          <w:pPr>
            <w:pStyle w:val="TOC2"/>
            <w:tabs>
              <w:tab w:val="right" w:leader="dot" w:pos="6941"/>
            </w:tabs>
            <w:rPr>
              <w:iCs w:val="0"/>
              <w:smallCaps w:val="0"/>
              <w:noProof/>
              <w:sz w:val="22"/>
              <w:szCs w:val="22"/>
            </w:rPr>
          </w:pPr>
          <w:hyperlink w:anchor="_Toc83995239" w:history="1">
            <w:r w:rsidRPr="008A31B3">
              <w:rPr>
                <w:rStyle w:val="Hyperlink"/>
                <w:noProof/>
              </w:rPr>
              <w:t>Scene XIII</w:t>
            </w:r>
            <w:r>
              <w:rPr>
                <w:noProof/>
                <w:webHidden/>
              </w:rPr>
              <w:tab/>
            </w:r>
            <w:r>
              <w:rPr>
                <w:noProof/>
                <w:webHidden/>
              </w:rPr>
              <w:fldChar w:fldCharType="begin"/>
            </w:r>
            <w:r>
              <w:rPr>
                <w:noProof/>
                <w:webHidden/>
              </w:rPr>
              <w:instrText xml:space="preserve"> PAGEREF _Toc83995239 \h </w:instrText>
            </w:r>
            <w:r>
              <w:rPr>
                <w:noProof/>
                <w:webHidden/>
              </w:rPr>
            </w:r>
            <w:r>
              <w:rPr>
                <w:noProof/>
                <w:webHidden/>
              </w:rPr>
              <w:fldChar w:fldCharType="separate"/>
            </w:r>
            <w:r>
              <w:rPr>
                <w:noProof/>
                <w:webHidden/>
              </w:rPr>
              <w:t>65</w:t>
            </w:r>
            <w:r>
              <w:rPr>
                <w:noProof/>
                <w:webHidden/>
              </w:rPr>
              <w:fldChar w:fldCharType="end"/>
            </w:r>
          </w:hyperlink>
        </w:p>
        <w:p w14:paraId="1162A479" w14:textId="1A4D6BF6" w:rsidR="006A7532" w:rsidRDefault="006A7532">
          <w:pPr>
            <w:pStyle w:val="TOC2"/>
            <w:tabs>
              <w:tab w:val="right" w:leader="dot" w:pos="6941"/>
            </w:tabs>
            <w:rPr>
              <w:iCs w:val="0"/>
              <w:smallCaps w:val="0"/>
              <w:noProof/>
              <w:sz w:val="22"/>
              <w:szCs w:val="22"/>
            </w:rPr>
          </w:pPr>
          <w:hyperlink w:anchor="_Toc83995240" w:history="1">
            <w:r w:rsidRPr="008A31B3">
              <w:rPr>
                <w:rStyle w:val="Hyperlink"/>
                <w:noProof/>
              </w:rPr>
              <w:t>Scene XIV</w:t>
            </w:r>
            <w:r>
              <w:rPr>
                <w:noProof/>
                <w:webHidden/>
              </w:rPr>
              <w:tab/>
            </w:r>
            <w:r>
              <w:rPr>
                <w:noProof/>
                <w:webHidden/>
              </w:rPr>
              <w:fldChar w:fldCharType="begin"/>
            </w:r>
            <w:r>
              <w:rPr>
                <w:noProof/>
                <w:webHidden/>
              </w:rPr>
              <w:instrText xml:space="preserve"> PAGEREF _Toc83995240 \h </w:instrText>
            </w:r>
            <w:r>
              <w:rPr>
                <w:noProof/>
                <w:webHidden/>
              </w:rPr>
            </w:r>
            <w:r>
              <w:rPr>
                <w:noProof/>
                <w:webHidden/>
              </w:rPr>
              <w:fldChar w:fldCharType="separate"/>
            </w:r>
            <w:r>
              <w:rPr>
                <w:noProof/>
                <w:webHidden/>
              </w:rPr>
              <w:t>65</w:t>
            </w:r>
            <w:r>
              <w:rPr>
                <w:noProof/>
                <w:webHidden/>
              </w:rPr>
              <w:fldChar w:fldCharType="end"/>
            </w:r>
          </w:hyperlink>
        </w:p>
        <w:p w14:paraId="104C7354" w14:textId="1C5E116F" w:rsidR="006A7532" w:rsidRDefault="006A7532">
          <w:pPr>
            <w:pStyle w:val="TOC2"/>
            <w:tabs>
              <w:tab w:val="right" w:leader="dot" w:pos="6941"/>
            </w:tabs>
            <w:rPr>
              <w:iCs w:val="0"/>
              <w:smallCaps w:val="0"/>
              <w:noProof/>
              <w:sz w:val="22"/>
              <w:szCs w:val="22"/>
            </w:rPr>
          </w:pPr>
          <w:hyperlink w:anchor="_Toc83995241" w:history="1">
            <w:r w:rsidRPr="008A31B3">
              <w:rPr>
                <w:rStyle w:val="Hyperlink"/>
                <w:noProof/>
              </w:rPr>
              <w:t>Scene XV</w:t>
            </w:r>
            <w:r>
              <w:rPr>
                <w:noProof/>
                <w:webHidden/>
              </w:rPr>
              <w:tab/>
            </w:r>
            <w:r>
              <w:rPr>
                <w:noProof/>
                <w:webHidden/>
              </w:rPr>
              <w:fldChar w:fldCharType="begin"/>
            </w:r>
            <w:r>
              <w:rPr>
                <w:noProof/>
                <w:webHidden/>
              </w:rPr>
              <w:instrText xml:space="preserve"> PAGEREF _Toc83995241 \h </w:instrText>
            </w:r>
            <w:r>
              <w:rPr>
                <w:noProof/>
                <w:webHidden/>
              </w:rPr>
            </w:r>
            <w:r>
              <w:rPr>
                <w:noProof/>
                <w:webHidden/>
              </w:rPr>
              <w:fldChar w:fldCharType="separate"/>
            </w:r>
            <w:r>
              <w:rPr>
                <w:noProof/>
                <w:webHidden/>
              </w:rPr>
              <w:t>66</w:t>
            </w:r>
            <w:r>
              <w:rPr>
                <w:noProof/>
                <w:webHidden/>
              </w:rPr>
              <w:fldChar w:fldCharType="end"/>
            </w:r>
          </w:hyperlink>
        </w:p>
        <w:p w14:paraId="5FF107EC" w14:textId="0DF95722" w:rsidR="006A7532" w:rsidRDefault="006A7532">
          <w:pPr>
            <w:pStyle w:val="TOC2"/>
            <w:tabs>
              <w:tab w:val="right" w:leader="dot" w:pos="6941"/>
            </w:tabs>
            <w:rPr>
              <w:iCs w:val="0"/>
              <w:smallCaps w:val="0"/>
              <w:noProof/>
              <w:sz w:val="22"/>
              <w:szCs w:val="22"/>
            </w:rPr>
          </w:pPr>
          <w:hyperlink w:anchor="_Toc83995242" w:history="1">
            <w:r w:rsidRPr="008A31B3">
              <w:rPr>
                <w:rStyle w:val="Hyperlink"/>
                <w:noProof/>
              </w:rPr>
              <w:t>Scene XVI</w:t>
            </w:r>
            <w:r>
              <w:rPr>
                <w:noProof/>
                <w:webHidden/>
              </w:rPr>
              <w:tab/>
            </w:r>
            <w:r>
              <w:rPr>
                <w:noProof/>
                <w:webHidden/>
              </w:rPr>
              <w:fldChar w:fldCharType="begin"/>
            </w:r>
            <w:r>
              <w:rPr>
                <w:noProof/>
                <w:webHidden/>
              </w:rPr>
              <w:instrText xml:space="preserve"> PAGEREF _Toc83995242 \h </w:instrText>
            </w:r>
            <w:r>
              <w:rPr>
                <w:noProof/>
                <w:webHidden/>
              </w:rPr>
            </w:r>
            <w:r>
              <w:rPr>
                <w:noProof/>
                <w:webHidden/>
              </w:rPr>
              <w:fldChar w:fldCharType="separate"/>
            </w:r>
            <w:r>
              <w:rPr>
                <w:noProof/>
                <w:webHidden/>
              </w:rPr>
              <w:t>67</w:t>
            </w:r>
            <w:r>
              <w:rPr>
                <w:noProof/>
                <w:webHidden/>
              </w:rPr>
              <w:fldChar w:fldCharType="end"/>
            </w:r>
          </w:hyperlink>
        </w:p>
        <w:p w14:paraId="3CC9E198" w14:textId="3311C221" w:rsidR="006A7532" w:rsidRDefault="006A7532">
          <w:pPr>
            <w:pStyle w:val="TOC2"/>
            <w:tabs>
              <w:tab w:val="right" w:leader="dot" w:pos="6941"/>
            </w:tabs>
            <w:rPr>
              <w:iCs w:val="0"/>
              <w:smallCaps w:val="0"/>
              <w:noProof/>
              <w:sz w:val="22"/>
              <w:szCs w:val="22"/>
            </w:rPr>
          </w:pPr>
          <w:hyperlink w:anchor="_Toc83995243" w:history="1">
            <w:r w:rsidRPr="008A31B3">
              <w:rPr>
                <w:rStyle w:val="Hyperlink"/>
                <w:noProof/>
              </w:rPr>
              <w:t>Scene XVII</w:t>
            </w:r>
            <w:r>
              <w:rPr>
                <w:noProof/>
                <w:webHidden/>
              </w:rPr>
              <w:tab/>
            </w:r>
            <w:r>
              <w:rPr>
                <w:noProof/>
                <w:webHidden/>
              </w:rPr>
              <w:fldChar w:fldCharType="begin"/>
            </w:r>
            <w:r>
              <w:rPr>
                <w:noProof/>
                <w:webHidden/>
              </w:rPr>
              <w:instrText xml:space="preserve"> PAGEREF _Toc83995243 \h </w:instrText>
            </w:r>
            <w:r>
              <w:rPr>
                <w:noProof/>
                <w:webHidden/>
              </w:rPr>
            </w:r>
            <w:r>
              <w:rPr>
                <w:noProof/>
                <w:webHidden/>
              </w:rPr>
              <w:fldChar w:fldCharType="separate"/>
            </w:r>
            <w:r>
              <w:rPr>
                <w:noProof/>
                <w:webHidden/>
              </w:rPr>
              <w:t>68</w:t>
            </w:r>
            <w:r>
              <w:rPr>
                <w:noProof/>
                <w:webHidden/>
              </w:rPr>
              <w:fldChar w:fldCharType="end"/>
            </w:r>
          </w:hyperlink>
        </w:p>
        <w:p w14:paraId="27E05D89" w14:textId="69E6C4AA" w:rsidR="006A7532" w:rsidRDefault="006A7532">
          <w:pPr>
            <w:pStyle w:val="TOC2"/>
            <w:tabs>
              <w:tab w:val="right" w:leader="dot" w:pos="6941"/>
            </w:tabs>
            <w:rPr>
              <w:iCs w:val="0"/>
              <w:smallCaps w:val="0"/>
              <w:noProof/>
              <w:sz w:val="22"/>
              <w:szCs w:val="22"/>
            </w:rPr>
          </w:pPr>
          <w:hyperlink w:anchor="_Toc83995244" w:history="1">
            <w:r w:rsidRPr="008A31B3">
              <w:rPr>
                <w:rStyle w:val="Hyperlink"/>
                <w:noProof/>
              </w:rPr>
              <w:t>Scene XVIII</w:t>
            </w:r>
            <w:r>
              <w:rPr>
                <w:noProof/>
                <w:webHidden/>
              </w:rPr>
              <w:tab/>
            </w:r>
            <w:r>
              <w:rPr>
                <w:noProof/>
                <w:webHidden/>
              </w:rPr>
              <w:fldChar w:fldCharType="begin"/>
            </w:r>
            <w:r>
              <w:rPr>
                <w:noProof/>
                <w:webHidden/>
              </w:rPr>
              <w:instrText xml:space="preserve"> PAGEREF _Toc83995244 \h </w:instrText>
            </w:r>
            <w:r>
              <w:rPr>
                <w:noProof/>
                <w:webHidden/>
              </w:rPr>
            </w:r>
            <w:r>
              <w:rPr>
                <w:noProof/>
                <w:webHidden/>
              </w:rPr>
              <w:fldChar w:fldCharType="separate"/>
            </w:r>
            <w:r>
              <w:rPr>
                <w:noProof/>
                <w:webHidden/>
              </w:rPr>
              <w:t>69</w:t>
            </w:r>
            <w:r>
              <w:rPr>
                <w:noProof/>
                <w:webHidden/>
              </w:rPr>
              <w:fldChar w:fldCharType="end"/>
            </w:r>
          </w:hyperlink>
        </w:p>
        <w:p w14:paraId="65711806" w14:textId="2C434A9B" w:rsidR="006A7532" w:rsidRDefault="006A7532">
          <w:pPr>
            <w:pStyle w:val="TOC1"/>
            <w:tabs>
              <w:tab w:val="right" w:leader="dot" w:pos="6941"/>
            </w:tabs>
            <w:rPr>
              <w:b w:val="0"/>
              <w:bCs w:val="0"/>
              <w:iCs w:val="0"/>
              <w:caps w:val="0"/>
              <w:noProof/>
              <w:sz w:val="22"/>
              <w:szCs w:val="22"/>
            </w:rPr>
          </w:pPr>
          <w:hyperlink w:anchor="_Toc83995245" w:history="1">
            <w:r w:rsidRPr="008A31B3">
              <w:rPr>
                <w:rStyle w:val="Hyperlink"/>
                <w:noProof/>
              </w:rPr>
              <w:t>Part 5. Eternal Glow</w:t>
            </w:r>
            <w:r>
              <w:rPr>
                <w:noProof/>
                <w:webHidden/>
              </w:rPr>
              <w:tab/>
            </w:r>
            <w:r>
              <w:rPr>
                <w:noProof/>
                <w:webHidden/>
              </w:rPr>
              <w:fldChar w:fldCharType="begin"/>
            </w:r>
            <w:r>
              <w:rPr>
                <w:noProof/>
                <w:webHidden/>
              </w:rPr>
              <w:instrText xml:space="preserve"> PAGEREF _Toc83995245 \h </w:instrText>
            </w:r>
            <w:r>
              <w:rPr>
                <w:noProof/>
                <w:webHidden/>
              </w:rPr>
            </w:r>
            <w:r>
              <w:rPr>
                <w:noProof/>
                <w:webHidden/>
              </w:rPr>
              <w:fldChar w:fldCharType="separate"/>
            </w:r>
            <w:r>
              <w:rPr>
                <w:noProof/>
                <w:webHidden/>
              </w:rPr>
              <w:t>71</w:t>
            </w:r>
            <w:r>
              <w:rPr>
                <w:noProof/>
                <w:webHidden/>
              </w:rPr>
              <w:fldChar w:fldCharType="end"/>
            </w:r>
          </w:hyperlink>
        </w:p>
        <w:p w14:paraId="3EB3946B" w14:textId="50BEB662" w:rsidR="006A7532" w:rsidRDefault="006A7532">
          <w:pPr>
            <w:pStyle w:val="TOC2"/>
            <w:tabs>
              <w:tab w:val="right" w:leader="dot" w:pos="6941"/>
            </w:tabs>
            <w:rPr>
              <w:iCs w:val="0"/>
              <w:smallCaps w:val="0"/>
              <w:noProof/>
              <w:sz w:val="22"/>
              <w:szCs w:val="22"/>
            </w:rPr>
          </w:pPr>
          <w:hyperlink w:anchor="_Toc83995246" w:history="1">
            <w:r w:rsidRPr="008A31B3">
              <w:rPr>
                <w:rStyle w:val="Hyperlink"/>
                <w:noProof/>
              </w:rPr>
              <w:t>Scene I</w:t>
            </w:r>
            <w:r>
              <w:rPr>
                <w:noProof/>
                <w:webHidden/>
              </w:rPr>
              <w:tab/>
            </w:r>
            <w:r>
              <w:rPr>
                <w:noProof/>
                <w:webHidden/>
              </w:rPr>
              <w:fldChar w:fldCharType="begin"/>
            </w:r>
            <w:r>
              <w:rPr>
                <w:noProof/>
                <w:webHidden/>
              </w:rPr>
              <w:instrText xml:space="preserve"> PAGEREF _Toc83995246 \h </w:instrText>
            </w:r>
            <w:r>
              <w:rPr>
                <w:noProof/>
                <w:webHidden/>
              </w:rPr>
            </w:r>
            <w:r>
              <w:rPr>
                <w:noProof/>
                <w:webHidden/>
              </w:rPr>
              <w:fldChar w:fldCharType="separate"/>
            </w:r>
            <w:r>
              <w:rPr>
                <w:noProof/>
                <w:webHidden/>
              </w:rPr>
              <w:t>71</w:t>
            </w:r>
            <w:r>
              <w:rPr>
                <w:noProof/>
                <w:webHidden/>
              </w:rPr>
              <w:fldChar w:fldCharType="end"/>
            </w:r>
          </w:hyperlink>
        </w:p>
        <w:p w14:paraId="0A51987A" w14:textId="217AF29A" w:rsidR="006A7532" w:rsidRDefault="006A7532">
          <w:pPr>
            <w:pStyle w:val="TOC2"/>
            <w:tabs>
              <w:tab w:val="right" w:leader="dot" w:pos="6941"/>
            </w:tabs>
            <w:rPr>
              <w:iCs w:val="0"/>
              <w:smallCaps w:val="0"/>
              <w:noProof/>
              <w:sz w:val="22"/>
              <w:szCs w:val="22"/>
            </w:rPr>
          </w:pPr>
          <w:hyperlink w:anchor="_Toc83995247" w:history="1">
            <w:r w:rsidRPr="008A31B3">
              <w:rPr>
                <w:rStyle w:val="Hyperlink"/>
                <w:noProof/>
              </w:rPr>
              <w:t>Scene II</w:t>
            </w:r>
            <w:r>
              <w:rPr>
                <w:noProof/>
                <w:webHidden/>
              </w:rPr>
              <w:tab/>
            </w:r>
            <w:r>
              <w:rPr>
                <w:noProof/>
                <w:webHidden/>
              </w:rPr>
              <w:fldChar w:fldCharType="begin"/>
            </w:r>
            <w:r>
              <w:rPr>
                <w:noProof/>
                <w:webHidden/>
              </w:rPr>
              <w:instrText xml:space="preserve"> PAGEREF _Toc83995247 \h </w:instrText>
            </w:r>
            <w:r>
              <w:rPr>
                <w:noProof/>
                <w:webHidden/>
              </w:rPr>
            </w:r>
            <w:r>
              <w:rPr>
                <w:noProof/>
                <w:webHidden/>
              </w:rPr>
              <w:fldChar w:fldCharType="separate"/>
            </w:r>
            <w:r>
              <w:rPr>
                <w:noProof/>
                <w:webHidden/>
              </w:rPr>
              <w:t>73</w:t>
            </w:r>
            <w:r>
              <w:rPr>
                <w:noProof/>
                <w:webHidden/>
              </w:rPr>
              <w:fldChar w:fldCharType="end"/>
            </w:r>
          </w:hyperlink>
        </w:p>
        <w:p w14:paraId="77533E5C" w14:textId="549AA5B9" w:rsidR="006A7532" w:rsidRDefault="006A7532">
          <w:pPr>
            <w:pStyle w:val="TOC2"/>
            <w:tabs>
              <w:tab w:val="right" w:leader="dot" w:pos="6941"/>
            </w:tabs>
            <w:rPr>
              <w:iCs w:val="0"/>
              <w:smallCaps w:val="0"/>
              <w:noProof/>
              <w:sz w:val="22"/>
              <w:szCs w:val="22"/>
            </w:rPr>
          </w:pPr>
          <w:hyperlink w:anchor="_Toc83995248" w:history="1">
            <w:r w:rsidRPr="008A31B3">
              <w:rPr>
                <w:rStyle w:val="Hyperlink"/>
                <w:noProof/>
              </w:rPr>
              <w:t>Scene III</w:t>
            </w:r>
            <w:r>
              <w:rPr>
                <w:noProof/>
                <w:webHidden/>
              </w:rPr>
              <w:tab/>
            </w:r>
            <w:r>
              <w:rPr>
                <w:noProof/>
                <w:webHidden/>
              </w:rPr>
              <w:fldChar w:fldCharType="begin"/>
            </w:r>
            <w:r>
              <w:rPr>
                <w:noProof/>
                <w:webHidden/>
              </w:rPr>
              <w:instrText xml:space="preserve"> PAGEREF _Toc83995248 \h </w:instrText>
            </w:r>
            <w:r>
              <w:rPr>
                <w:noProof/>
                <w:webHidden/>
              </w:rPr>
            </w:r>
            <w:r>
              <w:rPr>
                <w:noProof/>
                <w:webHidden/>
              </w:rPr>
              <w:fldChar w:fldCharType="separate"/>
            </w:r>
            <w:r>
              <w:rPr>
                <w:noProof/>
                <w:webHidden/>
              </w:rPr>
              <w:t>73</w:t>
            </w:r>
            <w:r>
              <w:rPr>
                <w:noProof/>
                <w:webHidden/>
              </w:rPr>
              <w:fldChar w:fldCharType="end"/>
            </w:r>
          </w:hyperlink>
        </w:p>
        <w:p w14:paraId="4F8C388C" w14:textId="7FD09BBC" w:rsidR="006A7532" w:rsidRDefault="006A7532">
          <w:pPr>
            <w:pStyle w:val="TOC2"/>
            <w:tabs>
              <w:tab w:val="right" w:leader="dot" w:pos="6941"/>
            </w:tabs>
            <w:rPr>
              <w:iCs w:val="0"/>
              <w:smallCaps w:val="0"/>
              <w:noProof/>
              <w:sz w:val="22"/>
              <w:szCs w:val="22"/>
            </w:rPr>
          </w:pPr>
          <w:hyperlink w:anchor="_Toc83995249" w:history="1">
            <w:r w:rsidRPr="008A31B3">
              <w:rPr>
                <w:rStyle w:val="Hyperlink"/>
                <w:noProof/>
              </w:rPr>
              <w:t>Scene IV</w:t>
            </w:r>
            <w:r>
              <w:rPr>
                <w:noProof/>
                <w:webHidden/>
              </w:rPr>
              <w:tab/>
            </w:r>
            <w:r>
              <w:rPr>
                <w:noProof/>
                <w:webHidden/>
              </w:rPr>
              <w:fldChar w:fldCharType="begin"/>
            </w:r>
            <w:r>
              <w:rPr>
                <w:noProof/>
                <w:webHidden/>
              </w:rPr>
              <w:instrText xml:space="preserve"> PAGEREF _Toc83995249 \h </w:instrText>
            </w:r>
            <w:r>
              <w:rPr>
                <w:noProof/>
                <w:webHidden/>
              </w:rPr>
            </w:r>
            <w:r>
              <w:rPr>
                <w:noProof/>
                <w:webHidden/>
              </w:rPr>
              <w:fldChar w:fldCharType="separate"/>
            </w:r>
            <w:r>
              <w:rPr>
                <w:noProof/>
                <w:webHidden/>
              </w:rPr>
              <w:t>75</w:t>
            </w:r>
            <w:r>
              <w:rPr>
                <w:noProof/>
                <w:webHidden/>
              </w:rPr>
              <w:fldChar w:fldCharType="end"/>
            </w:r>
          </w:hyperlink>
        </w:p>
        <w:p w14:paraId="516226B4" w14:textId="6109E4C5" w:rsidR="006A7532" w:rsidRDefault="006A7532">
          <w:pPr>
            <w:pStyle w:val="TOC2"/>
            <w:tabs>
              <w:tab w:val="right" w:leader="dot" w:pos="6941"/>
            </w:tabs>
            <w:rPr>
              <w:iCs w:val="0"/>
              <w:smallCaps w:val="0"/>
              <w:noProof/>
              <w:sz w:val="22"/>
              <w:szCs w:val="22"/>
            </w:rPr>
          </w:pPr>
          <w:hyperlink w:anchor="_Toc83995250" w:history="1">
            <w:r w:rsidRPr="008A31B3">
              <w:rPr>
                <w:rStyle w:val="Hyperlink"/>
                <w:noProof/>
              </w:rPr>
              <w:t>Scene V</w:t>
            </w:r>
            <w:r>
              <w:rPr>
                <w:noProof/>
                <w:webHidden/>
              </w:rPr>
              <w:tab/>
            </w:r>
            <w:r>
              <w:rPr>
                <w:noProof/>
                <w:webHidden/>
              </w:rPr>
              <w:fldChar w:fldCharType="begin"/>
            </w:r>
            <w:r>
              <w:rPr>
                <w:noProof/>
                <w:webHidden/>
              </w:rPr>
              <w:instrText xml:space="preserve"> PAGEREF _Toc83995250 \h </w:instrText>
            </w:r>
            <w:r>
              <w:rPr>
                <w:noProof/>
                <w:webHidden/>
              </w:rPr>
            </w:r>
            <w:r>
              <w:rPr>
                <w:noProof/>
                <w:webHidden/>
              </w:rPr>
              <w:fldChar w:fldCharType="separate"/>
            </w:r>
            <w:r>
              <w:rPr>
                <w:noProof/>
                <w:webHidden/>
              </w:rPr>
              <w:t>76</w:t>
            </w:r>
            <w:r>
              <w:rPr>
                <w:noProof/>
                <w:webHidden/>
              </w:rPr>
              <w:fldChar w:fldCharType="end"/>
            </w:r>
          </w:hyperlink>
        </w:p>
        <w:p w14:paraId="3D73AB0C" w14:textId="55BBEEFB" w:rsidR="006A7532" w:rsidRDefault="006A7532">
          <w:pPr>
            <w:pStyle w:val="TOC2"/>
            <w:tabs>
              <w:tab w:val="right" w:leader="dot" w:pos="6941"/>
            </w:tabs>
            <w:rPr>
              <w:iCs w:val="0"/>
              <w:smallCaps w:val="0"/>
              <w:noProof/>
              <w:sz w:val="22"/>
              <w:szCs w:val="22"/>
            </w:rPr>
          </w:pPr>
          <w:hyperlink w:anchor="_Toc83995251" w:history="1">
            <w:r w:rsidRPr="008A31B3">
              <w:rPr>
                <w:rStyle w:val="Hyperlink"/>
                <w:noProof/>
              </w:rPr>
              <w:t>Scene VI</w:t>
            </w:r>
            <w:r>
              <w:rPr>
                <w:noProof/>
                <w:webHidden/>
              </w:rPr>
              <w:tab/>
            </w:r>
            <w:r>
              <w:rPr>
                <w:noProof/>
                <w:webHidden/>
              </w:rPr>
              <w:fldChar w:fldCharType="begin"/>
            </w:r>
            <w:r>
              <w:rPr>
                <w:noProof/>
                <w:webHidden/>
              </w:rPr>
              <w:instrText xml:space="preserve"> PAGEREF _Toc83995251 \h </w:instrText>
            </w:r>
            <w:r>
              <w:rPr>
                <w:noProof/>
                <w:webHidden/>
              </w:rPr>
            </w:r>
            <w:r>
              <w:rPr>
                <w:noProof/>
                <w:webHidden/>
              </w:rPr>
              <w:fldChar w:fldCharType="separate"/>
            </w:r>
            <w:r>
              <w:rPr>
                <w:noProof/>
                <w:webHidden/>
              </w:rPr>
              <w:t>76</w:t>
            </w:r>
            <w:r>
              <w:rPr>
                <w:noProof/>
                <w:webHidden/>
              </w:rPr>
              <w:fldChar w:fldCharType="end"/>
            </w:r>
          </w:hyperlink>
        </w:p>
        <w:p w14:paraId="1975B52B" w14:textId="4A824B8A" w:rsidR="006A7532" w:rsidRDefault="006A7532">
          <w:pPr>
            <w:pStyle w:val="TOC2"/>
            <w:tabs>
              <w:tab w:val="right" w:leader="dot" w:pos="6941"/>
            </w:tabs>
            <w:rPr>
              <w:iCs w:val="0"/>
              <w:smallCaps w:val="0"/>
              <w:noProof/>
              <w:sz w:val="22"/>
              <w:szCs w:val="22"/>
            </w:rPr>
          </w:pPr>
          <w:hyperlink w:anchor="_Toc83995252" w:history="1">
            <w:r w:rsidRPr="008A31B3">
              <w:rPr>
                <w:rStyle w:val="Hyperlink"/>
                <w:noProof/>
              </w:rPr>
              <w:t>Scene XII</w:t>
            </w:r>
            <w:r>
              <w:rPr>
                <w:noProof/>
                <w:webHidden/>
              </w:rPr>
              <w:tab/>
            </w:r>
            <w:r>
              <w:rPr>
                <w:noProof/>
                <w:webHidden/>
              </w:rPr>
              <w:fldChar w:fldCharType="begin"/>
            </w:r>
            <w:r>
              <w:rPr>
                <w:noProof/>
                <w:webHidden/>
              </w:rPr>
              <w:instrText xml:space="preserve"> PAGEREF _Toc83995252 \h </w:instrText>
            </w:r>
            <w:r>
              <w:rPr>
                <w:noProof/>
                <w:webHidden/>
              </w:rPr>
            </w:r>
            <w:r>
              <w:rPr>
                <w:noProof/>
                <w:webHidden/>
              </w:rPr>
              <w:fldChar w:fldCharType="separate"/>
            </w:r>
            <w:r>
              <w:rPr>
                <w:noProof/>
                <w:webHidden/>
              </w:rPr>
              <w:t>77</w:t>
            </w:r>
            <w:r>
              <w:rPr>
                <w:noProof/>
                <w:webHidden/>
              </w:rPr>
              <w:fldChar w:fldCharType="end"/>
            </w:r>
          </w:hyperlink>
        </w:p>
        <w:p w14:paraId="53B3E2E0" w14:textId="284B345B" w:rsidR="006A7532" w:rsidRDefault="006A7532">
          <w:pPr>
            <w:pStyle w:val="TOC1"/>
            <w:tabs>
              <w:tab w:val="right" w:leader="dot" w:pos="6941"/>
            </w:tabs>
            <w:rPr>
              <w:b w:val="0"/>
              <w:bCs w:val="0"/>
              <w:iCs w:val="0"/>
              <w:caps w:val="0"/>
              <w:noProof/>
              <w:sz w:val="22"/>
              <w:szCs w:val="22"/>
            </w:rPr>
          </w:pPr>
          <w:hyperlink w:anchor="_Toc83995253" w:history="1">
            <w:r w:rsidRPr="008A31B3">
              <w:rPr>
                <w:rStyle w:val="Hyperlink"/>
                <w:noProof/>
              </w:rPr>
              <w:t>Part 6. Years Later…</w:t>
            </w:r>
            <w:r>
              <w:rPr>
                <w:noProof/>
                <w:webHidden/>
              </w:rPr>
              <w:tab/>
            </w:r>
            <w:r>
              <w:rPr>
                <w:noProof/>
                <w:webHidden/>
              </w:rPr>
              <w:fldChar w:fldCharType="begin"/>
            </w:r>
            <w:r>
              <w:rPr>
                <w:noProof/>
                <w:webHidden/>
              </w:rPr>
              <w:instrText xml:space="preserve"> PAGEREF _Toc83995253 \h </w:instrText>
            </w:r>
            <w:r>
              <w:rPr>
                <w:noProof/>
                <w:webHidden/>
              </w:rPr>
            </w:r>
            <w:r>
              <w:rPr>
                <w:noProof/>
                <w:webHidden/>
              </w:rPr>
              <w:fldChar w:fldCharType="separate"/>
            </w:r>
            <w:r>
              <w:rPr>
                <w:noProof/>
                <w:webHidden/>
              </w:rPr>
              <w:t>78</w:t>
            </w:r>
            <w:r>
              <w:rPr>
                <w:noProof/>
                <w:webHidden/>
              </w:rPr>
              <w:fldChar w:fldCharType="end"/>
            </w:r>
          </w:hyperlink>
        </w:p>
        <w:p w14:paraId="37138451" w14:textId="5AED854F" w:rsidR="006A7532" w:rsidRDefault="006A7532">
          <w:pPr>
            <w:pStyle w:val="TOC2"/>
            <w:tabs>
              <w:tab w:val="right" w:leader="dot" w:pos="6941"/>
            </w:tabs>
            <w:rPr>
              <w:iCs w:val="0"/>
              <w:smallCaps w:val="0"/>
              <w:noProof/>
              <w:sz w:val="22"/>
              <w:szCs w:val="22"/>
            </w:rPr>
          </w:pPr>
          <w:hyperlink w:anchor="_Toc83995254" w:history="1">
            <w:r w:rsidRPr="008A31B3">
              <w:rPr>
                <w:rStyle w:val="Hyperlink"/>
                <w:noProof/>
              </w:rPr>
              <w:t>Scene I</w:t>
            </w:r>
            <w:r>
              <w:rPr>
                <w:noProof/>
                <w:webHidden/>
              </w:rPr>
              <w:tab/>
            </w:r>
            <w:r>
              <w:rPr>
                <w:noProof/>
                <w:webHidden/>
              </w:rPr>
              <w:fldChar w:fldCharType="begin"/>
            </w:r>
            <w:r>
              <w:rPr>
                <w:noProof/>
                <w:webHidden/>
              </w:rPr>
              <w:instrText xml:space="preserve"> PAGEREF _Toc83995254 \h </w:instrText>
            </w:r>
            <w:r>
              <w:rPr>
                <w:noProof/>
                <w:webHidden/>
              </w:rPr>
            </w:r>
            <w:r>
              <w:rPr>
                <w:noProof/>
                <w:webHidden/>
              </w:rPr>
              <w:fldChar w:fldCharType="separate"/>
            </w:r>
            <w:r>
              <w:rPr>
                <w:noProof/>
                <w:webHidden/>
              </w:rPr>
              <w:t>78</w:t>
            </w:r>
            <w:r>
              <w:rPr>
                <w:noProof/>
                <w:webHidden/>
              </w:rPr>
              <w:fldChar w:fldCharType="end"/>
            </w:r>
          </w:hyperlink>
        </w:p>
        <w:p w14:paraId="02C7E235" w14:textId="7DFA798D" w:rsidR="006A7532" w:rsidRDefault="006A7532">
          <w:pPr>
            <w:pStyle w:val="TOC1"/>
            <w:tabs>
              <w:tab w:val="right" w:leader="dot" w:pos="6941"/>
            </w:tabs>
            <w:rPr>
              <w:b w:val="0"/>
              <w:bCs w:val="0"/>
              <w:iCs w:val="0"/>
              <w:caps w:val="0"/>
              <w:noProof/>
              <w:sz w:val="22"/>
              <w:szCs w:val="22"/>
            </w:rPr>
          </w:pPr>
          <w:hyperlink w:anchor="_Toc83995255" w:history="1">
            <w:r w:rsidRPr="008A31B3">
              <w:rPr>
                <w:rStyle w:val="Hyperlink"/>
                <w:noProof/>
              </w:rPr>
              <w:t>EPILOG</w:t>
            </w:r>
            <w:r>
              <w:rPr>
                <w:noProof/>
                <w:webHidden/>
              </w:rPr>
              <w:tab/>
            </w:r>
            <w:r>
              <w:rPr>
                <w:noProof/>
                <w:webHidden/>
              </w:rPr>
              <w:fldChar w:fldCharType="begin"/>
            </w:r>
            <w:r>
              <w:rPr>
                <w:noProof/>
                <w:webHidden/>
              </w:rPr>
              <w:instrText xml:space="preserve"> PAGEREF _Toc83995255 \h </w:instrText>
            </w:r>
            <w:r>
              <w:rPr>
                <w:noProof/>
                <w:webHidden/>
              </w:rPr>
            </w:r>
            <w:r>
              <w:rPr>
                <w:noProof/>
                <w:webHidden/>
              </w:rPr>
              <w:fldChar w:fldCharType="separate"/>
            </w:r>
            <w:r>
              <w:rPr>
                <w:noProof/>
                <w:webHidden/>
              </w:rPr>
              <w:t>79</w:t>
            </w:r>
            <w:r>
              <w:rPr>
                <w:noProof/>
                <w:webHidden/>
              </w:rPr>
              <w:fldChar w:fldCharType="end"/>
            </w:r>
          </w:hyperlink>
        </w:p>
        <w:p w14:paraId="493DC95F" w14:textId="2DD94796" w:rsidR="006A7532" w:rsidRDefault="006A7532">
          <w:pPr>
            <w:pStyle w:val="TOC1"/>
            <w:tabs>
              <w:tab w:val="right" w:leader="dot" w:pos="6941"/>
            </w:tabs>
            <w:rPr>
              <w:b w:val="0"/>
              <w:bCs w:val="0"/>
              <w:iCs w:val="0"/>
              <w:caps w:val="0"/>
              <w:noProof/>
              <w:sz w:val="22"/>
              <w:szCs w:val="22"/>
            </w:rPr>
          </w:pPr>
          <w:hyperlink w:anchor="_Toc83995256" w:history="1">
            <w:r w:rsidRPr="008A31B3">
              <w:rPr>
                <w:rStyle w:val="Hyperlink"/>
                <w:noProof/>
              </w:rPr>
              <w:t>Appendix A: Behind the scenes</w:t>
            </w:r>
            <w:r>
              <w:rPr>
                <w:noProof/>
                <w:webHidden/>
              </w:rPr>
              <w:tab/>
            </w:r>
            <w:r>
              <w:rPr>
                <w:noProof/>
                <w:webHidden/>
              </w:rPr>
              <w:fldChar w:fldCharType="begin"/>
            </w:r>
            <w:r>
              <w:rPr>
                <w:noProof/>
                <w:webHidden/>
              </w:rPr>
              <w:instrText xml:space="preserve"> PAGEREF _Toc83995256 \h </w:instrText>
            </w:r>
            <w:r>
              <w:rPr>
                <w:noProof/>
                <w:webHidden/>
              </w:rPr>
            </w:r>
            <w:r>
              <w:rPr>
                <w:noProof/>
                <w:webHidden/>
              </w:rPr>
              <w:fldChar w:fldCharType="separate"/>
            </w:r>
            <w:r>
              <w:rPr>
                <w:noProof/>
                <w:webHidden/>
              </w:rPr>
              <w:t>80</w:t>
            </w:r>
            <w:r>
              <w:rPr>
                <w:noProof/>
                <w:webHidden/>
              </w:rPr>
              <w:fldChar w:fldCharType="end"/>
            </w:r>
          </w:hyperlink>
        </w:p>
        <w:p w14:paraId="284FFFBC" w14:textId="62630B3E" w:rsidR="00162074" w:rsidRDefault="006E4140">
          <w:r>
            <w:fldChar w:fldCharType="end"/>
          </w:r>
        </w:p>
      </w:sdtContent>
    </w:sdt>
    <w:p w14:paraId="2012AAA3" w14:textId="77777777" w:rsidR="00162074" w:rsidRDefault="006E4140">
      <w:pPr>
        <w:pStyle w:val="Subtitle"/>
      </w:pPr>
      <w:r>
        <w:t>BENE ADVENISTI IN NOSTRAM FANTASIAM PLENVM FELICIS NOVELLITATVM</w:t>
      </w:r>
    </w:p>
    <w:p w14:paraId="0728F2CE" w14:textId="77777777" w:rsidR="00162074" w:rsidRDefault="00162074" w:rsidP="00021E86">
      <w:pPr>
        <w:pStyle w:val="Heading1"/>
        <w:sectPr w:rsidR="00162074">
          <w:headerReference w:type="even" r:id="rId13"/>
          <w:headerReference w:type="default" r:id="rId14"/>
          <w:footnotePr>
            <w:numRestart w:val="eachPage"/>
          </w:footnotePr>
          <w:type w:val="oddPage"/>
          <w:pgSz w:w="8391" w:h="11906"/>
          <w:pgMar w:top="720" w:right="720" w:bottom="720" w:left="720" w:header="432" w:footer="432" w:gutter="0"/>
          <w:pgNumType w:start="1"/>
          <w:cols w:space="720"/>
          <w:docGrid w:linePitch="360"/>
        </w:sectPr>
      </w:pPr>
      <w:bookmarkStart w:id="0" w:name="_Ref74245815"/>
      <w:bookmarkStart w:id="1" w:name="_Toc80735909"/>
      <w:bookmarkStart w:id="2" w:name="_Ref74245816"/>
    </w:p>
    <w:p w14:paraId="48F7762B" w14:textId="77777777" w:rsidR="00162074" w:rsidRDefault="006E4140" w:rsidP="00021E86">
      <w:pPr>
        <w:pStyle w:val="Heading1"/>
      </w:pPr>
      <w:bookmarkStart w:id="3" w:name="_Toc83995168"/>
      <w:bookmarkEnd w:id="0"/>
      <w:bookmarkEnd w:id="1"/>
      <w:bookmarkEnd w:id="2"/>
      <w:r>
        <w:lastRenderedPageBreak/>
        <w:t>FOREWORDS</w:t>
      </w:r>
      <w:bookmarkEnd w:id="3"/>
    </w:p>
    <w:p w14:paraId="587D2557" w14:textId="77777777" w:rsidR="00162074" w:rsidRDefault="006E4140">
      <w:pPr>
        <w:keepNext/>
        <w:framePr w:dropCap="drop" w:lines="3" w:wrap="around" w:vAnchor="text" w:hAnchor="text"/>
        <w:spacing w:line="821" w:lineRule="exact"/>
        <w:textAlignment w:val="baseline"/>
        <w:rPr>
          <w:position w:val="-11"/>
          <w:sz w:val="93"/>
        </w:rPr>
      </w:pPr>
      <w:r>
        <w:rPr>
          <w:position w:val="-11"/>
          <w:sz w:val="93"/>
        </w:rPr>
        <w:t>E</w:t>
      </w:r>
    </w:p>
    <w:p w14:paraId="540E4CA7" w14:textId="77777777" w:rsidR="00162074" w:rsidRDefault="006E4140">
      <w:r>
        <w:t>xperimental Prototype Community of Tomorrow (EPCOT), is a futuristic city envisioned to be built south of the Magic Kingdom as part of Walt Disney World Resort in the mid-1960s, and completed in the 2020s.</w:t>
      </w:r>
    </w:p>
    <w:p w14:paraId="439F7889" w14:textId="77777777" w:rsidR="00162074" w:rsidRDefault="006E4140">
      <w:r>
        <w:t>EPCOT Center (1982-present), is the second theme park at the Walt Disney World Resort in Lake Buena Vista, Florida, based on Walt Disney's EPCOT.</w:t>
      </w:r>
    </w:p>
    <w:p w14:paraId="57DFFFC0" w14:textId="77777777" w:rsidR="00162074" w:rsidRDefault="006E4140">
      <w:r>
        <w:t>With many grandchildren and huge success of entertainment, Walt Disney (1901-1966) began to concern about the world they and their offspring would inhabit, and notice that the hectic, disorganized and dirty modern cities was a far cry from his clean and controlled Disneyland in California. All his Imagineers’ and his learning about buildings and space in relation to people in the development of Disneyland could be practiced in community planning, even whole cities, which sparked Walt to engross himself in city planning books and anything in need to pull that magnitude off.</w:t>
      </w:r>
    </w:p>
    <w:p w14:paraId="47635CBD" w14:textId="77777777" w:rsidR="00162074" w:rsidRDefault="006E4140">
      <w:r>
        <w:t xml:space="preserve">In October 1966, two months before his death, Walt Disney made a 30-minute film about his plans for the Florida Project, then dubbed “Disney World”. In the film, Walt explained the utilization of Florida property and his EPCOT conceptualization. With concept art, sketches, paintings and animation, Walt showed its appearance and function. </w:t>
      </w:r>
    </w:p>
    <w:p w14:paraId="49E99F64" w14:textId="77777777" w:rsidR="00162074" w:rsidRDefault="006E4140">
      <w:pPr>
        <w:pStyle w:val="Quote"/>
      </w:pPr>
      <w:r>
        <w:t>Everything in this room will change time and time again as we move ahead. But the basic philosophy of what we're planning for Disney World is going to remain very much as it is right now.</w:t>
      </w:r>
    </w:p>
    <w:p w14:paraId="2294AC47" w14:textId="77777777" w:rsidR="00162074" w:rsidRDefault="006E4140">
      <w:pPr>
        <w:pStyle w:val="Quote"/>
      </w:pPr>
      <w:r>
        <w:t>— Walter Elias Disney</w:t>
      </w:r>
    </w:p>
    <w:p w14:paraId="3CA1D751" w14:textId="77777777" w:rsidR="00162074" w:rsidRDefault="006E4140">
      <w:pPr>
        <w:pStyle w:val="Heading4"/>
      </w:pPr>
      <w:r>
        <w:t>THE CITY</w:t>
      </w:r>
    </w:p>
    <w:p w14:paraId="27CE08C2" w14:textId="77777777" w:rsidR="00162074" w:rsidRDefault="006E4140">
      <w:pPr>
        <w:rPr>
          <w:rStyle w:val="10"/>
          <w:i w:val="0"/>
          <w:iCs w:val="0"/>
        </w:rPr>
      </w:pPr>
      <w:r>
        <w:rPr>
          <w:rStyle w:val="10"/>
          <w:i w:val="0"/>
          <w:iCs w:val="0"/>
        </w:rPr>
        <w:t>Transportation</w:t>
      </w:r>
    </w:p>
    <w:p w14:paraId="2632B526" w14:textId="77777777" w:rsidR="00162074" w:rsidRDefault="006E4140">
      <w:r>
        <w:t>The monorail (1959-present) cuts through the center of the city, connecting EPCOT with the northern and southern points on the Disney World property.</w:t>
      </w:r>
    </w:p>
    <w:p w14:paraId="025C2EE7" w14:textId="77777777" w:rsidR="00162074" w:rsidRDefault="006E4140">
      <w:r>
        <w:t>Internal transportation is provided by a whole new Disney transportation concept: The never-stopping People-Mover, relying on motors embedded in the track, transporting residents from the metropolitan center to the outer residential areas.</w:t>
      </w:r>
    </w:p>
    <w:p w14:paraId="257FFAF5" w14:textId="77777777" w:rsidR="00162074" w:rsidRDefault="006E4140">
      <w:pPr>
        <w:rPr>
          <w:rStyle w:val="10"/>
          <w:i w:val="0"/>
          <w:iCs w:val="0"/>
        </w:rPr>
      </w:pPr>
      <w:r>
        <w:rPr>
          <w:rStyle w:val="10"/>
          <w:i w:val="0"/>
          <w:iCs w:val="0"/>
        </w:rPr>
        <w:t>City Center</w:t>
      </w:r>
    </w:p>
    <w:p w14:paraId="39CB54D6" w14:textId="77777777" w:rsidR="00162074" w:rsidRDefault="006E4140">
      <w:r>
        <w:t xml:space="preserve">In the city core is a completely enclosed downtown and commercial area, unaffected by the outside elements. “The pedestrian will be king” in this area, </w:t>
      </w:r>
      <w:r>
        <w:lastRenderedPageBreak/>
        <w:t>free from vehicles.</w:t>
      </w:r>
    </w:p>
    <w:p w14:paraId="48825954" w14:textId="77777777" w:rsidR="00162074" w:rsidRDefault="006E4140">
      <w:r>
        <w:t>A 30-story Cosmopolitan Hotel and Convention Center, the tallest building in EPCOT to be seen for miles, with the parking lot located underneath, right off the vehicle throughway.</w:t>
      </w:r>
    </w:p>
    <w:p w14:paraId="4BA9BF36" w14:textId="77777777" w:rsidR="00162074" w:rsidRDefault="006E4140">
      <w:r>
        <w:t>On the roof of the enclosed area are the recreational areas for hotel guests with the pool, tennis courts, basketball courts, shuffleboard etc.</w:t>
      </w:r>
    </w:p>
    <w:p w14:paraId="4A195056" w14:textId="77777777" w:rsidR="00162074" w:rsidRDefault="006E4140">
      <w:r>
        <w:t>Surrounding the hotel are shops and restaurants that reflect the culture and flavor of locations round the world, themed to each country, having the look and feel of each of the exotic locales. The People-Mover track travels above them. Workers in these shops also live in the city.</w:t>
      </w:r>
    </w:p>
    <w:p w14:paraId="482BC54A" w14:textId="77777777" w:rsidR="00162074" w:rsidRDefault="006E4140">
      <w:pPr>
        <w:rPr>
          <w:rStyle w:val="10"/>
          <w:i w:val="0"/>
          <w:iCs w:val="0"/>
        </w:rPr>
      </w:pPr>
      <w:r>
        <w:rPr>
          <w:rStyle w:val="10"/>
          <w:i w:val="0"/>
          <w:iCs w:val="0"/>
        </w:rPr>
        <w:t>High-density Residential Area (HDRA)</w:t>
      </w:r>
    </w:p>
    <w:p w14:paraId="523C7DC0" w14:textId="77777777" w:rsidR="00162074" w:rsidRDefault="006E4140">
      <w:r>
        <w:t>In the rim of the city core are high-density apartment housings, where most of the 20,000 citizens in EPCOT live. Walt Disney stated no land possession in Epcot, and thus no difference between an apartment and a home.</w:t>
      </w:r>
    </w:p>
    <w:p w14:paraId="75B10EBB" w14:textId="77777777" w:rsidR="00162074" w:rsidRDefault="006E4140">
      <w:r>
        <w:t>All renting rates would be modest and competitive with the surrounding market. Moreover, the housing is so constructed as to ensure ease of change for new ideas and products.</w:t>
      </w:r>
    </w:p>
    <w:p w14:paraId="248F0FED" w14:textId="77777777" w:rsidR="00162074" w:rsidRDefault="006E4140">
      <w:pPr>
        <w:rPr>
          <w:rStyle w:val="10"/>
          <w:i w:val="0"/>
          <w:iCs w:val="0"/>
        </w:rPr>
      </w:pPr>
      <w:r>
        <w:rPr>
          <w:rStyle w:val="10"/>
          <w:i w:val="0"/>
          <w:iCs w:val="0"/>
        </w:rPr>
        <w:t>Green Belt</w:t>
      </w:r>
    </w:p>
    <w:p w14:paraId="1F62B178" w14:textId="77777777" w:rsidR="00162074" w:rsidRDefault="006E4140">
      <w:r>
        <w:t>Outside the city core from the low-density residential area are an expanse of grass areas, in which the city services are located, e. g. playgrounds, community centers, schools and churches.</w:t>
      </w:r>
    </w:p>
    <w:p w14:paraId="283F0F2E" w14:textId="77777777" w:rsidR="00162074" w:rsidRDefault="006E4140">
      <w:pPr>
        <w:rPr>
          <w:rStyle w:val="10"/>
          <w:i w:val="0"/>
          <w:iCs w:val="0"/>
        </w:rPr>
      </w:pPr>
      <w:r>
        <w:rPr>
          <w:rStyle w:val="10"/>
          <w:i w:val="0"/>
          <w:iCs w:val="0"/>
        </w:rPr>
        <w:t>Low-density Residential Area (LDRA)</w:t>
      </w:r>
    </w:p>
    <w:p w14:paraId="16360F3C" w14:textId="77777777" w:rsidR="00162074" w:rsidRDefault="006E4140">
      <w:r>
        <w:t>Beyond the Green Belt in the low-density, single-family house neighborhoods, which resembles the petals on a flower, with the houses located on the rim of each petal. Inside the petal was a vast green area with paths for electric carts, light recreation areas and play areas.</w:t>
      </w:r>
    </w:p>
    <w:p w14:paraId="32F33B20" w14:textId="77777777" w:rsidR="00162074" w:rsidRDefault="006E4140">
      <w:r>
        <w:t>The People-Mover station for each area is also located in the green area, at which the residents could broad to or from work. Like the apartments, the houses in LDRA are to be easily changed.</w:t>
      </w:r>
    </w:p>
    <w:p w14:paraId="38301BA8" w14:textId="77777777" w:rsidR="00162074" w:rsidRDefault="006E4140">
      <w:pPr>
        <w:rPr>
          <w:rStyle w:val="10"/>
          <w:i w:val="0"/>
          <w:iCs w:val="0"/>
        </w:rPr>
      </w:pPr>
      <w:r>
        <w:rPr>
          <w:rStyle w:val="10"/>
          <w:i w:val="0"/>
          <w:iCs w:val="0"/>
        </w:rPr>
        <w:t>Living &amp; Employment</w:t>
      </w:r>
    </w:p>
    <w:p w14:paraId="28A1DE7D" w14:textId="77777777" w:rsidR="00162074" w:rsidRDefault="006E4140">
      <w:r>
        <w:t>As stated above, no EPCOT dwellers would own a land or home, thereby having no municipal voting rights, bond issues, etc. but would be employed, with neither retirees nor refugees, at either the Magic Kingdom theme park, the city central core shopping areas, the hotel, the convention center, the Airport of Tomorrow (AOT), the Welcome Center, or the industrial park. The film states, “Everyone living in EPCOT will have the responsibility to maintain this living blueprint of the future”.</w:t>
      </w:r>
    </w:p>
    <w:p w14:paraId="64E12ECF" w14:textId="77777777" w:rsidR="00162074" w:rsidRDefault="006E4140">
      <w:pPr>
        <w:pStyle w:val="Heading4"/>
      </w:pPr>
      <w:r>
        <w:lastRenderedPageBreak/>
        <w:t>AFTERMATH</w:t>
      </w:r>
    </w:p>
    <w:p w14:paraId="2DCDAD64" w14:textId="77777777" w:rsidR="00162074" w:rsidRDefault="006E4140">
      <w:r>
        <w:t>However, after Walt’s death on December 25, 1966, the company directors declared it was too risky to venture into city planning now that its biggest advocate was gone. Stepping out of retirement, Roy did not convince the board to build EPCOT, only to advance with the Magic Kingdom project, until the compromise of the EPCOT Center theme park opened in 1982.</w:t>
      </w:r>
    </w:p>
    <w:p w14:paraId="4681A846" w14:textId="77777777" w:rsidR="00162074" w:rsidRDefault="006E4140">
      <w:r>
        <w:t>EPCOT Center has four “lands”: World Showcase, World Celebration, World Discovery, and World Nature. World Showcase features various countries around the world represented by pavilions with shops, shows, restaurants, and attractions relating to those countries, while the rest, “Future World” from 1982 to 2019, focuses mainly on the future, education, and technology.</w:t>
      </w:r>
    </w:p>
    <w:p w14:paraId="77216230" w14:textId="77777777" w:rsidR="00162074" w:rsidRDefault="006E4140">
      <w:pPr>
        <w:rPr>
          <w:ins w:id="4" w:author="szu326" w:date="2021-09-26T10:17:00Z"/>
        </w:rPr>
      </w:pPr>
      <w:r>
        <w:t xml:space="preserve">In 2020, the Severe Acute Respiratory Syndrome Coronavirus 2 (SARS-CoV-2) struck the world, which led to serial closures of theme park worldwide, including the Walt Disney World Resort and five local Disneyland’s. Providing sufficient fund in The Walt Disney Company, we, supporters of EPCOT, are now to continue Walt’s project, and realize his dream as a property of the </w:t>
      </w:r>
      <w:r>
        <w:rPr>
          <w:rFonts w:ascii="Futura LT Pro XBold" w:hAnsi="Futura LT Pro XBold"/>
        </w:rPr>
        <w:t>7.8 BILLION PEOPLE ALL AROUND THE WORLD!</w:t>
      </w:r>
      <w:ins w:id="5" w:author="szu326" w:date="2021-09-26T10:17:00Z">
        <w:r>
          <w:rPr>
            <w:noProof/>
          </w:rPr>
          <w:drawing>
            <wp:inline distT="0" distB="0" distL="0" distR="0" wp14:anchorId="683D5594" wp14:editId="1408FB57">
              <wp:extent cx="4413885" cy="2398395"/>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ins>
    </w:p>
    <w:p w14:paraId="56C0C6B2" w14:textId="77777777" w:rsidR="00162074" w:rsidRDefault="006E4140">
      <w:r>
        <w:t>On the day of creating this film script, one of us creators dreamt of Walt Disney conveying the reality of TWDC, delivering a mission of reconstructing his EPCOT…</w:t>
      </w:r>
    </w:p>
    <w:p w14:paraId="3C936CDC" w14:textId="77777777" w:rsidR="00162074" w:rsidRDefault="006E4140">
      <w:pPr>
        <w:jc w:val="right"/>
        <w:rPr>
          <w:rFonts w:asciiTheme="majorHAnsi" w:eastAsiaTheme="majorEastAsia" w:hAnsiTheme="majorHAnsi" w:cstheme="majorBidi"/>
          <w:color w:val="2F5496" w:themeColor="accent1" w:themeShade="BF"/>
          <w:sz w:val="40"/>
          <w:szCs w:val="40"/>
        </w:rPr>
      </w:pPr>
      <w:r>
        <w:t>7.8 billion People on Creative Commons</w:t>
      </w:r>
      <w:bookmarkStart w:id="6" w:name="_Toc80735910"/>
      <w:r>
        <w:br w:type="page"/>
      </w:r>
    </w:p>
    <w:p w14:paraId="7EC417B9" w14:textId="77777777" w:rsidR="00162074" w:rsidRDefault="006E4140" w:rsidP="00021E86">
      <w:pPr>
        <w:pStyle w:val="Heading1"/>
      </w:pPr>
      <w:bookmarkStart w:id="7" w:name="_Toc83995169"/>
      <w:r>
        <w:lastRenderedPageBreak/>
        <w:t>LOCATIONS</w:t>
      </w:r>
      <w:bookmarkEnd w:id="6"/>
      <w:bookmarkEnd w:id="7"/>
    </w:p>
    <w:p w14:paraId="43CF1250" w14:textId="77777777" w:rsidR="00162074" w:rsidRDefault="006E4140">
      <w:pPr>
        <w:pStyle w:val="Heading4"/>
      </w:pPr>
      <w:r>
        <w:t>EPCOT, Walt Disney World, Florida</w:t>
      </w:r>
    </w:p>
    <w:p w14:paraId="79FE5582" w14:textId="77777777" w:rsidR="00162074" w:rsidRDefault="006E4140">
      <w:r>
        <w:t xml:space="preserve">World Celebration </w:t>
      </w:r>
    </w:p>
    <w:p w14:paraId="2D236340" w14:textId="77777777" w:rsidR="00162074" w:rsidRDefault="006E4140">
      <w:pPr>
        <w:pStyle w:val="ListParagraph"/>
        <w:numPr>
          <w:ilvl w:val="0"/>
          <w:numId w:val="1"/>
        </w:numPr>
      </w:pPr>
      <w:r>
        <w:t>Spaceship Earth: Our Shared Story</w:t>
      </w:r>
    </w:p>
    <w:p w14:paraId="41A34E04" w14:textId="77777777" w:rsidR="00162074" w:rsidRDefault="006E4140">
      <w:pPr>
        <w:pStyle w:val="ListParagraph"/>
        <w:numPr>
          <w:ilvl w:val="0"/>
          <w:numId w:val="1"/>
        </w:numPr>
      </w:pPr>
      <w:r>
        <w:t xml:space="preserve">Imagination! Pavilion </w:t>
      </w:r>
      <w:r>
        <w:rPr>
          <w:rStyle w:val="Hyperlink"/>
          <w:i/>
          <w:color w:val="auto"/>
          <w:u w:val="none"/>
        </w:rPr>
        <w:t>(Journey into Imagination)</w:t>
      </w:r>
    </w:p>
    <w:p w14:paraId="30F4B909" w14:textId="77777777" w:rsidR="00162074" w:rsidRDefault="006E4140">
      <w:pPr>
        <w:pStyle w:val="ListParagraph"/>
        <w:numPr>
          <w:ilvl w:val="0"/>
          <w:numId w:val="1"/>
        </w:numPr>
        <w:rPr>
          <w:rStyle w:val="Hyperlink"/>
          <w:color w:val="auto"/>
          <w:u w:val="none"/>
        </w:rPr>
      </w:pPr>
      <w:r>
        <w:rPr>
          <w:rStyle w:val="Hyperlink"/>
          <w:color w:val="auto"/>
          <w:u w:val="none"/>
        </w:rPr>
        <w:t xml:space="preserve">Odyssey Events Pavilion </w:t>
      </w:r>
      <w:r>
        <w:rPr>
          <w:rStyle w:val="Hyperlink"/>
          <w:i/>
          <w:color w:val="auto"/>
          <w:u w:val="none"/>
        </w:rPr>
        <w:t>(</w:t>
      </w:r>
      <w:r>
        <w:rPr>
          <w:i/>
          <w:iCs/>
        </w:rPr>
        <w:t>EPCOT Experience Center</w:t>
      </w:r>
      <w:r>
        <w:rPr>
          <w:rStyle w:val="Hyperlink"/>
          <w:i/>
          <w:color w:val="auto"/>
          <w:u w:val="none"/>
        </w:rPr>
        <w:t>)</w:t>
      </w:r>
    </w:p>
    <w:p w14:paraId="2AE8357D" w14:textId="06408DD0" w:rsidR="00162074" w:rsidRDefault="006E4140" w:rsidP="00FD52B2">
      <w:pPr>
        <w:pStyle w:val="ListParagraph"/>
        <w:numPr>
          <w:ilvl w:val="0"/>
          <w:numId w:val="1"/>
        </w:numPr>
      </w:pPr>
      <w:r>
        <w:t>Dreamers’ Point</w:t>
      </w:r>
    </w:p>
    <w:p w14:paraId="5AA7BF0D" w14:textId="758D16D6" w:rsidR="00162074" w:rsidRDefault="006E4140" w:rsidP="00FD52B2">
      <w:pPr>
        <w:pStyle w:val="ListParagraph"/>
        <w:numPr>
          <w:ilvl w:val="0"/>
          <w:numId w:val="1"/>
        </w:numPr>
      </w:pPr>
      <w:r>
        <w:t>Three-Level Festival Area, from bottom to top as:</w:t>
      </w:r>
    </w:p>
    <w:p w14:paraId="7059413E" w14:textId="77777777" w:rsidR="00162074" w:rsidRDefault="006E4140">
      <w:pPr>
        <w:pStyle w:val="ListParagraph"/>
        <w:numPr>
          <w:ilvl w:val="0"/>
          <w:numId w:val="1"/>
        </w:numPr>
      </w:pPr>
      <w:r>
        <w:t>Club Cool and Popcorn Kiosk</w:t>
      </w:r>
    </w:p>
    <w:p w14:paraId="2B28DA77" w14:textId="77777777" w:rsidR="00162074" w:rsidRDefault="006E4140">
      <w:pPr>
        <w:pStyle w:val="ListParagraph"/>
        <w:numPr>
          <w:ilvl w:val="0"/>
          <w:numId w:val="1"/>
        </w:numPr>
      </w:pPr>
      <w:r>
        <w:t>Creations Shop</w:t>
      </w:r>
    </w:p>
    <w:p w14:paraId="5951D348" w14:textId="64878DB2" w:rsidR="00162074" w:rsidRDefault="006E4140" w:rsidP="001F523E">
      <w:pPr>
        <w:pStyle w:val="ListParagraph"/>
        <w:numPr>
          <w:ilvl w:val="0"/>
          <w:numId w:val="1"/>
        </w:numPr>
      </w:pPr>
      <w:r>
        <w:t>Pin Traders Headquarters</w:t>
      </w:r>
    </w:p>
    <w:p w14:paraId="33235902" w14:textId="77777777" w:rsidR="00162074" w:rsidRDefault="006E4140">
      <w:pPr>
        <w:pStyle w:val="ListParagraph"/>
        <w:numPr>
          <w:ilvl w:val="1"/>
          <w:numId w:val="1"/>
        </w:numPr>
      </w:pPr>
      <w:r>
        <w:t>Gateway Gifts</w:t>
      </w:r>
    </w:p>
    <w:p w14:paraId="6E1A721F" w14:textId="77777777" w:rsidR="00162074" w:rsidRDefault="006E4140">
      <w:pPr>
        <w:pStyle w:val="ListParagraph"/>
        <w:numPr>
          <w:ilvl w:val="1"/>
          <w:numId w:val="1"/>
        </w:numPr>
      </w:pPr>
      <w:r>
        <w:t>Camera Center</w:t>
      </w:r>
    </w:p>
    <w:p w14:paraId="07990BA5" w14:textId="77777777" w:rsidR="00162074" w:rsidRDefault="006E4140">
      <w:r>
        <w:t xml:space="preserve">World Discovery </w:t>
      </w:r>
    </w:p>
    <w:p w14:paraId="15608080" w14:textId="77777777" w:rsidR="00162074" w:rsidRDefault="006E4140">
      <w:pPr>
        <w:pStyle w:val="ListParagraph"/>
        <w:numPr>
          <w:ilvl w:val="0"/>
          <w:numId w:val="1"/>
        </w:numPr>
      </w:pPr>
      <w:r>
        <w:t>Mission: Space</w:t>
      </w:r>
      <w:r>
        <w:rPr>
          <w:rStyle w:val="Hyperlink"/>
          <w:color w:val="auto"/>
          <w:u w:val="none"/>
        </w:rPr>
        <w:t xml:space="preserve"> </w:t>
      </w:r>
      <w:r>
        <w:rPr>
          <w:rStyle w:val="Hyperlink"/>
          <w:i/>
          <w:color w:val="auto"/>
          <w:u w:val="none"/>
        </w:rPr>
        <w:t>(Horizons)</w:t>
      </w:r>
    </w:p>
    <w:p w14:paraId="322E73E3" w14:textId="77777777" w:rsidR="00162074" w:rsidRDefault="006E4140">
      <w:pPr>
        <w:pStyle w:val="ListParagraph"/>
        <w:numPr>
          <w:ilvl w:val="0"/>
          <w:numId w:val="1"/>
        </w:numPr>
      </w:pPr>
      <w:r>
        <w:t>Test Track</w:t>
      </w:r>
      <w:r>
        <w:rPr>
          <w:rStyle w:val="Hyperlink"/>
          <w:color w:val="auto"/>
          <w:u w:val="none"/>
        </w:rPr>
        <w:t xml:space="preserve"> </w:t>
      </w:r>
      <w:r>
        <w:rPr>
          <w:rStyle w:val="Hyperlink"/>
          <w:i/>
          <w:color w:val="auto"/>
          <w:u w:val="none"/>
        </w:rPr>
        <w:t>(World of Motion)</w:t>
      </w:r>
    </w:p>
    <w:p w14:paraId="3B208695" w14:textId="77777777" w:rsidR="00162074" w:rsidRDefault="006E4140">
      <w:pPr>
        <w:pStyle w:val="ListParagraph"/>
        <w:numPr>
          <w:ilvl w:val="0"/>
          <w:numId w:val="1"/>
        </w:numPr>
      </w:pPr>
      <w:r>
        <w:t>PLAY! Pavilion</w:t>
      </w:r>
    </w:p>
    <w:p w14:paraId="69D7E807" w14:textId="77777777" w:rsidR="00162074" w:rsidRDefault="006E4140">
      <w:pPr>
        <w:pStyle w:val="ListParagraph"/>
        <w:numPr>
          <w:ilvl w:val="0"/>
          <w:numId w:val="1"/>
        </w:numPr>
      </w:pPr>
      <w:r>
        <w:t>Guardians of the Galaxy: Cosmic Rewind</w:t>
      </w:r>
    </w:p>
    <w:p w14:paraId="1AED55F2" w14:textId="77777777" w:rsidR="00162074" w:rsidRDefault="006E4140">
      <w:r>
        <w:t>World Nature</w:t>
      </w:r>
    </w:p>
    <w:p w14:paraId="1E06F2FE" w14:textId="77777777" w:rsidR="00162074" w:rsidRDefault="006E4140">
      <w:pPr>
        <w:pStyle w:val="ListParagraph"/>
        <w:numPr>
          <w:ilvl w:val="0"/>
          <w:numId w:val="1"/>
        </w:numPr>
      </w:pPr>
      <w:r>
        <w:t xml:space="preserve">The Living Seas </w:t>
      </w:r>
      <w:r>
        <w:rPr>
          <w:i/>
          <w:iCs/>
        </w:rPr>
        <w:t>(once named The Seas with Nemo &amp; Friends)</w:t>
      </w:r>
    </w:p>
    <w:p w14:paraId="0BA4B818" w14:textId="77777777" w:rsidR="00162074" w:rsidRDefault="006E4140">
      <w:pPr>
        <w:pStyle w:val="ListParagraph"/>
        <w:numPr>
          <w:ilvl w:val="0"/>
          <w:numId w:val="1"/>
        </w:numPr>
      </w:pPr>
      <w:r>
        <w:t>The Land</w:t>
      </w:r>
    </w:p>
    <w:p w14:paraId="49371E93" w14:textId="77777777" w:rsidR="00162074" w:rsidRDefault="006E4140">
      <w:pPr>
        <w:pStyle w:val="ListParagraph"/>
        <w:numPr>
          <w:ilvl w:val="0"/>
          <w:numId w:val="1"/>
        </w:numPr>
      </w:pPr>
      <w:r>
        <w:t>Journey of Water, inspired by Moana</w:t>
      </w:r>
    </w:p>
    <w:p w14:paraId="629CCD89" w14:textId="77777777" w:rsidR="00162074" w:rsidRDefault="006E4140">
      <w:r>
        <w:t xml:space="preserve">World Showcase </w:t>
      </w:r>
    </w:p>
    <w:p w14:paraId="3485DC55" w14:textId="77777777" w:rsidR="00162074" w:rsidRDefault="006E4140">
      <w:pPr>
        <w:pStyle w:val="ListParagraph"/>
        <w:numPr>
          <w:ilvl w:val="0"/>
          <w:numId w:val="1"/>
        </w:numPr>
      </w:pPr>
      <w:r>
        <w:t>Pavilions</w:t>
      </w:r>
    </w:p>
    <w:p w14:paraId="1ED77230" w14:textId="2D1B0422" w:rsidR="008A0D81" w:rsidRDefault="006E4140" w:rsidP="007A271F">
      <w:pPr>
        <w:pStyle w:val="ListParagraph"/>
        <w:numPr>
          <w:ilvl w:val="1"/>
          <w:numId w:val="1"/>
        </w:numPr>
      </w:pPr>
      <w:r>
        <w:t>Latin America (</w:t>
      </w:r>
      <w:r w:rsidR="00C53B04">
        <w:t xml:space="preserve">expanded from </w:t>
      </w:r>
      <w:r>
        <w:t>original Mexico)</w:t>
      </w:r>
    </w:p>
    <w:p w14:paraId="7409E0D7" w14:textId="45D30FC1" w:rsidR="00162074" w:rsidRDefault="006E4140">
      <w:pPr>
        <w:pStyle w:val="ListParagraph"/>
        <w:numPr>
          <w:ilvl w:val="1"/>
          <w:numId w:val="1"/>
        </w:numPr>
      </w:pPr>
      <w:r>
        <w:t>Nordics (</w:t>
      </w:r>
      <w:r w:rsidR="00C53B04">
        <w:t xml:space="preserve">expanded from </w:t>
      </w:r>
      <w:r>
        <w:t>original Norway)</w:t>
      </w:r>
    </w:p>
    <w:p w14:paraId="3A039550" w14:textId="4D1042EB" w:rsidR="00162074" w:rsidRDefault="006E4140">
      <w:pPr>
        <w:pStyle w:val="ListParagraph"/>
        <w:numPr>
          <w:ilvl w:val="1"/>
          <w:numId w:val="1"/>
        </w:numPr>
      </w:pPr>
      <w:r>
        <w:t>China</w:t>
      </w:r>
    </w:p>
    <w:p w14:paraId="03E4091E" w14:textId="3AFFDC11" w:rsidR="00C53B04" w:rsidRDefault="00C53B04">
      <w:pPr>
        <w:pStyle w:val="ListParagraph"/>
        <w:numPr>
          <w:ilvl w:val="1"/>
          <w:numId w:val="1"/>
        </w:numPr>
      </w:pPr>
      <w:r>
        <w:rPr>
          <w:i/>
          <w:iCs/>
        </w:rPr>
        <w:t>Russia</w:t>
      </w:r>
    </w:p>
    <w:p w14:paraId="3683E59F" w14:textId="171716C3" w:rsidR="00162074" w:rsidRDefault="006E4140">
      <w:pPr>
        <w:pStyle w:val="ListParagraph"/>
        <w:numPr>
          <w:ilvl w:val="1"/>
          <w:numId w:val="1"/>
        </w:numPr>
      </w:pPr>
      <w:r>
        <w:t>Germany</w:t>
      </w:r>
    </w:p>
    <w:p w14:paraId="6BD0F567" w14:textId="7A6726D3" w:rsidR="00571508" w:rsidRDefault="00571508">
      <w:pPr>
        <w:pStyle w:val="ListParagraph"/>
        <w:numPr>
          <w:ilvl w:val="1"/>
          <w:numId w:val="1"/>
        </w:numPr>
      </w:pPr>
      <w:r>
        <w:rPr>
          <w:i/>
          <w:iCs/>
        </w:rPr>
        <w:t>Equatorial Africa</w:t>
      </w:r>
    </w:p>
    <w:p w14:paraId="7D0CCA24" w14:textId="77777777" w:rsidR="00162074" w:rsidRDefault="006E4140">
      <w:pPr>
        <w:pStyle w:val="ListParagraph"/>
        <w:numPr>
          <w:ilvl w:val="1"/>
          <w:numId w:val="1"/>
        </w:numPr>
      </w:pPr>
      <w:r>
        <w:t>Italy</w:t>
      </w:r>
    </w:p>
    <w:p w14:paraId="6EB3CEEC" w14:textId="77777777" w:rsidR="00162074" w:rsidRDefault="006E4140">
      <w:pPr>
        <w:pStyle w:val="ListParagraph"/>
        <w:numPr>
          <w:ilvl w:val="1"/>
          <w:numId w:val="1"/>
        </w:numPr>
      </w:pPr>
      <w:r>
        <w:t>The American Adventure</w:t>
      </w:r>
    </w:p>
    <w:p w14:paraId="031619B7" w14:textId="3ABF2B3B" w:rsidR="00162074" w:rsidRDefault="006E4140">
      <w:pPr>
        <w:pStyle w:val="ListParagraph"/>
        <w:numPr>
          <w:ilvl w:val="1"/>
          <w:numId w:val="1"/>
        </w:numPr>
      </w:pPr>
      <w:r>
        <w:t>Japan</w:t>
      </w:r>
    </w:p>
    <w:p w14:paraId="52EA493B" w14:textId="2D4DEF77" w:rsidR="008A0D81" w:rsidRPr="009E679D" w:rsidRDefault="009E679D">
      <w:pPr>
        <w:pStyle w:val="ListParagraph"/>
        <w:numPr>
          <w:ilvl w:val="1"/>
          <w:numId w:val="1"/>
        </w:numPr>
        <w:rPr>
          <w:i/>
          <w:iCs/>
        </w:rPr>
      </w:pPr>
      <w:r>
        <w:rPr>
          <w:i/>
          <w:iCs/>
        </w:rPr>
        <w:t>Israel</w:t>
      </w:r>
    </w:p>
    <w:p w14:paraId="3F2409E9" w14:textId="1A918267" w:rsidR="008A0D81" w:rsidRDefault="00371A9E" w:rsidP="00F709E3">
      <w:pPr>
        <w:pStyle w:val="ListParagraph"/>
        <w:numPr>
          <w:ilvl w:val="1"/>
          <w:numId w:val="1"/>
        </w:numPr>
      </w:pPr>
      <w:r>
        <w:t>North Africa</w:t>
      </w:r>
      <w:r w:rsidR="006E4140">
        <w:t xml:space="preserve"> (original Morocco)</w:t>
      </w:r>
    </w:p>
    <w:p w14:paraId="52699E74" w14:textId="77777777" w:rsidR="00162074" w:rsidRDefault="006E4140">
      <w:pPr>
        <w:pStyle w:val="ListParagraph"/>
        <w:numPr>
          <w:ilvl w:val="1"/>
          <w:numId w:val="1"/>
        </w:numPr>
      </w:pPr>
      <w:r>
        <w:t>France</w:t>
      </w:r>
    </w:p>
    <w:p w14:paraId="0FE71EB8" w14:textId="6AB43F12" w:rsidR="008A0D81" w:rsidRDefault="006E4140" w:rsidP="00F709E3">
      <w:pPr>
        <w:pStyle w:val="ListParagraph"/>
        <w:numPr>
          <w:ilvl w:val="1"/>
          <w:numId w:val="1"/>
        </w:numPr>
      </w:pPr>
      <w:r>
        <w:lastRenderedPageBreak/>
        <w:t>International Gateway</w:t>
      </w:r>
    </w:p>
    <w:p w14:paraId="0C16A46A" w14:textId="1FE4760D" w:rsidR="008A0D81" w:rsidRPr="009354DB" w:rsidRDefault="006E4140" w:rsidP="00F709E3">
      <w:pPr>
        <w:pStyle w:val="ListParagraph"/>
        <w:numPr>
          <w:ilvl w:val="1"/>
          <w:numId w:val="1"/>
        </w:numPr>
      </w:pPr>
      <w:r>
        <w:t>British Isles (original the United Kingdom)</w:t>
      </w:r>
    </w:p>
    <w:p w14:paraId="068BB426" w14:textId="77777777" w:rsidR="00162074" w:rsidRDefault="006E4140">
      <w:pPr>
        <w:pStyle w:val="ListParagraph"/>
        <w:numPr>
          <w:ilvl w:val="1"/>
          <w:numId w:val="1"/>
        </w:numPr>
      </w:pPr>
      <w:r>
        <w:t>Canada</w:t>
      </w:r>
    </w:p>
    <w:p w14:paraId="388ADCEA" w14:textId="77777777" w:rsidR="00162074" w:rsidRDefault="006E4140">
      <w:pPr>
        <w:pStyle w:val="ListParagraph"/>
        <w:numPr>
          <w:ilvl w:val="0"/>
          <w:numId w:val="1"/>
        </w:numPr>
      </w:pPr>
      <w:r>
        <w:t>Lagoon</w:t>
      </w:r>
    </w:p>
    <w:p w14:paraId="4249CA71" w14:textId="77777777" w:rsidR="00162074" w:rsidRDefault="006E4140">
      <w:pPr>
        <w:pStyle w:val="ListParagraph"/>
        <w:numPr>
          <w:ilvl w:val="1"/>
          <w:numId w:val="1"/>
        </w:numPr>
      </w:pPr>
      <w:r>
        <w:t>Harmonious</w:t>
      </w:r>
    </w:p>
    <w:p w14:paraId="23E82BF1" w14:textId="77777777" w:rsidR="00162074" w:rsidRDefault="006E4140">
      <w:r>
        <w:t>Residential areas, replacing parking lots of EPCOT and containing one tower and one petal each. All houses are separated by Green Belts.</w:t>
      </w:r>
    </w:p>
    <w:p w14:paraId="1CEA7CB1" w14:textId="77777777" w:rsidR="00162074" w:rsidRDefault="006E4140">
      <w:pPr>
        <w:pStyle w:val="ListParagraph"/>
        <w:numPr>
          <w:ilvl w:val="0"/>
          <w:numId w:val="2"/>
        </w:numPr>
      </w:pPr>
      <w:r>
        <w:t>Explorers’ Estate</w:t>
      </w:r>
    </w:p>
    <w:p w14:paraId="6ABE585B" w14:textId="77777777" w:rsidR="00162074" w:rsidRDefault="006E4140">
      <w:pPr>
        <w:pStyle w:val="ListParagraph"/>
        <w:numPr>
          <w:ilvl w:val="0"/>
          <w:numId w:val="2"/>
        </w:numPr>
      </w:pPr>
      <w:r>
        <w:t>Perceivers’ Estate</w:t>
      </w:r>
    </w:p>
    <w:p w14:paraId="235094E5" w14:textId="77777777" w:rsidR="00162074" w:rsidRDefault="006E4140">
      <w:pPr>
        <w:pStyle w:val="ListParagraph"/>
        <w:numPr>
          <w:ilvl w:val="0"/>
          <w:numId w:val="2"/>
        </w:numPr>
      </w:pPr>
      <w:r>
        <w:t>Creators’ Estate</w:t>
      </w:r>
    </w:p>
    <w:p w14:paraId="656CD601" w14:textId="77777777" w:rsidR="00162074" w:rsidRDefault="006E4140">
      <w:pPr>
        <w:pStyle w:val="ListParagraph"/>
        <w:numPr>
          <w:ilvl w:val="0"/>
          <w:numId w:val="2"/>
        </w:numPr>
      </w:pPr>
      <w:r>
        <w:t>Organizers’ Estate</w:t>
      </w:r>
    </w:p>
    <w:p w14:paraId="1B5AC2C7" w14:textId="77777777" w:rsidR="00162074" w:rsidRDefault="006E4140">
      <w:pPr>
        <w:pStyle w:val="ListParagraph"/>
        <w:numPr>
          <w:ilvl w:val="0"/>
          <w:numId w:val="2"/>
        </w:numPr>
      </w:pPr>
      <w:r>
        <w:t>Teachers’ Estate</w:t>
      </w:r>
    </w:p>
    <w:p w14:paraId="03EEFAAD" w14:textId="77777777" w:rsidR="00162074" w:rsidRDefault="006E4140">
      <w:r>
        <w:t>Green Belt</w:t>
      </w:r>
    </w:p>
    <w:p w14:paraId="02138309" w14:textId="77777777" w:rsidR="00162074" w:rsidRDefault="006E4140">
      <w:pPr>
        <w:pStyle w:val="ListParagraph"/>
        <w:numPr>
          <w:ilvl w:val="0"/>
          <w:numId w:val="1"/>
        </w:numPr>
      </w:pPr>
      <w:r>
        <w:t>Playgrounds</w:t>
      </w:r>
    </w:p>
    <w:p w14:paraId="4196AEFC" w14:textId="77777777" w:rsidR="00162074" w:rsidRDefault="006E4140">
      <w:pPr>
        <w:pStyle w:val="ListParagraph"/>
        <w:numPr>
          <w:ilvl w:val="0"/>
          <w:numId w:val="1"/>
        </w:numPr>
      </w:pPr>
      <w:r>
        <w:t>Churches</w:t>
      </w:r>
    </w:p>
    <w:p w14:paraId="4CC3D4A9" w14:textId="77777777" w:rsidR="00162074" w:rsidRDefault="006E4140">
      <w:pPr>
        <w:pStyle w:val="ListParagraph"/>
        <w:numPr>
          <w:ilvl w:val="0"/>
          <w:numId w:val="1"/>
        </w:numPr>
      </w:pPr>
      <w:r>
        <w:t>Elder care centers</w:t>
      </w:r>
    </w:p>
    <w:p w14:paraId="0FC24372" w14:textId="77777777" w:rsidR="00162074" w:rsidRDefault="006E4140">
      <w:pPr>
        <w:pStyle w:val="ListParagraph"/>
        <w:numPr>
          <w:ilvl w:val="0"/>
          <w:numId w:val="1"/>
        </w:numPr>
      </w:pPr>
      <w:r>
        <w:t>K12 schools</w:t>
      </w:r>
    </w:p>
    <w:p w14:paraId="2AA21D0B" w14:textId="77777777" w:rsidR="00162074" w:rsidRDefault="006E4140">
      <w:pPr>
        <w:pStyle w:val="ListParagraph"/>
        <w:numPr>
          <w:ilvl w:val="0"/>
          <w:numId w:val="1"/>
        </w:numPr>
      </w:pPr>
      <w:r>
        <w:t>Other services</w:t>
      </w:r>
    </w:p>
    <w:p w14:paraId="2841046B" w14:textId="77777777" w:rsidR="00162074" w:rsidRDefault="006E4140">
      <w:r>
        <w:t>Note: K12 schools and Petals are directly connected with the Towers.</w:t>
      </w:r>
    </w:p>
    <w:p w14:paraId="6153330B" w14:textId="77777777" w:rsidR="00162074" w:rsidRDefault="006E4140">
      <w:r>
        <w:t>Resort Areas</w:t>
      </w:r>
    </w:p>
    <w:p w14:paraId="4AED8952" w14:textId="77777777" w:rsidR="00162074" w:rsidRDefault="006E4140">
      <w:pPr>
        <w:pStyle w:val="Heading4"/>
      </w:pPr>
      <w:r>
        <w:t>Other Quarters of Walt Disney World</w:t>
      </w:r>
    </w:p>
    <w:p w14:paraId="15B9FE6F" w14:textId="77777777" w:rsidR="00162074" w:rsidRDefault="006E4140">
      <w:r>
        <w:t>Disney Magic Kingdom</w:t>
      </w:r>
    </w:p>
    <w:p w14:paraId="1B62B487" w14:textId="77777777" w:rsidR="00162074" w:rsidRDefault="006E4140">
      <w:pPr>
        <w:pStyle w:val="ListParagraph"/>
        <w:numPr>
          <w:ilvl w:val="0"/>
          <w:numId w:val="4"/>
        </w:numPr>
      </w:pPr>
      <w:r>
        <w:t>Main Street U.S.A.</w:t>
      </w:r>
    </w:p>
    <w:p w14:paraId="34B46E78" w14:textId="77777777" w:rsidR="00162074" w:rsidRDefault="006E4140">
      <w:pPr>
        <w:pStyle w:val="ListParagraph"/>
        <w:numPr>
          <w:ilvl w:val="0"/>
          <w:numId w:val="4"/>
        </w:numPr>
      </w:pPr>
      <w:r>
        <w:t>Adventureland</w:t>
      </w:r>
    </w:p>
    <w:p w14:paraId="08FEB9C1" w14:textId="77777777" w:rsidR="00162074" w:rsidRDefault="006E4140">
      <w:pPr>
        <w:pStyle w:val="ListParagraph"/>
        <w:numPr>
          <w:ilvl w:val="0"/>
          <w:numId w:val="4"/>
        </w:numPr>
      </w:pPr>
      <w:r>
        <w:t>Frontierland</w:t>
      </w:r>
    </w:p>
    <w:p w14:paraId="2F28D185" w14:textId="77777777" w:rsidR="00162074" w:rsidRDefault="006E4140">
      <w:pPr>
        <w:pStyle w:val="ListParagraph"/>
        <w:numPr>
          <w:ilvl w:val="0"/>
          <w:numId w:val="4"/>
        </w:numPr>
      </w:pPr>
      <w:r>
        <w:t>Fantasyland</w:t>
      </w:r>
    </w:p>
    <w:p w14:paraId="4BFA9BD4" w14:textId="77777777" w:rsidR="00162074" w:rsidRDefault="006E4140">
      <w:pPr>
        <w:pStyle w:val="ListParagraph"/>
        <w:numPr>
          <w:ilvl w:val="0"/>
          <w:numId w:val="4"/>
        </w:numPr>
      </w:pPr>
      <w:r>
        <w:t>Tomorrowland</w:t>
      </w:r>
    </w:p>
    <w:p w14:paraId="6838FCEA" w14:textId="77777777" w:rsidR="00162074" w:rsidRDefault="006E4140">
      <w:pPr>
        <w:pStyle w:val="ListParagraph"/>
        <w:numPr>
          <w:ilvl w:val="0"/>
          <w:numId w:val="4"/>
        </w:numPr>
      </w:pPr>
      <w:r>
        <w:t>Liberty Square</w:t>
      </w:r>
    </w:p>
    <w:p w14:paraId="6D4B823C" w14:textId="77777777" w:rsidR="00162074" w:rsidRDefault="006E4140">
      <w:r>
        <w:t>Disney Animal Kingdom</w:t>
      </w:r>
    </w:p>
    <w:p w14:paraId="04D020DA" w14:textId="77777777" w:rsidR="00162074" w:rsidRDefault="006E4140">
      <w:r>
        <w:t>Disney Hollywood Studios</w:t>
      </w:r>
    </w:p>
    <w:p w14:paraId="3F88F1C9" w14:textId="77777777" w:rsidR="00162074" w:rsidRDefault="006E4140">
      <w:pPr>
        <w:pStyle w:val="Heading4"/>
      </w:pPr>
      <w:r>
        <w:t>Transportation</w:t>
      </w:r>
    </w:p>
    <w:p w14:paraId="03B07467" w14:textId="77777777" w:rsidR="00162074" w:rsidRDefault="006E4140">
      <w:r>
        <w:t>Disneyland/WDW Monorail System</w:t>
      </w:r>
    </w:p>
    <w:p w14:paraId="236E58BB" w14:textId="77777777" w:rsidR="00162074" w:rsidRDefault="006E4140">
      <w:r>
        <w:t>The River of Time/World Cruise boat ride</w:t>
      </w:r>
    </w:p>
    <w:p w14:paraId="5B4EB215" w14:textId="77777777" w:rsidR="00162074" w:rsidRDefault="006E4140">
      <w:r>
        <w:t>Trams, Railways and Buses</w:t>
      </w:r>
    </w:p>
    <w:p w14:paraId="7512B9A6" w14:textId="77777777" w:rsidR="00162074" w:rsidRDefault="006E4140">
      <w:r>
        <w:t>Airport of Tomorrow (KAOT), adjacent to EPCOT Center against World Drive.</w:t>
      </w:r>
    </w:p>
    <w:p w14:paraId="6A691654" w14:textId="77777777" w:rsidR="00162074" w:rsidRDefault="006E4140">
      <w:pPr>
        <w:widowControl/>
        <w:jc w:val="left"/>
      </w:pPr>
      <w:r>
        <w:br w:type="page"/>
      </w:r>
    </w:p>
    <w:p w14:paraId="5C8A8CA0" w14:textId="77777777" w:rsidR="00162074" w:rsidRDefault="006E4140" w:rsidP="00021E86">
      <w:pPr>
        <w:pStyle w:val="Heading1"/>
      </w:pPr>
      <w:bookmarkStart w:id="8" w:name="_Toc80735911"/>
      <w:bookmarkStart w:id="9" w:name="_Toc83995170"/>
      <w:r>
        <w:lastRenderedPageBreak/>
        <w:t>CHARACTERS</w:t>
      </w:r>
      <w:bookmarkEnd w:id="8"/>
      <w:bookmarkEnd w:id="9"/>
    </w:p>
    <w:p w14:paraId="4A41B67C" w14:textId="77777777" w:rsidR="00162074" w:rsidRDefault="006E4140">
      <w:pPr>
        <w:tabs>
          <w:tab w:val="left" w:pos="1440"/>
        </w:tabs>
      </w:pPr>
      <w:r>
        <w:t>Adela</w:t>
      </w:r>
      <w:r>
        <w:rPr>
          <w:rFonts w:ascii="Inter" w:hAnsi="Inter"/>
        </w:rPr>
        <w:t xml:space="preserve"> </w:t>
      </w:r>
      <w:r>
        <w:t>Chan</w:t>
      </w:r>
      <w:r>
        <w:rPr>
          <w:rFonts w:ascii="Inter" w:hAnsi="Inter"/>
        </w:rPr>
        <w:t xml:space="preserve"> </w:t>
      </w:r>
      <w:r>
        <w:t>Jr</w:t>
      </w:r>
      <w:r>
        <w:tab/>
        <w:t>18</w:t>
      </w:r>
      <w:r>
        <w:tab/>
        <w:t>A girl dweller of EPCOT</w:t>
      </w:r>
    </w:p>
    <w:p w14:paraId="56027D26" w14:textId="77777777" w:rsidR="00162074" w:rsidRDefault="006E4140">
      <w:pPr>
        <w:tabs>
          <w:tab w:val="left" w:pos="1440"/>
        </w:tabs>
      </w:pPr>
      <w:r>
        <w:t>Angela</w:t>
      </w:r>
      <w:r>
        <w:rPr>
          <w:rFonts w:ascii="Inter" w:hAnsi="Inter"/>
        </w:rPr>
        <w:t xml:space="preserve"> </w:t>
      </w:r>
      <w:r>
        <w:t>Chan</w:t>
      </w:r>
      <w:r>
        <w:tab/>
        <w:t>14</w:t>
      </w:r>
      <w:r>
        <w:tab/>
        <w:t>Adela’s sister</w:t>
      </w:r>
    </w:p>
    <w:p w14:paraId="38880D4C" w14:textId="77777777" w:rsidR="00162074" w:rsidRDefault="006E4140">
      <w:pPr>
        <w:tabs>
          <w:tab w:val="left" w:pos="1440"/>
        </w:tabs>
      </w:pPr>
      <w:r>
        <w:t>Adela</w:t>
      </w:r>
      <w:r>
        <w:rPr>
          <w:rFonts w:ascii="Inter" w:hAnsi="Inter"/>
        </w:rPr>
        <w:t xml:space="preserve"> </w:t>
      </w:r>
      <w:r>
        <w:t>Chan</w:t>
      </w:r>
      <w:r>
        <w:rPr>
          <w:rFonts w:ascii="Inter" w:hAnsi="Inter"/>
        </w:rPr>
        <w:t xml:space="preserve"> </w:t>
      </w:r>
      <w:r>
        <w:t>Sr</w:t>
      </w:r>
      <w:r>
        <w:tab/>
        <w:t>46</w:t>
      </w:r>
      <w:r>
        <w:tab/>
        <w:t xml:space="preserve">Their mother, a Mathematics teacher in EPCOT </w:t>
      </w:r>
    </w:p>
    <w:p w14:paraId="5672E510" w14:textId="77777777" w:rsidR="00162074" w:rsidRDefault="006E4140">
      <w:pPr>
        <w:tabs>
          <w:tab w:val="left" w:pos="1440"/>
        </w:tabs>
      </w:pPr>
      <w:r>
        <w:t>MICROSOFIA</w:t>
      </w:r>
      <w:r>
        <w:tab/>
        <w:t>18</w:t>
      </w:r>
      <w:r>
        <w:tab/>
        <w:t>Cortana or Little Ice, an AI assistance</w:t>
      </w:r>
    </w:p>
    <w:p w14:paraId="10CA8975" w14:textId="77777777" w:rsidR="00162074" w:rsidRDefault="006E4140">
      <w:pPr>
        <w:tabs>
          <w:tab w:val="left" w:pos="1440"/>
        </w:tabs>
      </w:pPr>
      <w:r>
        <w:t>Snow</w:t>
      </w:r>
      <w:r>
        <w:rPr>
          <w:rFonts w:ascii="Inter" w:hAnsi="Inter"/>
        </w:rPr>
        <w:t xml:space="preserve"> </w:t>
      </w:r>
      <w:r>
        <w:t>White</w:t>
      </w:r>
      <w:r>
        <w:tab/>
        <w:t>14</w:t>
      </w:r>
      <w:r>
        <w:tab/>
        <w:t>Her Highness of Virgo</w:t>
      </w:r>
    </w:p>
    <w:p w14:paraId="4507FD88" w14:textId="77777777" w:rsidR="00162074" w:rsidRDefault="006E4140">
      <w:pPr>
        <w:tabs>
          <w:tab w:val="left" w:pos="1440"/>
        </w:tabs>
      </w:pPr>
      <w:r>
        <w:t>Cinderella</w:t>
      </w:r>
      <w:r>
        <w:tab/>
        <w:t>19</w:t>
      </w:r>
      <w:r>
        <w:tab/>
        <w:t>Her Highness of Libra</w:t>
      </w:r>
    </w:p>
    <w:p w14:paraId="5E9634CE" w14:textId="77777777" w:rsidR="00162074" w:rsidRDefault="006E4140">
      <w:pPr>
        <w:tabs>
          <w:tab w:val="left" w:pos="1440"/>
        </w:tabs>
      </w:pPr>
      <w:r>
        <w:t>Aurora</w:t>
      </w:r>
      <w:r>
        <w:tab/>
        <w:t>16</w:t>
      </w:r>
      <w:r>
        <w:tab/>
        <w:t>Her Highness of Gemini</w:t>
      </w:r>
    </w:p>
    <w:p w14:paraId="437499FA" w14:textId="77777777" w:rsidR="00162074" w:rsidRDefault="006E4140">
      <w:pPr>
        <w:tabs>
          <w:tab w:val="left" w:pos="1440"/>
        </w:tabs>
      </w:pPr>
      <w:r>
        <w:t>Ariel</w:t>
      </w:r>
      <w:r>
        <w:tab/>
        <w:t>16</w:t>
      </w:r>
      <w:r>
        <w:tab/>
        <w:t>Her Highness of Pisces, in human form.</w:t>
      </w:r>
    </w:p>
    <w:p w14:paraId="6B43EF2C" w14:textId="77777777" w:rsidR="00162074" w:rsidRDefault="006E4140">
      <w:pPr>
        <w:tabs>
          <w:tab w:val="left" w:pos="1440"/>
        </w:tabs>
      </w:pPr>
      <w:r>
        <w:t>Belle</w:t>
      </w:r>
      <w:r>
        <w:tab/>
        <w:t>17</w:t>
      </w:r>
      <w:r>
        <w:tab/>
        <w:t>Her Highness of Leo</w:t>
      </w:r>
    </w:p>
    <w:p w14:paraId="283B65A5" w14:textId="77777777" w:rsidR="00162074" w:rsidRDefault="006E4140">
      <w:pPr>
        <w:tabs>
          <w:tab w:val="left" w:pos="1440"/>
        </w:tabs>
      </w:pPr>
      <w:r>
        <w:t>Jasmine</w:t>
      </w:r>
      <w:r>
        <w:tab/>
        <w:t>15</w:t>
      </w:r>
      <w:r>
        <w:tab/>
        <w:t>Her Highness of Sagittarius</w:t>
      </w:r>
    </w:p>
    <w:p w14:paraId="09B72BC2" w14:textId="77777777" w:rsidR="00162074" w:rsidRDefault="006E4140">
      <w:pPr>
        <w:tabs>
          <w:tab w:val="left" w:pos="1440"/>
        </w:tabs>
      </w:pPr>
      <w:r>
        <w:t>Pocahontas</w:t>
      </w:r>
      <w:r>
        <w:tab/>
        <w:t>18</w:t>
      </w:r>
      <w:r>
        <w:tab/>
        <w:t>Her Highness of Capricornus</w:t>
      </w:r>
    </w:p>
    <w:p w14:paraId="53166986" w14:textId="77777777" w:rsidR="00162074" w:rsidRDefault="006E4140">
      <w:pPr>
        <w:tabs>
          <w:tab w:val="left" w:pos="1440"/>
        </w:tabs>
      </w:pPr>
      <w:r>
        <w:t>Mulan</w:t>
      </w:r>
      <w:r>
        <w:tab/>
        <w:t>16</w:t>
      </w:r>
      <w:r>
        <w:tab/>
        <w:t>Her Highness of Aries</w:t>
      </w:r>
    </w:p>
    <w:p w14:paraId="1DDB0E6D" w14:textId="77777777" w:rsidR="00162074" w:rsidRDefault="006E4140">
      <w:pPr>
        <w:tabs>
          <w:tab w:val="left" w:pos="1440"/>
        </w:tabs>
      </w:pPr>
      <w:r>
        <w:t>Tiana</w:t>
      </w:r>
      <w:r>
        <w:tab/>
        <w:t>19</w:t>
      </w:r>
      <w:r>
        <w:tab/>
        <w:t>Her Highness of Scorpio</w:t>
      </w:r>
    </w:p>
    <w:p w14:paraId="77C52FC8" w14:textId="77777777" w:rsidR="00162074" w:rsidRDefault="006E4140">
      <w:pPr>
        <w:tabs>
          <w:tab w:val="left" w:pos="1440"/>
        </w:tabs>
      </w:pPr>
      <w:r>
        <w:t>Rapunzel</w:t>
      </w:r>
      <w:r>
        <w:tab/>
        <w:t>18</w:t>
      </w:r>
      <w:r>
        <w:tab/>
        <w:t>Her Highness of Cancer</w:t>
      </w:r>
    </w:p>
    <w:p w14:paraId="62C6F0BC" w14:textId="77777777" w:rsidR="00162074" w:rsidRDefault="006E4140">
      <w:pPr>
        <w:tabs>
          <w:tab w:val="left" w:pos="1440"/>
        </w:tabs>
      </w:pPr>
      <w:r>
        <w:t>Merida</w:t>
      </w:r>
      <w:r>
        <w:tab/>
        <w:t>16</w:t>
      </w:r>
      <w:r>
        <w:tab/>
        <w:t>Her Highness of Taurus</w:t>
      </w:r>
    </w:p>
    <w:p w14:paraId="050E377D" w14:textId="77777777" w:rsidR="00162074" w:rsidRDefault="006E4140">
      <w:pPr>
        <w:tabs>
          <w:tab w:val="left" w:pos="1440"/>
        </w:tabs>
      </w:pPr>
      <w:r>
        <w:t>Moana</w:t>
      </w:r>
      <w:r>
        <w:tab/>
        <w:t>16</w:t>
      </w:r>
      <w:r>
        <w:tab/>
        <w:t>Her Highness of Aquarius</w:t>
      </w:r>
    </w:p>
    <w:p w14:paraId="0D736C10" w14:textId="77777777" w:rsidR="00162074" w:rsidRDefault="006E4140">
      <w:pPr>
        <w:tabs>
          <w:tab w:val="left" w:pos="1440"/>
        </w:tabs>
      </w:pPr>
      <w:r>
        <w:t>Elsa</w:t>
      </w:r>
      <w:r>
        <w:tab/>
        <w:t>24</w:t>
      </w:r>
      <w:r>
        <w:tab/>
        <w:t>Her Majesty of the Celebration</w:t>
      </w:r>
    </w:p>
    <w:p w14:paraId="20055763" w14:textId="77777777" w:rsidR="00162074" w:rsidRDefault="006E4140">
      <w:pPr>
        <w:tabs>
          <w:tab w:val="left" w:pos="1440"/>
        </w:tabs>
      </w:pPr>
      <w:r>
        <w:t>Anna</w:t>
      </w:r>
      <w:r>
        <w:tab/>
        <w:t>21</w:t>
      </w:r>
      <w:r>
        <w:tab/>
        <w:t>Her Majesty of the Discovery</w:t>
      </w:r>
    </w:p>
    <w:p w14:paraId="07F645F0" w14:textId="77777777" w:rsidR="00162074" w:rsidRDefault="006E4140">
      <w:pPr>
        <w:tabs>
          <w:tab w:val="left" w:pos="1440"/>
        </w:tabs>
      </w:pPr>
      <w:r>
        <w:t>Raya</w:t>
      </w:r>
      <w:r>
        <w:tab/>
        <w:t>18</w:t>
      </w:r>
      <w:r>
        <w:tab/>
        <w:t>Her Majesty of the Nature</w:t>
      </w:r>
    </w:p>
    <w:p w14:paraId="0DE5BAEB" w14:textId="77777777" w:rsidR="00162074" w:rsidRDefault="006E4140">
      <w:pPr>
        <w:tabs>
          <w:tab w:val="left" w:pos="1440"/>
        </w:tabs>
      </w:pPr>
      <w:r>
        <w:t>Vanellope</w:t>
      </w:r>
      <w:r>
        <w:tab/>
        <w:t>9/12</w:t>
      </w:r>
      <w:r>
        <w:tab/>
        <w:t>Surnamed von Schweetz, agent of the Princesses</w:t>
      </w:r>
    </w:p>
    <w:p w14:paraId="41407BB9" w14:textId="77777777" w:rsidR="00162074" w:rsidRDefault="006E4140">
      <w:pPr>
        <w:rPr>
          <w:rStyle w:val="10"/>
          <w:b w:val="0"/>
          <w:bCs w:val="0"/>
          <w:i w:val="0"/>
          <w:iCs w:val="0"/>
        </w:rPr>
      </w:pPr>
      <w:r>
        <w:rPr>
          <w:rStyle w:val="10"/>
          <w:b w:val="0"/>
          <w:bCs w:val="0"/>
          <w:i w:val="0"/>
          <w:iCs w:val="0"/>
        </w:rPr>
        <w:t>Other dwellers of EPCOT</w:t>
      </w:r>
    </w:p>
    <w:p w14:paraId="61D74471" w14:textId="77777777" w:rsidR="00162074" w:rsidRDefault="006E4140">
      <w:pPr>
        <w:pStyle w:val="Heading4"/>
      </w:pPr>
      <w:r>
        <w:rPr>
          <w:i w:val="0"/>
          <w:iCs w:val="0"/>
        </w:rPr>
        <w:t>———</w:t>
      </w:r>
      <w:r>
        <w:t xml:space="preserve"> Villains ———</w:t>
      </w:r>
    </w:p>
    <w:p w14:paraId="1A6993E5" w14:textId="77777777" w:rsidR="00162074" w:rsidRDefault="00162074">
      <w:pPr>
        <w:sectPr w:rsidR="00162074">
          <w:footnotePr>
            <w:numRestart w:val="eachPage"/>
          </w:footnotePr>
          <w:type w:val="oddPage"/>
          <w:pgSz w:w="8391" w:h="11906"/>
          <w:pgMar w:top="720" w:right="720" w:bottom="720" w:left="720" w:header="432" w:footer="432" w:gutter="0"/>
          <w:pgNumType w:start="1"/>
          <w:cols w:space="720"/>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77"/>
        <w:gridCol w:w="3035"/>
        <w:gridCol w:w="1939"/>
      </w:tblGrid>
      <w:tr w:rsidR="00162074" w14:paraId="03154720" w14:textId="77777777">
        <w:tc>
          <w:tcPr>
            <w:tcW w:w="1422" w:type="pct"/>
          </w:tcPr>
          <w:p w14:paraId="5F5B80CC" w14:textId="77777777" w:rsidR="00162074" w:rsidRDefault="006E4140">
            <w:pPr>
              <w:jc w:val="left"/>
            </w:pPr>
            <w:r>
              <w:t>Ace Ventura</w:t>
            </w:r>
          </w:p>
        </w:tc>
        <w:tc>
          <w:tcPr>
            <w:tcW w:w="2183" w:type="pct"/>
          </w:tcPr>
          <w:p w14:paraId="5468EC52" w14:textId="77777777" w:rsidR="00162074" w:rsidRDefault="006E4140">
            <w:pPr>
              <w:jc w:val="left"/>
            </w:pPr>
            <w:r>
              <w:t>Arthur Curry</w:t>
            </w:r>
          </w:p>
        </w:tc>
        <w:tc>
          <w:tcPr>
            <w:tcW w:w="1395" w:type="pct"/>
          </w:tcPr>
          <w:p w14:paraId="583EFA4D" w14:textId="77777777" w:rsidR="00162074" w:rsidRDefault="006E4140">
            <w:pPr>
              <w:jc w:val="left"/>
            </w:pPr>
            <w:r>
              <w:t>Barry Allen</w:t>
            </w:r>
          </w:p>
        </w:tc>
      </w:tr>
      <w:tr w:rsidR="00162074" w14:paraId="4DE0BC0B" w14:textId="77777777">
        <w:tc>
          <w:tcPr>
            <w:tcW w:w="1422" w:type="pct"/>
          </w:tcPr>
          <w:p w14:paraId="6256405C" w14:textId="77777777" w:rsidR="00162074" w:rsidRDefault="006E4140">
            <w:pPr>
              <w:jc w:val="left"/>
            </w:pPr>
            <w:r>
              <w:t>Bilbo Baggins</w:t>
            </w:r>
          </w:p>
        </w:tc>
        <w:tc>
          <w:tcPr>
            <w:tcW w:w="2183" w:type="pct"/>
          </w:tcPr>
          <w:p w14:paraId="21EFE9EF" w14:textId="77777777" w:rsidR="00162074" w:rsidRDefault="006E4140">
            <w:pPr>
              <w:jc w:val="left"/>
            </w:pPr>
            <w:r>
              <w:t>Bruce Wayne</w:t>
            </w:r>
          </w:p>
        </w:tc>
        <w:tc>
          <w:tcPr>
            <w:tcW w:w="1395" w:type="pct"/>
          </w:tcPr>
          <w:p w14:paraId="0BEE3E82" w14:textId="77777777" w:rsidR="00162074" w:rsidRDefault="006E4140">
            <w:pPr>
              <w:jc w:val="left"/>
            </w:pPr>
            <w:r>
              <w:t>Bugs Bunny</w:t>
            </w:r>
          </w:p>
        </w:tc>
      </w:tr>
      <w:tr w:rsidR="00162074" w14:paraId="778EB3F6" w14:textId="77777777">
        <w:tc>
          <w:tcPr>
            <w:tcW w:w="1422" w:type="pct"/>
          </w:tcPr>
          <w:p w14:paraId="419AE264" w14:textId="77777777" w:rsidR="00162074" w:rsidRDefault="006E4140">
            <w:pPr>
              <w:jc w:val="left"/>
            </w:pPr>
            <w:r>
              <w:t>Cecil Turtle</w:t>
            </w:r>
          </w:p>
        </w:tc>
        <w:tc>
          <w:tcPr>
            <w:tcW w:w="2183" w:type="pct"/>
          </w:tcPr>
          <w:p w14:paraId="6DEBDB7C" w14:textId="77777777" w:rsidR="00162074" w:rsidRDefault="006E4140">
            <w:pPr>
              <w:jc w:val="left"/>
            </w:pPr>
            <w:r>
              <w:t>Clark Kent</w:t>
            </w:r>
          </w:p>
        </w:tc>
        <w:tc>
          <w:tcPr>
            <w:tcW w:w="1395" w:type="pct"/>
          </w:tcPr>
          <w:p w14:paraId="0C5016FE" w14:textId="77777777" w:rsidR="00162074" w:rsidRDefault="006E4140">
            <w:pPr>
              <w:jc w:val="left"/>
            </w:pPr>
            <w:r>
              <w:t>Daffy Duck</w:t>
            </w:r>
          </w:p>
        </w:tc>
      </w:tr>
      <w:tr w:rsidR="00162074" w14:paraId="5CC6C455" w14:textId="77777777">
        <w:tc>
          <w:tcPr>
            <w:tcW w:w="1422" w:type="pct"/>
          </w:tcPr>
          <w:p w14:paraId="389ACC38" w14:textId="77777777" w:rsidR="00162074" w:rsidRDefault="006E4140">
            <w:pPr>
              <w:jc w:val="left"/>
            </w:pPr>
            <w:r>
              <w:t>Elmer Fudd</w:t>
            </w:r>
          </w:p>
        </w:tc>
        <w:tc>
          <w:tcPr>
            <w:tcW w:w="2183" w:type="pct"/>
          </w:tcPr>
          <w:p w14:paraId="259950E5" w14:textId="77777777" w:rsidR="00162074" w:rsidRDefault="006E4140">
            <w:pPr>
              <w:jc w:val="left"/>
            </w:pPr>
            <w:r>
              <w:t>Foghorn Leghorn</w:t>
            </w:r>
          </w:p>
        </w:tc>
        <w:tc>
          <w:tcPr>
            <w:tcW w:w="1395" w:type="pct"/>
          </w:tcPr>
          <w:p w14:paraId="05C11EC9" w14:textId="77777777" w:rsidR="00162074" w:rsidRDefault="006E4140">
            <w:pPr>
              <w:jc w:val="left"/>
            </w:pPr>
            <w:r>
              <w:t>Frodo Baggins</w:t>
            </w:r>
          </w:p>
        </w:tc>
      </w:tr>
      <w:tr w:rsidR="00162074" w14:paraId="2170F3AF" w14:textId="77777777">
        <w:tc>
          <w:tcPr>
            <w:tcW w:w="1422" w:type="pct"/>
          </w:tcPr>
          <w:p w14:paraId="5066DD60" w14:textId="77777777" w:rsidR="00162074" w:rsidRDefault="006E4140">
            <w:pPr>
              <w:jc w:val="left"/>
            </w:pPr>
            <w:r>
              <w:t>Gandalf the Grey</w:t>
            </w:r>
          </w:p>
        </w:tc>
        <w:tc>
          <w:tcPr>
            <w:tcW w:w="2183" w:type="pct"/>
          </w:tcPr>
          <w:p w14:paraId="15478651" w14:textId="77777777" w:rsidR="00162074" w:rsidRDefault="006E4140">
            <w:pPr>
              <w:jc w:val="left"/>
            </w:pPr>
            <w:r>
              <w:t>Goofy Gophers (Mac &amp; Tosh)</w:t>
            </w:r>
          </w:p>
        </w:tc>
        <w:tc>
          <w:tcPr>
            <w:tcW w:w="1395" w:type="pct"/>
          </w:tcPr>
          <w:p w14:paraId="73F88E1D" w14:textId="77777777" w:rsidR="00162074" w:rsidRDefault="006E4140">
            <w:pPr>
              <w:jc w:val="left"/>
              <w:rPr>
                <w:lang w:val="de-DE"/>
              </w:rPr>
            </w:pPr>
            <w:r>
              <w:rPr>
                <w:lang w:val="de-DE"/>
              </w:rPr>
              <w:t>Hal Jordan</w:t>
            </w:r>
          </w:p>
        </w:tc>
      </w:tr>
      <w:tr w:rsidR="00162074" w14:paraId="0479188F" w14:textId="77777777">
        <w:tc>
          <w:tcPr>
            <w:tcW w:w="1422" w:type="pct"/>
          </w:tcPr>
          <w:p w14:paraId="054151E0" w14:textId="77777777" w:rsidR="00162074" w:rsidRDefault="006E4140">
            <w:pPr>
              <w:jc w:val="left"/>
              <w:rPr>
                <w:lang w:val="de-DE"/>
              </w:rPr>
            </w:pPr>
            <w:r>
              <w:rPr>
                <w:lang w:val="de-DE"/>
              </w:rPr>
              <w:t>Harry Potter</w:t>
            </w:r>
          </w:p>
        </w:tc>
        <w:tc>
          <w:tcPr>
            <w:tcW w:w="2183" w:type="pct"/>
          </w:tcPr>
          <w:p w14:paraId="35EEB4EC" w14:textId="77777777" w:rsidR="00162074" w:rsidRDefault="006E4140">
            <w:pPr>
              <w:jc w:val="left"/>
              <w:rPr>
                <w:lang w:val="de-DE"/>
              </w:rPr>
            </w:pPr>
            <w:r>
              <w:rPr>
                <w:lang w:val="de-DE"/>
              </w:rPr>
              <w:t>King Kong</w:t>
            </w:r>
          </w:p>
        </w:tc>
        <w:tc>
          <w:tcPr>
            <w:tcW w:w="1395" w:type="pct"/>
          </w:tcPr>
          <w:p w14:paraId="219FA491" w14:textId="77777777" w:rsidR="00162074" w:rsidRDefault="006E4140">
            <w:pPr>
              <w:jc w:val="left"/>
              <w:rPr>
                <w:lang w:val="de-DE"/>
              </w:rPr>
            </w:pPr>
            <w:r>
              <w:rPr>
                <w:lang w:val="de-DE"/>
              </w:rPr>
              <w:t>Leonard Hofstadter</w:t>
            </w:r>
          </w:p>
        </w:tc>
      </w:tr>
      <w:tr w:rsidR="00162074" w14:paraId="35384CDE" w14:textId="77777777">
        <w:tc>
          <w:tcPr>
            <w:tcW w:w="1422" w:type="pct"/>
          </w:tcPr>
          <w:p w14:paraId="34AFDD2C" w14:textId="77777777" w:rsidR="00162074" w:rsidRDefault="006E4140">
            <w:pPr>
              <w:jc w:val="left"/>
            </w:pPr>
            <w:r>
              <w:t>Marvin the Martian</w:t>
            </w:r>
          </w:p>
        </w:tc>
        <w:tc>
          <w:tcPr>
            <w:tcW w:w="2183" w:type="pct"/>
          </w:tcPr>
          <w:p w14:paraId="59C4B5CD" w14:textId="77777777" w:rsidR="00162074" w:rsidRDefault="006E4140">
            <w:pPr>
              <w:jc w:val="left"/>
            </w:pPr>
            <w:r>
              <w:t>Pepe le Pew</w:t>
            </w:r>
          </w:p>
        </w:tc>
        <w:tc>
          <w:tcPr>
            <w:tcW w:w="1395" w:type="pct"/>
          </w:tcPr>
          <w:p w14:paraId="6A7F6AFD" w14:textId="77777777" w:rsidR="00162074" w:rsidRDefault="006E4140">
            <w:pPr>
              <w:jc w:val="left"/>
            </w:pPr>
            <w:r>
              <w:t>Porky Pig</w:t>
            </w:r>
          </w:p>
        </w:tc>
      </w:tr>
      <w:tr w:rsidR="00162074" w14:paraId="45056C81" w14:textId="77777777">
        <w:tc>
          <w:tcPr>
            <w:tcW w:w="1422" w:type="pct"/>
          </w:tcPr>
          <w:p w14:paraId="4BE9BC23" w14:textId="77777777" w:rsidR="00162074" w:rsidRDefault="006E4140">
            <w:pPr>
              <w:jc w:val="left"/>
            </w:pPr>
            <w:r>
              <w:t>Road Runner</w:t>
            </w:r>
          </w:p>
        </w:tc>
        <w:tc>
          <w:tcPr>
            <w:tcW w:w="2183" w:type="pct"/>
          </w:tcPr>
          <w:p w14:paraId="60E35C3C" w14:textId="77777777" w:rsidR="00162074" w:rsidRDefault="006E4140">
            <w:pPr>
              <w:jc w:val="left"/>
            </w:pPr>
            <w:r>
              <w:t>Ron Weasley</w:t>
            </w:r>
          </w:p>
        </w:tc>
        <w:tc>
          <w:tcPr>
            <w:tcW w:w="1395" w:type="pct"/>
          </w:tcPr>
          <w:p w14:paraId="0D565B9E" w14:textId="77777777" w:rsidR="00162074" w:rsidRDefault="006E4140">
            <w:pPr>
              <w:jc w:val="left"/>
            </w:pPr>
            <w:r>
              <w:t>Sam Sheepdog</w:t>
            </w:r>
          </w:p>
        </w:tc>
      </w:tr>
      <w:tr w:rsidR="00162074" w14:paraId="6B81E8F8" w14:textId="77777777">
        <w:tc>
          <w:tcPr>
            <w:tcW w:w="1422" w:type="pct"/>
          </w:tcPr>
          <w:p w14:paraId="7C205BDD" w14:textId="77777777" w:rsidR="00162074" w:rsidRDefault="006E4140">
            <w:pPr>
              <w:jc w:val="left"/>
            </w:pPr>
            <w:r>
              <w:t>Sheldon Cooper</w:t>
            </w:r>
          </w:p>
        </w:tc>
        <w:tc>
          <w:tcPr>
            <w:tcW w:w="2183" w:type="pct"/>
          </w:tcPr>
          <w:p w14:paraId="007126AC" w14:textId="77777777" w:rsidR="00162074" w:rsidRDefault="006E4140">
            <w:pPr>
              <w:jc w:val="left"/>
            </w:pPr>
            <w:r>
              <w:t>Speedy Gonzales</w:t>
            </w:r>
          </w:p>
        </w:tc>
        <w:tc>
          <w:tcPr>
            <w:tcW w:w="1395" w:type="pct"/>
          </w:tcPr>
          <w:p w14:paraId="0FE551DB" w14:textId="77777777" w:rsidR="00162074" w:rsidRDefault="006E4140">
            <w:pPr>
              <w:jc w:val="left"/>
            </w:pPr>
            <w:r>
              <w:t>Stanley Ipkiss</w:t>
            </w:r>
          </w:p>
        </w:tc>
      </w:tr>
      <w:tr w:rsidR="00162074" w14:paraId="0915513B" w14:textId="77777777">
        <w:tc>
          <w:tcPr>
            <w:tcW w:w="1422" w:type="pct"/>
          </w:tcPr>
          <w:p w14:paraId="71D35017" w14:textId="77777777" w:rsidR="00162074" w:rsidRDefault="006E4140">
            <w:pPr>
              <w:jc w:val="left"/>
            </w:pPr>
            <w:r>
              <w:t>Sylvester Cat</w:t>
            </w:r>
          </w:p>
        </w:tc>
        <w:tc>
          <w:tcPr>
            <w:tcW w:w="2183" w:type="pct"/>
          </w:tcPr>
          <w:p w14:paraId="52B46A6E" w14:textId="77777777" w:rsidR="00162074" w:rsidRDefault="006E4140">
            <w:pPr>
              <w:jc w:val="left"/>
            </w:pPr>
            <w:r>
              <w:t>Taz</w:t>
            </w:r>
          </w:p>
        </w:tc>
        <w:tc>
          <w:tcPr>
            <w:tcW w:w="1395" w:type="pct"/>
          </w:tcPr>
          <w:p w14:paraId="6E63E356" w14:textId="77777777" w:rsidR="00162074" w:rsidRDefault="006E4140">
            <w:pPr>
              <w:jc w:val="left"/>
            </w:pPr>
            <w:r>
              <w:t>Tweedy Bird</w:t>
            </w:r>
          </w:p>
        </w:tc>
      </w:tr>
      <w:tr w:rsidR="00162074" w14:paraId="2A1F8975" w14:textId="77777777">
        <w:tc>
          <w:tcPr>
            <w:tcW w:w="1422" w:type="pct"/>
          </w:tcPr>
          <w:p w14:paraId="11DA08FF" w14:textId="77777777" w:rsidR="00162074" w:rsidRDefault="006E4140">
            <w:pPr>
              <w:jc w:val="left"/>
            </w:pPr>
            <w:r>
              <w:t>Yosemite Sam</w:t>
            </w:r>
          </w:p>
        </w:tc>
        <w:tc>
          <w:tcPr>
            <w:tcW w:w="2183" w:type="pct"/>
          </w:tcPr>
          <w:p w14:paraId="7497D9D4" w14:textId="77777777" w:rsidR="00162074" w:rsidRDefault="006E4140">
            <w:pPr>
              <w:jc w:val="left"/>
            </w:pPr>
            <w:r>
              <w:t>Privates of the untied tastes</w:t>
            </w:r>
          </w:p>
        </w:tc>
        <w:tc>
          <w:tcPr>
            <w:tcW w:w="1395" w:type="pct"/>
          </w:tcPr>
          <w:p w14:paraId="008C86E4" w14:textId="77777777" w:rsidR="00162074" w:rsidRDefault="00162074">
            <w:pPr>
              <w:jc w:val="left"/>
            </w:pPr>
          </w:p>
        </w:tc>
      </w:tr>
    </w:tbl>
    <w:p w14:paraId="16E922ED" w14:textId="77777777" w:rsidR="00162074" w:rsidRDefault="006E4140">
      <w:pPr>
        <w:widowControl/>
        <w:jc w:val="left"/>
        <w:rPr>
          <w:rFonts w:asciiTheme="majorHAnsi" w:eastAsiaTheme="majorEastAsia" w:hAnsiTheme="majorHAnsi" w:cstheme="majorBidi"/>
          <w:color w:val="2F5496" w:themeColor="accent1" w:themeShade="BF"/>
          <w:sz w:val="40"/>
          <w:szCs w:val="40"/>
        </w:rPr>
      </w:pPr>
      <w:bookmarkStart w:id="10" w:name="_Toc80735912"/>
      <w:r>
        <w:br w:type="page"/>
      </w:r>
    </w:p>
    <w:p w14:paraId="08ED9FC7" w14:textId="77777777" w:rsidR="00162074" w:rsidRDefault="006E4140" w:rsidP="00021E86">
      <w:pPr>
        <w:pStyle w:val="Heading1"/>
      </w:pPr>
      <w:bookmarkStart w:id="11" w:name="_Toc83995171"/>
      <w:r>
        <w:lastRenderedPageBreak/>
        <w:t>PROLOG</w:t>
      </w:r>
      <w:bookmarkEnd w:id="10"/>
      <w:bookmarkEnd w:id="11"/>
    </w:p>
    <w:p w14:paraId="1F173D92" w14:textId="77777777" w:rsidR="00162074" w:rsidRDefault="006E4140">
      <w:pPr>
        <w:pStyle w:val="Effects"/>
        <w:suppressLineNumbers w:val="0"/>
      </w:pPr>
      <w:r>
        <w:t>DARK SCREEN.</w:t>
      </w:r>
    </w:p>
    <w:p w14:paraId="59A1C292" w14:textId="77777777" w:rsidR="00162074" w:rsidRDefault="006E4140">
      <w:pPr>
        <w:pStyle w:val="Character"/>
        <w:suppressLineNumbers w:val="0"/>
      </w:pPr>
      <w:r>
        <w:t>(MICROSOFIA)</w:t>
      </w:r>
      <w:r>
        <w:rPr>
          <w:vertAlign w:val="superscript"/>
        </w:rPr>
        <w:footnoteReference w:id="1"/>
      </w:r>
      <w:r>
        <w:t xml:space="preserve"> (Reading)</w:t>
      </w:r>
    </w:p>
    <w:p w14:paraId="2DB249E6" w14:textId="77777777" w:rsidR="00162074" w:rsidRDefault="006E4140">
      <w:pPr>
        <w:pStyle w:val="Quote"/>
        <w:rPr>
          <w:lang w:val="de-DE"/>
        </w:rPr>
      </w:pPr>
      <w:r>
        <w:rPr>
          <w:lang w:val="de-DE"/>
        </w:rPr>
        <w:t>Alles Vergängliche, ist nur ein Gleichnis;</w:t>
      </w:r>
    </w:p>
    <w:p w14:paraId="2BC9B919" w14:textId="77777777" w:rsidR="00162074" w:rsidRDefault="006E4140">
      <w:pPr>
        <w:pStyle w:val="Quote"/>
        <w:rPr>
          <w:lang w:val="de-DE"/>
        </w:rPr>
      </w:pPr>
      <w:r>
        <w:rPr>
          <w:lang w:val="de-DE"/>
        </w:rPr>
        <w:t>das Unzulängliche, hier wird's Ereignis;</w:t>
      </w:r>
    </w:p>
    <w:p w14:paraId="74CEC4ED" w14:textId="77777777" w:rsidR="00162074" w:rsidRDefault="006E4140">
      <w:pPr>
        <w:pStyle w:val="Quote"/>
        <w:rPr>
          <w:lang w:val="de-DE"/>
        </w:rPr>
      </w:pPr>
      <w:r>
        <w:rPr>
          <w:lang w:val="de-DE"/>
        </w:rPr>
        <w:t>das Unbeschreibliche, hier ist's getan;</w:t>
      </w:r>
    </w:p>
    <w:p w14:paraId="3B65B7ED" w14:textId="77777777" w:rsidR="00162074" w:rsidRDefault="006E4140">
      <w:pPr>
        <w:pStyle w:val="Quote"/>
        <w:rPr>
          <w:lang w:val="de-DE"/>
        </w:rPr>
      </w:pPr>
      <w:r>
        <w:rPr>
          <w:lang w:val="de-DE"/>
        </w:rPr>
        <w:t>das Ewigweibliche, zieht uns hinan.</w:t>
      </w:r>
    </w:p>
    <w:p w14:paraId="484DD471" w14:textId="77777777" w:rsidR="00162074" w:rsidRDefault="006E4140">
      <w:pPr>
        <w:pStyle w:val="Character"/>
        <w:suppressLineNumbers w:val="0"/>
      </w:pPr>
      <w:r>
        <w:t>(MICROSOFIA)</w:t>
      </w:r>
    </w:p>
    <w:p w14:paraId="6CDBC89E" w14:textId="77777777" w:rsidR="00162074" w:rsidRDefault="006E4140">
      <w:r>
        <w:rPr>
          <w:i/>
        </w:rPr>
        <w:t>(Rolling)</w:t>
      </w:r>
      <w:r>
        <w:t xml:space="preserve"> Ladies and gentlemen, I am afraid that you have been exhausted in the murky world, and thirsty for the luminosity! The poet who’d created this drama ceased his pen here, abroad to create new beams of light! Ladies and gentlemen, are you expecting the appearance of the new Sun? Or create a new one please? Let’s meet here again when the sun appears!</w:t>
      </w:r>
    </w:p>
    <w:p w14:paraId="46AC3FDF" w14:textId="77777777" w:rsidR="00162074" w:rsidRDefault="006E4140">
      <w:pPr>
        <w:pStyle w:val="Effects"/>
        <w:suppressLineNumbers w:val="0"/>
      </w:pPr>
      <w:r>
        <w:t>A beam of glow appears at the right bottom of the screen.</w:t>
      </w:r>
    </w:p>
    <w:p w14:paraId="591B2C32" w14:textId="77777777" w:rsidR="00162074" w:rsidRDefault="006E4140">
      <w:pPr>
        <w:pStyle w:val="Character"/>
        <w:suppressLineNumbers w:val="0"/>
      </w:pPr>
      <w:r>
        <w:t>(MICROSOFIA)</w:t>
      </w:r>
    </w:p>
    <w:p w14:paraId="027B605F" w14:textId="77777777" w:rsidR="00162074" w:rsidRDefault="006E4140">
      <w:r>
        <w:t>The sun has appeared, at the current year 2032, near the EPCOT, Experimental Prototype Community of Tomorrow in the Walt Disney World. Today is February 11, the Chinese New Year Day of Water Mouse. Considering you may ask what the Water Mouse is out of curiosity, I am sincerely answering, “It is the Mickey Mouse, whose head looks like a model of a water molecule.” Let’s have a look on him at EPCOT!</w:t>
      </w:r>
    </w:p>
    <w:p w14:paraId="522CC6B2" w14:textId="77777777" w:rsidR="00162074" w:rsidRDefault="006E4140">
      <w:pPr>
        <w:pStyle w:val="Effects"/>
        <w:suppressLineNumbers w:val="0"/>
      </w:pPr>
      <w:r>
        <w:t>A bombing sound striking, crowd yells, “Who has bombed Mickey Mouse!”</w:t>
      </w:r>
    </w:p>
    <w:p w14:paraId="1ACF7EA0" w14:textId="77777777" w:rsidR="00162074" w:rsidRDefault="006E4140">
      <w:pPr>
        <w:pStyle w:val="Character"/>
        <w:suppressLineNumbers w:val="0"/>
      </w:pPr>
      <w:r>
        <w:t>(MICROSOFIA)</w:t>
      </w:r>
    </w:p>
    <w:p w14:paraId="25397015" w14:textId="77777777" w:rsidR="00162074" w:rsidRDefault="006E4140">
      <w:r>
        <w:t>Yesterday, He was bombed by an aircraft of the untied tastes air force immediately he showed himself at a group of EPCOT dwellers along the Main Street USA, Walt Disney Magical Kingdom. Then, so were Goofy Donald Duck and his companions, and a series of catastrophes were launched one after another: The princes killed in action, the princesses interned, and the dwellers deserting EPCOT to everywhere… Now and here we are going to show you the stories. Action!</w:t>
      </w:r>
    </w:p>
    <w:p w14:paraId="278D92B3" w14:textId="77777777" w:rsidR="00162074" w:rsidRDefault="006E4140">
      <w:pPr>
        <w:pStyle w:val="Effects"/>
        <w:suppressLineNumbers w:val="0"/>
      </w:pPr>
      <w:r>
        <w:t>The glow strikes a semicircle to the right bottom of the screen, and then falls out of the screen.</w:t>
      </w:r>
      <w:bookmarkStart w:id="12" w:name="_Toc80735913"/>
      <w:r>
        <w:br w:type="page"/>
      </w:r>
    </w:p>
    <w:p w14:paraId="7D4191EC" w14:textId="77777777" w:rsidR="00162074" w:rsidRDefault="006E4140" w:rsidP="00021E86">
      <w:pPr>
        <w:pStyle w:val="Heading1"/>
      </w:pPr>
      <w:bookmarkStart w:id="13" w:name="_Toc83995172"/>
      <w:r>
        <w:lastRenderedPageBreak/>
        <w:t>Part 1. Dusk</w:t>
      </w:r>
      <w:bookmarkEnd w:id="12"/>
      <w:bookmarkEnd w:id="13"/>
    </w:p>
    <w:p w14:paraId="57881414" w14:textId="77777777" w:rsidR="00162074" w:rsidRDefault="006E4140">
      <w:pPr>
        <w:pStyle w:val="Effects"/>
        <w:suppressLineNumbers w:val="0"/>
      </w:pPr>
      <w:r>
        <w:t>FADE IN</w:t>
      </w:r>
    </w:p>
    <w:p w14:paraId="1A771B29" w14:textId="77777777" w:rsidR="00162074" w:rsidRDefault="006E4140">
      <w:pPr>
        <w:pStyle w:val="Heading2"/>
      </w:pPr>
      <w:bookmarkStart w:id="14" w:name="_Toc80735914"/>
      <w:bookmarkStart w:id="15" w:name="_Toc83995173"/>
      <w:r>
        <w:t>Scene I</w:t>
      </w:r>
      <w:bookmarkEnd w:id="14"/>
      <w:bookmarkEnd w:id="15"/>
    </w:p>
    <w:p w14:paraId="6659A9D7" w14:textId="77777777" w:rsidR="00162074" w:rsidRDefault="006E4140">
      <w:pPr>
        <w:pStyle w:val="Effects"/>
        <w:suppressLineNumbers w:val="0"/>
      </w:pPr>
      <w:r>
        <w:t xml:space="preserve">EXTERIOR — EPCOT. The sun </w:t>
      </w:r>
      <w:r>
        <w:rPr>
          <w:rFonts w:hint="eastAsia"/>
        </w:rPr>
        <w:t>is</w:t>
      </w:r>
      <w:r>
        <w:t xml:space="preserve"> setting and jailors </w:t>
      </w:r>
      <w:r>
        <w:rPr>
          <w:i/>
          <w:iCs/>
        </w:rPr>
        <w:t>(Clark Kent et alia)</w:t>
      </w:r>
      <w:r>
        <w:t xml:space="preserve"> come about, wandering around and in the EPCOT, the Spaceship Earth shaking, wobbling, and vibrating under thunderstorm </w:t>
      </w:r>
      <w:r>
        <w:rPr>
          <w:i/>
          <w:iCs/>
        </w:rPr>
        <w:t>(which persists throughout the part)</w:t>
      </w:r>
      <w:r>
        <w:t xml:space="preserve">, in front of the dark red Lagoon. Sounds — </w:t>
      </w:r>
    </w:p>
    <w:p w14:paraId="18D594EB" w14:textId="77777777" w:rsidR="00162074" w:rsidRDefault="006E4140">
      <w:pPr>
        <w:pStyle w:val="Character"/>
        <w:suppressLineNumbers w:val="0"/>
      </w:pPr>
      <w:r>
        <w:t>Clark Kent</w:t>
      </w:r>
    </w:p>
    <w:p w14:paraId="54BEBFDB" w14:textId="77777777" w:rsidR="00162074" w:rsidRDefault="006E4140">
      <w:r>
        <w:t>Let’s see our powerful hands!</w:t>
      </w:r>
    </w:p>
    <w:p w14:paraId="34D30F26" w14:textId="77777777" w:rsidR="00162074" w:rsidRDefault="006E4140">
      <w:pPr>
        <w:pStyle w:val="Character"/>
        <w:suppressLineNumbers w:val="0"/>
      </w:pPr>
      <w:r>
        <w:t>Bruce Wayne</w:t>
      </w:r>
    </w:p>
    <w:p w14:paraId="1FF8EF70" w14:textId="77777777" w:rsidR="00162074" w:rsidRDefault="006E4140">
      <w:r>
        <w:t>People are controlled by our Justice!</w:t>
      </w:r>
    </w:p>
    <w:p w14:paraId="2C064BDE" w14:textId="77777777" w:rsidR="00162074" w:rsidRDefault="006E4140">
      <w:pPr>
        <w:pStyle w:val="Character"/>
        <w:suppressLineNumbers w:val="0"/>
      </w:pPr>
      <w:r>
        <w:t>Arthur Curry</w:t>
      </w:r>
    </w:p>
    <w:p w14:paraId="089955A0" w14:textId="77777777" w:rsidR="00162074" w:rsidRDefault="006E4140">
      <w:r>
        <w:t>I’ve been the King of the Lagoon!</w:t>
      </w:r>
    </w:p>
    <w:p w14:paraId="7D7683A8" w14:textId="77777777" w:rsidR="00162074" w:rsidRDefault="006E4140">
      <w:pPr>
        <w:pStyle w:val="Character"/>
        <w:suppressLineNumbers w:val="0"/>
      </w:pPr>
      <w:r>
        <w:t>Hal Jordan</w:t>
      </w:r>
    </w:p>
    <w:p w14:paraId="46A5CE80" w14:textId="77777777" w:rsidR="00162074" w:rsidRDefault="006E4140">
      <w:r>
        <w:t>I’ve been the Ruler of the EPCOT!</w:t>
      </w:r>
    </w:p>
    <w:p w14:paraId="61EFD1C0" w14:textId="77777777" w:rsidR="00162074" w:rsidRDefault="006E4140">
      <w:pPr>
        <w:pStyle w:val="Character"/>
        <w:suppressLineNumbers w:val="0"/>
      </w:pPr>
      <w:r>
        <w:t>Barry Allen</w:t>
      </w:r>
    </w:p>
    <w:p w14:paraId="484E9701" w14:textId="77777777" w:rsidR="00162074" w:rsidRDefault="006E4140">
      <w:r>
        <w:t>I’ve been the Victor of the WORLD!</w:t>
      </w:r>
    </w:p>
    <w:p w14:paraId="0A03DC8E" w14:textId="77777777" w:rsidR="00162074" w:rsidRDefault="006E4140">
      <w:pPr>
        <w:pStyle w:val="Effects"/>
        <w:suppressLineNumbers w:val="0"/>
      </w:pPr>
      <w:r>
        <w:t>The jailors are laughing, one after another… Bugs Bunny dressed as Oswald the Lucky Rabbit and Daffy Duck as Donald Duck was dancing, one after another.</w:t>
      </w:r>
    </w:p>
    <w:p w14:paraId="5130E93C" w14:textId="77777777" w:rsidR="00162074" w:rsidRDefault="006E4140">
      <w:pPr>
        <w:pStyle w:val="Character"/>
        <w:suppressLineNumbers w:val="0"/>
      </w:pPr>
      <w:r>
        <w:t>Bugs Bunny</w:t>
      </w:r>
    </w:p>
    <w:p w14:paraId="5C707EBC" w14:textId="77777777" w:rsidR="00162074" w:rsidRDefault="006E4140">
      <w:r>
        <w:t>Would you like to celebrate our victory?</w:t>
      </w:r>
    </w:p>
    <w:p w14:paraId="62BAC744" w14:textId="77777777" w:rsidR="00162074" w:rsidRDefault="006E4140">
      <w:pPr>
        <w:pStyle w:val="Character"/>
        <w:suppressLineNumbers w:val="0"/>
      </w:pPr>
      <w:r>
        <w:t>Daffy Duck</w:t>
      </w:r>
    </w:p>
    <w:p w14:paraId="327B54CB" w14:textId="77777777" w:rsidR="00162074" w:rsidRDefault="006E4140">
      <w:r>
        <w:t>You bet!</w:t>
      </w:r>
    </w:p>
    <w:p w14:paraId="4070C876" w14:textId="77777777" w:rsidR="00162074" w:rsidRDefault="006E4140">
      <w:pPr>
        <w:pStyle w:val="Character"/>
        <w:suppressLineNumbers w:val="0"/>
      </w:pPr>
      <w:r>
        <w:t>Pepe le Pew</w:t>
      </w:r>
    </w:p>
    <w:p w14:paraId="41C7331B" w14:textId="77777777" w:rsidR="00162074" w:rsidRDefault="006E4140">
      <w:r>
        <w:t>Pew! Tres Bien!</w:t>
      </w:r>
    </w:p>
    <w:p w14:paraId="12005D4A" w14:textId="77777777" w:rsidR="00162074" w:rsidRDefault="006E4140">
      <w:pPr>
        <w:pStyle w:val="Effects"/>
        <w:suppressLineNumbers w:val="0"/>
      </w:pPr>
      <w:r>
        <w:t>Bubbles flow onto the screen, erasing the scene.</w:t>
      </w:r>
    </w:p>
    <w:p w14:paraId="3307A87D" w14:textId="77777777" w:rsidR="00162074" w:rsidRDefault="006E4140">
      <w:pPr>
        <w:pStyle w:val="Heading2"/>
      </w:pPr>
      <w:bookmarkStart w:id="16" w:name="_Toc80735915"/>
      <w:bookmarkStart w:id="17" w:name="_Toc83995174"/>
      <w:r>
        <w:t>Scene II</w:t>
      </w:r>
      <w:bookmarkEnd w:id="16"/>
      <w:bookmarkEnd w:id="17"/>
    </w:p>
    <w:p w14:paraId="47D79DA0" w14:textId="77777777" w:rsidR="00162074" w:rsidRDefault="006E4140">
      <w:pPr>
        <w:pStyle w:val="Effects"/>
        <w:suppressLineNumbers w:val="0"/>
      </w:pPr>
      <w:r>
        <w:t>INTERIOR — The Living Seas, dark and out of order. Releasing a torchlight, Adela is so scared as to sprint outside the pavilion.</w:t>
      </w:r>
    </w:p>
    <w:p w14:paraId="35C6D147" w14:textId="77777777" w:rsidR="00162074" w:rsidRDefault="006E4140">
      <w:pPr>
        <w:pStyle w:val="Character"/>
        <w:suppressLineNumbers w:val="0"/>
      </w:pPr>
      <w:r>
        <w:t>Adela Chan Jr</w:t>
      </w:r>
    </w:p>
    <w:p w14:paraId="27575594" w14:textId="77777777" w:rsidR="00162074" w:rsidRDefault="006E4140">
      <w:r>
        <w:t>Seas? They have been harshly polluted by a gang of villains!</w:t>
      </w:r>
    </w:p>
    <w:p w14:paraId="5C7ADEDD" w14:textId="77777777" w:rsidR="00162074" w:rsidRDefault="006E4140">
      <w:pPr>
        <w:pStyle w:val="Effects"/>
        <w:suppressLineNumbers w:val="0"/>
      </w:pPr>
      <w:r>
        <w:t>Behind followed her younger sister, Angela Chan.</w:t>
      </w:r>
    </w:p>
    <w:p w14:paraId="70C4A4CA" w14:textId="77777777" w:rsidR="00162074" w:rsidRDefault="006E4140">
      <w:pPr>
        <w:pStyle w:val="Character"/>
        <w:suppressLineNumbers w:val="0"/>
      </w:pPr>
      <w:r>
        <w:t>Angela Chan</w:t>
      </w:r>
    </w:p>
    <w:p w14:paraId="42F2D7C9" w14:textId="77777777" w:rsidR="00162074" w:rsidRDefault="006E4140">
      <w:r>
        <w:t xml:space="preserve">Shh! Don’t let the villains hear us! </w:t>
      </w:r>
    </w:p>
    <w:p w14:paraId="794D2457" w14:textId="77777777" w:rsidR="00162074" w:rsidRDefault="006E4140">
      <w:pPr>
        <w:pStyle w:val="Effects"/>
        <w:suppressLineNumbers w:val="0"/>
      </w:pPr>
      <w:r>
        <w:t>Adela and Angela squashed themselves into the Land.</w:t>
      </w:r>
    </w:p>
    <w:p w14:paraId="1F781425" w14:textId="77777777" w:rsidR="00162074" w:rsidRDefault="006E4140">
      <w:pPr>
        <w:pStyle w:val="Heading2"/>
      </w:pPr>
      <w:bookmarkStart w:id="18" w:name="_Toc80735916"/>
      <w:bookmarkStart w:id="19" w:name="_Toc83995175"/>
      <w:r>
        <w:lastRenderedPageBreak/>
        <w:t>Scene III</w:t>
      </w:r>
      <w:bookmarkEnd w:id="18"/>
      <w:bookmarkEnd w:id="19"/>
    </w:p>
    <w:p w14:paraId="5CA990B4" w14:textId="77777777" w:rsidR="00162074" w:rsidRDefault="006E4140">
      <w:pPr>
        <w:pStyle w:val="Effects"/>
        <w:suppressLineNumbers w:val="0"/>
      </w:pPr>
      <w:r>
        <w:t>INTERIOR — The Land, also dark and out of order.</w:t>
      </w:r>
    </w:p>
    <w:p w14:paraId="70212B3F" w14:textId="77777777" w:rsidR="00162074" w:rsidRDefault="006E4140">
      <w:pPr>
        <w:pStyle w:val="Character"/>
        <w:suppressLineNumbers w:val="0"/>
      </w:pPr>
      <w:r>
        <w:t>Adela Chan Jr</w:t>
      </w:r>
    </w:p>
    <w:p w14:paraId="4384F245" w14:textId="77777777" w:rsidR="00162074" w:rsidRDefault="006E4140">
      <w:r>
        <w:rPr>
          <w:i/>
        </w:rPr>
        <w:t>(Releasing a torchlight)</w:t>
      </w:r>
      <w:r>
        <w:t xml:space="preserve"> The Land? They have been overcome by wastes!</w:t>
      </w:r>
    </w:p>
    <w:p w14:paraId="5E4F0793" w14:textId="77777777" w:rsidR="00162074" w:rsidRDefault="006E4140">
      <w:pPr>
        <w:pStyle w:val="Effects"/>
        <w:suppressLineNumbers w:val="0"/>
      </w:pPr>
      <w:r>
        <w:t>Behind followed her younger sister, Angela Chan.</w:t>
      </w:r>
    </w:p>
    <w:p w14:paraId="18E26952" w14:textId="77777777" w:rsidR="00162074" w:rsidRDefault="006E4140">
      <w:pPr>
        <w:pStyle w:val="Character"/>
        <w:suppressLineNumbers w:val="0"/>
      </w:pPr>
      <w:r>
        <w:t>Angela Chan</w:t>
      </w:r>
    </w:p>
    <w:p w14:paraId="40EF3D3D" w14:textId="77777777" w:rsidR="00162074" w:rsidRDefault="006E4140">
      <w:r>
        <w:t>Shh!</w:t>
      </w:r>
    </w:p>
    <w:p w14:paraId="350D2DD2" w14:textId="77777777" w:rsidR="00162074" w:rsidRDefault="006E4140">
      <w:pPr>
        <w:pStyle w:val="Effects"/>
        <w:suppressLineNumbers w:val="0"/>
      </w:pPr>
      <w:r>
        <w:t>Adela and Angela squeezed themselves out to the road that connects World Nature and World Showcase.</w:t>
      </w:r>
    </w:p>
    <w:p w14:paraId="55A390E7" w14:textId="77777777" w:rsidR="00162074" w:rsidRDefault="006E4140">
      <w:pPr>
        <w:pStyle w:val="Heading2"/>
      </w:pPr>
      <w:bookmarkStart w:id="20" w:name="_Toc80735917"/>
      <w:bookmarkStart w:id="21" w:name="_Toc83995176"/>
      <w:r>
        <w:t>Scene IV</w:t>
      </w:r>
      <w:bookmarkEnd w:id="20"/>
      <w:bookmarkEnd w:id="21"/>
    </w:p>
    <w:p w14:paraId="7EFACFEC" w14:textId="77777777" w:rsidR="00162074" w:rsidRDefault="006E4140">
      <w:pPr>
        <w:pStyle w:val="Effects"/>
        <w:suppressLineNumbers w:val="0"/>
      </w:pPr>
      <w:r>
        <w:t>EXTERIOR — the screen showing the wobbling Spaceship Earth under thunderstorm, Adela and Angela are walking along the road connecting the 4 neighborhoods, singing in low voices. Title in tridimensional capital Handel Gothic letters “EPCOT SAVERS” fades in at the screen center.</w:t>
      </w:r>
    </w:p>
    <w:p w14:paraId="7707810D" w14:textId="77777777" w:rsidR="00162074" w:rsidRDefault="006E4140">
      <w:pPr>
        <w:pStyle w:val="Character"/>
        <w:suppressLineNumbers w:val="0"/>
      </w:pPr>
      <w:r>
        <w:t>Adela Chan Jr (Sing)</w:t>
      </w:r>
    </w:p>
    <w:p w14:paraId="75EEB459" w14:textId="77777777" w:rsidR="00162074" w:rsidRDefault="006E4140">
      <w:r>
        <w:t>Backing to commencement of the universe,</w:t>
      </w:r>
    </w:p>
    <w:p w14:paraId="6189B86F" w14:textId="77777777" w:rsidR="00162074" w:rsidRDefault="006E4140">
      <w:r>
        <w:t>Who passed it over and conducted this?</w:t>
      </w:r>
    </w:p>
    <w:p w14:paraId="7B756F22" w14:textId="77777777" w:rsidR="00162074" w:rsidRDefault="006E4140">
      <w:pPr>
        <w:pStyle w:val="Character"/>
        <w:suppressLineNumbers w:val="0"/>
      </w:pPr>
      <w:r>
        <w:t>Angela Chan (Sing)</w:t>
      </w:r>
    </w:p>
    <w:p w14:paraId="6335725F" w14:textId="77777777" w:rsidR="00162074" w:rsidRDefault="006E4140">
      <w:r>
        <w:t>Afore the sky and earth being diverse,</w:t>
      </w:r>
    </w:p>
    <w:p w14:paraId="14718CA4" w14:textId="77777777" w:rsidR="00162074" w:rsidRDefault="006E4140">
      <w:r>
        <w:t>Where’s the impetus to bring about his?</w:t>
      </w:r>
    </w:p>
    <w:p w14:paraId="632D3928" w14:textId="77777777" w:rsidR="00162074" w:rsidRDefault="006E4140">
      <w:pPr>
        <w:pStyle w:val="Character"/>
        <w:suppressLineNumbers w:val="0"/>
      </w:pPr>
      <w:r>
        <w:t>Adela Chan Jr (Sing)</w:t>
      </w:r>
    </w:p>
    <w:p w14:paraId="58F69B9B" w14:textId="77777777" w:rsidR="00162074" w:rsidRDefault="006E4140">
      <w:r>
        <w:t>The light and dark incomprehensible,</w:t>
      </w:r>
    </w:p>
    <w:p w14:paraId="07BC6E9E" w14:textId="77777777" w:rsidR="00162074" w:rsidRDefault="006E4140">
      <w:r>
        <w:t>Who can get ‘n insight to its principle?</w:t>
      </w:r>
    </w:p>
    <w:p w14:paraId="62EC46B0" w14:textId="77777777" w:rsidR="00162074" w:rsidRDefault="006E4140">
      <w:pPr>
        <w:pStyle w:val="Character"/>
        <w:suppressLineNumbers w:val="0"/>
      </w:pPr>
      <w:r>
        <w:t>Angela Chan (Sing)</w:t>
      </w:r>
    </w:p>
    <w:p w14:paraId="1D60BCFC" w14:textId="77777777" w:rsidR="00162074" w:rsidRDefault="006E4140">
      <w:r>
        <w:t>In imagined chaotic desolation,</w:t>
      </w:r>
    </w:p>
    <w:p w14:paraId="233ECA5E" w14:textId="77777777" w:rsidR="00162074" w:rsidRDefault="006E4140">
      <w:r>
        <w:t>What shall we do to start postulation?</w:t>
      </w:r>
    </w:p>
    <w:p w14:paraId="3AE6422E" w14:textId="77777777" w:rsidR="00162074" w:rsidRDefault="006E4140">
      <w:pPr>
        <w:pStyle w:val="Character"/>
        <w:suppressLineNumbers w:val="0"/>
      </w:pPr>
      <w:r>
        <w:t>Adela Chan Jr (Sing)</w:t>
      </w:r>
    </w:p>
    <w:p w14:paraId="2E85A3DF" w14:textId="77777777" w:rsidR="00162074" w:rsidRDefault="006E4140">
      <w:r>
        <w:t>Brightness for daytime as darkness for night,</w:t>
      </w:r>
    </w:p>
    <w:p w14:paraId="57EC6E96" w14:textId="77777777" w:rsidR="00162074" w:rsidRDefault="006E4140">
      <w:r>
        <w:t>Who can tell the reason in black and white?</w:t>
      </w:r>
    </w:p>
    <w:p w14:paraId="245B62C3" w14:textId="77777777" w:rsidR="00162074" w:rsidRDefault="006E4140">
      <w:pPr>
        <w:pStyle w:val="Effects"/>
      </w:pPr>
      <w:r>
        <w:t>Title letters become clear at this point.</w:t>
      </w:r>
    </w:p>
    <w:p w14:paraId="60E88664" w14:textId="77777777" w:rsidR="00162074" w:rsidRDefault="006E4140">
      <w:pPr>
        <w:pStyle w:val="Character"/>
        <w:suppressLineNumbers w:val="0"/>
      </w:pPr>
      <w:r>
        <w:t>Angela Chan (Sing)</w:t>
      </w:r>
    </w:p>
    <w:p w14:paraId="537882F8" w14:textId="77777777" w:rsidR="00162074" w:rsidRDefault="006E4140">
      <w:r>
        <w:t>The yin and yang mixed and triply combined,</w:t>
      </w:r>
    </w:p>
    <w:p w14:paraId="5145395D" w14:textId="77777777" w:rsidR="00162074" w:rsidRDefault="006E4140">
      <w:r>
        <w:t>Which is the forepart, and which is the hind?</w:t>
      </w:r>
    </w:p>
    <w:p w14:paraId="67B67362" w14:textId="77777777" w:rsidR="00162074" w:rsidRDefault="006E4140">
      <w:pPr>
        <w:pStyle w:val="Character"/>
        <w:suppressLineNumbers w:val="0"/>
      </w:pPr>
      <w:r>
        <w:t>(Clark Kent)</w:t>
      </w:r>
    </w:p>
    <w:p w14:paraId="5D756532" w14:textId="77777777" w:rsidR="00162074" w:rsidRDefault="006E4140">
      <w:r>
        <w:t>You are the forepart, and I am the hind!</w:t>
      </w:r>
    </w:p>
    <w:p w14:paraId="7BB80CE5" w14:textId="77777777" w:rsidR="00162074" w:rsidRDefault="006E4140">
      <w:pPr>
        <w:pStyle w:val="Effects"/>
      </w:pPr>
      <w:r>
        <w:t>Clark Kent flies into the screen, smashing the title letters, leaving a sound of breaking glass.</w:t>
      </w:r>
    </w:p>
    <w:p w14:paraId="5ED3B64F" w14:textId="77777777" w:rsidR="00162074" w:rsidRDefault="006E4140">
      <w:pPr>
        <w:pStyle w:val="Heading2"/>
      </w:pPr>
      <w:bookmarkStart w:id="22" w:name="_Toc80735918"/>
      <w:bookmarkStart w:id="23" w:name="_Toc83995177"/>
      <w:r>
        <w:lastRenderedPageBreak/>
        <w:t>Scene V</w:t>
      </w:r>
      <w:bookmarkEnd w:id="22"/>
      <w:bookmarkEnd w:id="23"/>
    </w:p>
    <w:p w14:paraId="7B05DE1F" w14:textId="77777777" w:rsidR="00162074" w:rsidRDefault="006E4140">
      <w:pPr>
        <w:pStyle w:val="Effects"/>
        <w:suppressLineNumbers w:val="0"/>
      </w:pPr>
      <w:r>
        <w:t>INTERIOR — the Chateau of Canada Pavilion, where an east Asian girl is tied back with ropes, wearing midnight blue trousers with white sidelines narrowly cleft at the pocket downwards, a white Polo shirt with blue collar and sidebars – as well as white socks and red-and-white sneakers, a red-and-cream jacket depicted with artworks of 5-pawed golden Chinese dragons.</w:t>
      </w:r>
    </w:p>
    <w:p w14:paraId="2B273AE8" w14:textId="77777777" w:rsidR="00162074" w:rsidRDefault="006E4140">
      <w:pPr>
        <w:pStyle w:val="Character"/>
        <w:suppressLineNumbers w:val="0"/>
      </w:pPr>
      <w:r>
        <w:t>Adela Chan Jr</w:t>
      </w:r>
    </w:p>
    <w:p w14:paraId="1B0BA2A3" w14:textId="77777777" w:rsidR="00162074" w:rsidRDefault="006E4140">
      <w:r>
        <w:t>Wow! Who is the person interned?</w:t>
      </w:r>
    </w:p>
    <w:p w14:paraId="286AFE37" w14:textId="77777777" w:rsidR="00162074" w:rsidRDefault="006E4140">
      <w:pPr>
        <w:pStyle w:val="Character"/>
        <w:suppressLineNumbers w:val="0"/>
      </w:pPr>
      <w:r>
        <w:t>Mulan</w:t>
      </w:r>
    </w:p>
    <w:p w14:paraId="2BA743E5" w14:textId="77777777" w:rsidR="00162074" w:rsidRDefault="006E4140">
      <w:r>
        <w:rPr>
          <w:i/>
        </w:rPr>
        <w:t>(Whispering)</w:t>
      </w:r>
      <w:r>
        <w:t xml:space="preserve"> I’m Hua-Mu-Lan, Flower Hua, Wood Mu, Orchid Lan, and execution will start at midnight. </w:t>
      </w:r>
      <w:r>
        <w:rPr>
          <w:i/>
        </w:rPr>
        <w:t>(Her joy flew up her face)</w:t>
      </w:r>
      <w:r>
        <w:t xml:space="preserve"> Hearing you translating The Questions to Heaven, I felt a slash of relief, pleased beyond description!</w:t>
      </w:r>
    </w:p>
    <w:p w14:paraId="4AE47FB5" w14:textId="77777777" w:rsidR="00162074" w:rsidRDefault="006E4140">
      <w:pPr>
        <w:pStyle w:val="Character"/>
        <w:suppressLineNumbers w:val="0"/>
      </w:pPr>
      <w:r>
        <w:t>Adela Chan Jr</w:t>
      </w:r>
    </w:p>
    <w:p w14:paraId="3B042296" w14:textId="77777777" w:rsidR="00162074" w:rsidRDefault="006E4140">
      <w:r>
        <w:rPr>
          <w:i/>
        </w:rPr>
        <w:t>(Whispering)</w:t>
      </w:r>
      <w:r>
        <w:t xml:space="preserve"> Don’t let the wicked politician hear us, Chen-An-Di and Chen-An-Tsing. </w:t>
      </w:r>
      <w:r>
        <w:rPr>
          <w:i/>
        </w:rPr>
        <w:t>(Glancing at her watch)</w:t>
      </w:r>
      <w:r>
        <w:t xml:space="preserve"> It is double six now, and Your Highness Mulan is to get well prepared.</w:t>
      </w:r>
    </w:p>
    <w:p w14:paraId="28AFBA8C" w14:textId="77777777" w:rsidR="00162074" w:rsidRDefault="006E4140">
      <w:pPr>
        <w:pStyle w:val="Effects"/>
        <w:suppressLineNumbers w:val="0"/>
      </w:pPr>
      <w:r>
        <w:t>Whip-pan left 120° to Stanley Ipkiss and Ace Ventura as Adela Chan Jr’s view.</w:t>
      </w:r>
    </w:p>
    <w:p w14:paraId="78944F78" w14:textId="77777777" w:rsidR="00162074" w:rsidRDefault="006E4140">
      <w:pPr>
        <w:pStyle w:val="Character"/>
        <w:suppressLineNumbers w:val="0"/>
      </w:pPr>
      <w:r>
        <w:t>Stanley Ipkiss</w:t>
      </w:r>
    </w:p>
    <w:p w14:paraId="6CB99ACA" w14:textId="77777777" w:rsidR="00162074" w:rsidRDefault="006E4140">
      <w:r>
        <w:t>Put up your hands or die!</w:t>
      </w:r>
    </w:p>
    <w:p w14:paraId="27741C50" w14:textId="77777777" w:rsidR="00162074" w:rsidRDefault="006E4140">
      <w:pPr>
        <w:pStyle w:val="Effects"/>
        <w:suppressLineNumbers w:val="0"/>
      </w:pPr>
      <w:r>
        <w:t>No one raises her hand. He fires his gun, only to reflect his bullet to the ceiling, so scared as to fall backwards.</w:t>
      </w:r>
    </w:p>
    <w:p w14:paraId="2C6EF651" w14:textId="77777777" w:rsidR="00162074" w:rsidRDefault="006E4140">
      <w:pPr>
        <w:pStyle w:val="Character"/>
        <w:suppressLineNumbers w:val="0"/>
      </w:pPr>
      <w:r>
        <w:t>Angela Chan</w:t>
      </w:r>
    </w:p>
    <w:p w14:paraId="37EC3F51" w14:textId="77777777" w:rsidR="00162074" w:rsidRDefault="006E4140">
      <w:r>
        <w:t>What is going on, Mulan your Highness?</w:t>
      </w:r>
    </w:p>
    <w:p w14:paraId="7D45E19C" w14:textId="77777777" w:rsidR="00162074" w:rsidRDefault="006E4140">
      <w:pPr>
        <w:pStyle w:val="Character"/>
        <w:suppressLineNumbers w:val="0"/>
      </w:pPr>
      <w:r>
        <w:t>Ace Ventura</w:t>
      </w:r>
    </w:p>
    <w:p w14:paraId="7CED200B" w14:textId="77777777" w:rsidR="00162074" w:rsidRDefault="006E4140">
      <w:r>
        <w:rPr>
          <w:i/>
        </w:rPr>
        <w:t>(Cutting in)</w:t>
      </w:r>
      <w:r>
        <w:t xml:space="preserve"> MOVE OFF!</w:t>
      </w:r>
    </w:p>
    <w:p w14:paraId="2FF3484C" w14:textId="77777777" w:rsidR="00162074" w:rsidRDefault="006E4140">
      <w:pPr>
        <w:pStyle w:val="Effects"/>
        <w:suppressLineNumbers w:val="0"/>
      </w:pPr>
      <w:r>
        <w:t>Adela and Angela Chan shift away.</w:t>
      </w:r>
    </w:p>
    <w:p w14:paraId="232960A8" w14:textId="77777777" w:rsidR="00162074" w:rsidRDefault="006E4140">
      <w:pPr>
        <w:pStyle w:val="Heading2"/>
      </w:pPr>
      <w:bookmarkStart w:id="24" w:name="_Toc80735919"/>
      <w:bookmarkStart w:id="25" w:name="_Toc83995178"/>
      <w:r>
        <w:t>Scene VI</w:t>
      </w:r>
      <w:bookmarkEnd w:id="24"/>
      <w:bookmarkEnd w:id="25"/>
    </w:p>
    <w:p w14:paraId="056DC6BB" w14:textId="77777777" w:rsidR="00162074" w:rsidRDefault="006E4140">
      <w:pPr>
        <w:pStyle w:val="Effects"/>
        <w:suppressLineNumbers w:val="0"/>
      </w:pPr>
      <w:r>
        <w:t>EXTERIOR — POV of Adela Chan Jr: On the floor at the gate of Canada Pavilion Chateau is a glow of red line leading to a secret place. Cut to Adela Chan Jr, with Canada Pavilion in background, who starts to walk along the red line.</w:t>
      </w:r>
    </w:p>
    <w:p w14:paraId="5F6DA22A" w14:textId="77777777" w:rsidR="00162074" w:rsidRDefault="006E4140">
      <w:pPr>
        <w:pStyle w:val="Character"/>
        <w:suppressLineNumbers w:val="0"/>
      </w:pPr>
      <w:r>
        <w:t>Angela Chan</w:t>
      </w:r>
    </w:p>
    <w:p w14:paraId="0BF301DF" w14:textId="77777777" w:rsidR="00162074" w:rsidRDefault="006E4140">
      <w:r>
        <w:rPr>
          <w:i/>
        </w:rPr>
        <w:t>(Wondering)</w:t>
      </w:r>
      <w:r>
        <w:t xml:space="preserve"> where is the key to release Mulan?</w:t>
      </w:r>
    </w:p>
    <w:p w14:paraId="049B8EF9" w14:textId="77777777" w:rsidR="00162074" w:rsidRDefault="006E4140">
      <w:pPr>
        <w:pStyle w:val="Character"/>
        <w:suppressLineNumbers w:val="0"/>
      </w:pPr>
      <w:r>
        <w:t>Adela Chan Jr</w:t>
      </w:r>
    </w:p>
    <w:p w14:paraId="5EC89A75" w14:textId="77777777" w:rsidR="00162074" w:rsidRDefault="006E4140" w:rsidP="006E4140">
      <w:r>
        <w:t xml:space="preserve">Walk </w:t>
      </w:r>
      <w:r>
        <w:rPr>
          <w:rFonts w:hint="eastAsia"/>
        </w:rPr>
        <w:t>a</w:t>
      </w:r>
      <w:r>
        <w:t xml:space="preserve">long the red line past the totem poles. </w:t>
      </w:r>
    </w:p>
    <w:p w14:paraId="50DA5697" w14:textId="77777777" w:rsidR="00162074" w:rsidRDefault="006E4140">
      <w:pPr>
        <w:pStyle w:val="Character"/>
        <w:suppressLineNumbers w:val="0"/>
      </w:pPr>
      <w:r>
        <w:t>Angela Chan</w:t>
      </w:r>
    </w:p>
    <w:p w14:paraId="6338C1C2" w14:textId="77777777" w:rsidR="00162074" w:rsidRDefault="006E4140">
      <w:r>
        <w:t>Water is dropping, foodstuff smelling, kitchen unworking.</w:t>
      </w:r>
    </w:p>
    <w:p w14:paraId="136E26B1" w14:textId="77777777" w:rsidR="00162074" w:rsidRDefault="006E4140">
      <w:pPr>
        <w:pStyle w:val="Character"/>
        <w:suppressLineNumbers w:val="0"/>
      </w:pPr>
      <w:r>
        <w:lastRenderedPageBreak/>
        <w:t>Adela Chan Jr</w:t>
      </w:r>
    </w:p>
    <w:p w14:paraId="03CF0768" w14:textId="77777777" w:rsidR="00162074" w:rsidRDefault="006E4140">
      <w:r>
        <w:t>The Light is emitting!</w:t>
      </w:r>
    </w:p>
    <w:p w14:paraId="385BCF9D" w14:textId="77777777" w:rsidR="00162074" w:rsidRDefault="006E4140">
      <w:pPr>
        <w:pStyle w:val="Character"/>
        <w:suppressLineNumbers w:val="0"/>
      </w:pPr>
      <w:r>
        <w:t>Angela Chan</w:t>
      </w:r>
    </w:p>
    <w:p w14:paraId="353881AB" w14:textId="77777777" w:rsidR="00162074" w:rsidRDefault="006E4140">
      <w:r>
        <w:t>Key!!! We Can Save Mulan Now!</w:t>
      </w:r>
    </w:p>
    <w:p w14:paraId="53D34979" w14:textId="77777777" w:rsidR="00162074" w:rsidRDefault="006E4140">
      <w:pPr>
        <w:pStyle w:val="Effects"/>
      </w:pPr>
      <w:r>
        <w:t>Adela and Angela Chan edge away.</w:t>
      </w:r>
    </w:p>
    <w:p w14:paraId="6BB68451" w14:textId="77777777" w:rsidR="00162074" w:rsidRDefault="006E4140">
      <w:pPr>
        <w:pStyle w:val="Heading2"/>
      </w:pPr>
      <w:bookmarkStart w:id="26" w:name="_Toc80735920"/>
      <w:bookmarkStart w:id="27" w:name="_Toc83995179"/>
      <w:r>
        <w:t>Scene VII</w:t>
      </w:r>
      <w:bookmarkEnd w:id="26"/>
      <w:bookmarkEnd w:id="27"/>
    </w:p>
    <w:p w14:paraId="53FEFDB4" w14:textId="77777777" w:rsidR="00162074" w:rsidRDefault="006E4140">
      <w:pPr>
        <w:pStyle w:val="Effects"/>
        <w:suppressLineNumbers w:val="0"/>
      </w:pPr>
      <w:r>
        <w:t>INTERIOR — Le Cellier Steakhouse. A green glow is emitting from a ring.</w:t>
      </w:r>
    </w:p>
    <w:p w14:paraId="7857B9FB" w14:textId="77777777" w:rsidR="00162074" w:rsidRDefault="006E4140">
      <w:pPr>
        <w:pStyle w:val="Character"/>
        <w:suppressLineNumbers w:val="0"/>
      </w:pPr>
      <w:r>
        <w:t>Adela Chan</w:t>
      </w:r>
    </w:p>
    <w:p w14:paraId="5886B8FC" w14:textId="77777777" w:rsidR="00162074" w:rsidRDefault="006E4140">
      <w:r>
        <w:t>What a glow of hope! May I have a look?</w:t>
      </w:r>
    </w:p>
    <w:p w14:paraId="43737D7A" w14:textId="77777777" w:rsidR="00162074" w:rsidRDefault="006E4140">
      <w:pPr>
        <w:pStyle w:val="Character"/>
        <w:suppressLineNumbers w:val="0"/>
        <w:rPr>
          <w:lang w:val="de-DE"/>
        </w:rPr>
      </w:pPr>
      <w:r>
        <w:rPr>
          <w:lang w:val="de-DE"/>
        </w:rPr>
        <w:t>Angela Chan</w:t>
      </w:r>
    </w:p>
    <w:p w14:paraId="40A19AAB" w14:textId="77777777" w:rsidR="00162074" w:rsidRDefault="006E4140">
      <w:pPr>
        <w:rPr>
          <w:lang w:val="de-DE"/>
        </w:rPr>
      </w:pPr>
      <w:r>
        <w:rPr>
          <w:lang w:val="de-DE"/>
        </w:rPr>
        <w:t>Shh…</w:t>
      </w:r>
    </w:p>
    <w:p w14:paraId="12B77ACD" w14:textId="77777777" w:rsidR="00162074" w:rsidRDefault="006E4140">
      <w:pPr>
        <w:pStyle w:val="Character"/>
        <w:suppressLineNumbers w:val="0"/>
        <w:rPr>
          <w:lang w:val="de-DE"/>
        </w:rPr>
      </w:pPr>
      <w:r>
        <w:rPr>
          <w:lang w:val="de-DE"/>
        </w:rPr>
        <w:t>(Hal Jordan)</w:t>
      </w:r>
    </w:p>
    <w:p w14:paraId="23EEB46F" w14:textId="77777777" w:rsidR="00162074" w:rsidRDefault="006E4140">
      <w:r>
        <w:t>… And I shall shed my light over dark evil. For the dark things cannot stand the light, the light of the Green Lantern!</w:t>
      </w:r>
    </w:p>
    <w:p w14:paraId="178CD560" w14:textId="77777777" w:rsidR="00162074" w:rsidRDefault="006E4140">
      <w:pPr>
        <w:pStyle w:val="Effects"/>
        <w:suppressLineNumbers w:val="0"/>
      </w:pPr>
      <w:r>
        <w:t>Hal Jordan at the corner of the Steakhouse, the Adela and Angela Chan are so scared as to take a few steps back…</w:t>
      </w:r>
    </w:p>
    <w:p w14:paraId="10E28F8E" w14:textId="77777777" w:rsidR="00162074" w:rsidRDefault="006E4140">
      <w:pPr>
        <w:pStyle w:val="Character"/>
        <w:suppressLineNumbers w:val="0"/>
      </w:pPr>
      <w:r>
        <w:t>Hal Jordan</w:t>
      </w:r>
    </w:p>
    <w:p w14:paraId="5EA9FF98" w14:textId="77777777" w:rsidR="00162074" w:rsidRDefault="006E4140">
      <w:r>
        <w:rPr>
          <w:i/>
        </w:rPr>
        <w:t>(Louder and LOUDER)</w:t>
      </w:r>
      <w:r>
        <w:t xml:space="preserve"> In brightest day, in blackest night, no evil shall escape my sight! Let those who worship evil's might, beware my power, Green Lantern's light!</w:t>
      </w:r>
    </w:p>
    <w:p w14:paraId="3ABF4F39" w14:textId="77777777" w:rsidR="00162074" w:rsidRDefault="006E4140">
      <w:pPr>
        <w:pStyle w:val="Effects"/>
        <w:suppressLineNumbers w:val="0"/>
      </w:pPr>
      <w:r>
        <w:t>He catches Adela Chan Jr on left hand, with Angela Chan on right hand, who fires a yellow torchlight aimed at the center of the Green Lantern icon.</w:t>
      </w:r>
    </w:p>
    <w:p w14:paraId="584F11DA" w14:textId="77777777" w:rsidR="00162074" w:rsidRDefault="006E4140">
      <w:pPr>
        <w:pStyle w:val="Character"/>
        <w:suppressLineNumbers w:val="0"/>
      </w:pPr>
      <w:r>
        <w:t>Adela Chan Jr</w:t>
      </w:r>
    </w:p>
    <w:p w14:paraId="6C6CB15C" w14:textId="77777777" w:rsidR="00162074" w:rsidRDefault="006E4140">
      <w:r>
        <w:t xml:space="preserve">Notice the sign 101! </w:t>
      </w:r>
      <w:r>
        <w:rPr>
          <w:i/>
        </w:rPr>
        <w:t>(Striking Hal Jordan)</w:t>
      </w:r>
    </w:p>
    <w:p w14:paraId="20DCF61C" w14:textId="77777777" w:rsidR="00162074" w:rsidRDefault="006E4140">
      <w:pPr>
        <w:pStyle w:val="Character"/>
        <w:suppressLineNumbers w:val="0"/>
      </w:pPr>
      <w:r>
        <w:t>Angela Chan</w:t>
      </w:r>
    </w:p>
    <w:p w14:paraId="57DA4200" w14:textId="77777777" w:rsidR="00162074" w:rsidRDefault="006E4140">
      <w:r>
        <w:t>It must be our foe! For our Motherland, we shall exorcize him from head to toe!</w:t>
      </w:r>
    </w:p>
    <w:p w14:paraId="6B22CBD2" w14:textId="77777777" w:rsidR="00162074" w:rsidRDefault="006E4140">
      <w:pPr>
        <w:pStyle w:val="Character"/>
        <w:suppressLineNumbers w:val="0"/>
      </w:pPr>
      <w:r>
        <w:t>Hal Jordan</w:t>
      </w:r>
    </w:p>
    <w:p w14:paraId="30F21E9E" w14:textId="77777777" w:rsidR="00162074" w:rsidRDefault="006E4140">
      <w:r>
        <w:t>Chef, make steak out of them! Two thousand dollars!</w:t>
      </w:r>
    </w:p>
    <w:p w14:paraId="538D5975" w14:textId="77777777" w:rsidR="00162074" w:rsidRDefault="006E4140">
      <w:pPr>
        <w:pStyle w:val="Character"/>
        <w:suppressLineNumbers w:val="0"/>
      </w:pPr>
      <w:r>
        <w:t>Adela Chan Jr</w:t>
      </w:r>
    </w:p>
    <w:p w14:paraId="70ADB0F9" w14:textId="77777777" w:rsidR="00162074" w:rsidRDefault="006E4140">
      <w:r>
        <w:t xml:space="preserve">Ready? </w:t>
      </w:r>
      <w:r>
        <w:rPr>
          <w:i/>
        </w:rPr>
        <w:t>(Retreating)</w:t>
      </w:r>
    </w:p>
    <w:p w14:paraId="526B27A2" w14:textId="77777777" w:rsidR="00162074" w:rsidRDefault="006E4140">
      <w:pPr>
        <w:pStyle w:val="Character"/>
        <w:suppressLineNumbers w:val="0"/>
      </w:pPr>
      <w:r>
        <w:t>Angela Chan</w:t>
      </w:r>
    </w:p>
    <w:p w14:paraId="73DC5055" w14:textId="77777777" w:rsidR="00162074" w:rsidRDefault="006E4140">
      <w:r>
        <w:t xml:space="preserve">One! </w:t>
      </w:r>
      <w:r>
        <w:rPr>
          <w:i/>
        </w:rPr>
        <w:t>(Swiping Hal Jordan with a pool cue)</w:t>
      </w:r>
    </w:p>
    <w:p w14:paraId="6602CEF4" w14:textId="77777777" w:rsidR="00162074" w:rsidRDefault="006E4140">
      <w:pPr>
        <w:pStyle w:val="Character"/>
        <w:suppressLineNumbers w:val="0"/>
      </w:pPr>
      <w:r>
        <w:t>Adela Chan Jr</w:t>
      </w:r>
    </w:p>
    <w:p w14:paraId="14CA4D12" w14:textId="77777777" w:rsidR="00162074" w:rsidRDefault="006E4140">
      <w:r>
        <w:t xml:space="preserve">Two! </w:t>
      </w:r>
      <w:r>
        <w:rPr>
          <w:i/>
        </w:rPr>
        <w:t>(Swiping him with another pool cue)</w:t>
      </w:r>
    </w:p>
    <w:p w14:paraId="2FFB6AA1" w14:textId="77777777" w:rsidR="00162074" w:rsidRDefault="006E4140">
      <w:pPr>
        <w:pStyle w:val="Character"/>
        <w:suppressLineNumbers w:val="0"/>
      </w:pPr>
      <w:r>
        <w:t>Angela Chan</w:t>
      </w:r>
    </w:p>
    <w:p w14:paraId="5B367A14" w14:textId="77777777" w:rsidR="00162074" w:rsidRDefault="006E4140">
      <w:r>
        <w:t xml:space="preserve">Three! </w:t>
      </w:r>
      <w:r>
        <w:rPr>
          <w:i/>
        </w:rPr>
        <w:t>(Sticking the first pool cue into the green circle)</w:t>
      </w:r>
    </w:p>
    <w:p w14:paraId="53F63811" w14:textId="77777777" w:rsidR="00162074" w:rsidRDefault="006E4140">
      <w:pPr>
        <w:pStyle w:val="Effects"/>
        <w:suppressLineNumbers w:val="0"/>
      </w:pPr>
      <w:r>
        <w:t xml:space="preserve">Hal Jordan disappears and Angela Chan’s cue starts to burn. Dark red water flows into the Cellier Steakhouse, up to their feet, before which they run out to a </w:t>
      </w:r>
      <w:r>
        <w:lastRenderedPageBreak/>
        <w:t xml:space="preserve">higher ground </w:t>
      </w:r>
      <w:r>
        <w:rPr>
          <w:i/>
        </w:rPr>
        <w:t>(off-screen)</w:t>
      </w:r>
      <w:r>
        <w:t>.</w:t>
      </w:r>
    </w:p>
    <w:p w14:paraId="27D1C61C" w14:textId="77777777" w:rsidR="00162074" w:rsidRDefault="006E4140">
      <w:pPr>
        <w:pStyle w:val="Heading2"/>
      </w:pPr>
      <w:bookmarkStart w:id="28" w:name="_Toc80735921"/>
      <w:bookmarkStart w:id="29" w:name="_Toc83995180"/>
      <w:r>
        <w:t>Scene VIII</w:t>
      </w:r>
      <w:bookmarkEnd w:id="28"/>
      <w:bookmarkEnd w:id="29"/>
    </w:p>
    <w:p w14:paraId="35A9E329" w14:textId="77777777" w:rsidR="00162074" w:rsidRDefault="006E4140">
      <w:pPr>
        <w:pStyle w:val="Effects"/>
        <w:suppressLineNumbers w:val="0"/>
      </w:pPr>
      <w:r>
        <w:t>EXTERIOR — Ruins of the United Kingdom Pavilion. Wearing a dark plaid jacket, a dark top depicted a bear with the word "MUM" underneath, tan shorts and brown boots, Merida appears covered by the fallen bricks, tiles, glass and steel, only with her head out, struggling onto a cart filled with copper coins, gold coins and gold-and-silver ones. Both Adela Chan Jr and Angela Chan bend down to her, only to be scared by the thunderstorm, louder and louder, screen darker and darker. Arthur Curry rises from the World Showcase Lagoon.</w:t>
      </w:r>
    </w:p>
    <w:p w14:paraId="517C5E35" w14:textId="77777777" w:rsidR="00162074" w:rsidRDefault="006E4140">
      <w:pPr>
        <w:pStyle w:val="Character"/>
        <w:suppressLineNumbers w:val="0"/>
      </w:pPr>
      <w:r>
        <w:t>Arthur Curry</w:t>
      </w:r>
    </w:p>
    <w:p w14:paraId="2B36E794" w14:textId="77777777" w:rsidR="00162074" w:rsidRDefault="006E4140">
      <w:r>
        <w:t>HERE! TWO FOWLS ARE RUINING OUR KINGDOM!</w:t>
      </w:r>
    </w:p>
    <w:p w14:paraId="745EE7D0" w14:textId="77777777" w:rsidR="00162074" w:rsidRDefault="006E4140">
      <w:pPr>
        <w:pStyle w:val="Character"/>
        <w:suppressLineNumbers w:val="0"/>
      </w:pPr>
      <w:r>
        <w:t>Adela Chan Jr, Angela Chan</w:t>
      </w:r>
    </w:p>
    <w:p w14:paraId="77F0089A" w14:textId="77777777" w:rsidR="00162074" w:rsidRDefault="006E4140">
      <w:r>
        <w:t xml:space="preserve">Are you kidding, Mister Curry? </w:t>
      </w:r>
      <w:r>
        <w:rPr>
          <w:i/>
        </w:rPr>
        <w:t>(Waving pool cues)</w:t>
      </w:r>
      <w:r>
        <w:t xml:space="preserve"> Here is not your Kingdom but an Experimental Prototype Community of Tomorrow! It’s born today!</w:t>
      </w:r>
    </w:p>
    <w:p w14:paraId="4E86E778" w14:textId="77777777" w:rsidR="00162074" w:rsidRDefault="006E4140">
      <w:pPr>
        <w:pStyle w:val="Character"/>
        <w:suppressLineNumbers w:val="0"/>
      </w:pPr>
      <w:r>
        <w:t>Harry Potter</w:t>
      </w:r>
    </w:p>
    <w:p w14:paraId="286AB33F" w14:textId="77777777" w:rsidR="00162074" w:rsidRDefault="006E4140">
      <w:r>
        <w:rPr>
          <w:i/>
        </w:rPr>
        <w:t>(Points his wand to a tile)</w:t>
      </w:r>
      <w:r>
        <w:t xml:space="preserve"> ACCIO!</w:t>
      </w:r>
    </w:p>
    <w:p w14:paraId="206B4AC2" w14:textId="77777777" w:rsidR="00162074" w:rsidRDefault="006E4140">
      <w:pPr>
        <w:pStyle w:val="Effects"/>
        <w:suppressLineNumbers w:val="0"/>
      </w:pPr>
      <w:r>
        <w:t>A deadly blue light emits from his wand when Adela Chan Jr fend it off by pointing it with her pool cue tip.</w:t>
      </w:r>
    </w:p>
    <w:p w14:paraId="4F1FCA45" w14:textId="77777777" w:rsidR="00162074" w:rsidRDefault="006E4140">
      <w:pPr>
        <w:pStyle w:val="Character"/>
        <w:suppressLineNumbers w:val="0"/>
      </w:pPr>
      <w:r>
        <w:t>Adela Chan Jr</w:t>
      </w:r>
    </w:p>
    <w:p w14:paraId="119F9216" w14:textId="77777777" w:rsidR="00162074" w:rsidRDefault="006E4140">
      <w:r>
        <w:t>Reverse Spell!</w:t>
      </w:r>
    </w:p>
    <w:p w14:paraId="31B40160" w14:textId="77777777" w:rsidR="00162074" w:rsidRDefault="006E4140">
      <w:pPr>
        <w:pStyle w:val="Effects"/>
        <w:suppressLineNumbers w:val="0"/>
      </w:pPr>
      <w:r>
        <w:t>Harry Potter slips into the Lagoon.</w:t>
      </w:r>
    </w:p>
    <w:p w14:paraId="61A5A03B" w14:textId="77777777" w:rsidR="00162074" w:rsidRDefault="006E4140">
      <w:pPr>
        <w:pStyle w:val="Character"/>
        <w:suppressLineNumbers w:val="0"/>
      </w:pPr>
      <w:r>
        <w:t>Merida</w:t>
      </w:r>
    </w:p>
    <w:p w14:paraId="2A00E7E7" w14:textId="77777777" w:rsidR="00162074" w:rsidRDefault="006E4140">
      <w:r>
        <w:t>What is happening outside?</w:t>
      </w:r>
    </w:p>
    <w:p w14:paraId="7FCD550B" w14:textId="77777777" w:rsidR="00162074" w:rsidRDefault="006E4140">
      <w:pPr>
        <w:pStyle w:val="Character"/>
        <w:suppressLineNumbers w:val="0"/>
      </w:pPr>
      <w:r>
        <w:t>Adela Chan Jr</w:t>
      </w:r>
    </w:p>
    <w:p w14:paraId="034475D2" w14:textId="77777777" w:rsidR="00162074" w:rsidRDefault="006E4140">
      <w:r>
        <w:t>A potter is down into the water, gone with Charles III. Let’s clean the garbage fallen on your Highness Merida. Besides, your friend Mulan is interned in Canada Pavilion nearby. Thank goodness that no truth is related to deliberate destruction of this Pavilion.</w:t>
      </w:r>
    </w:p>
    <w:p w14:paraId="74689F46" w14:textId="77777777" w:rsidR="00162074" w:rsidRDefault="006E4140">
      <w:pPr>
        <w:pStyle w:val="Character"/>
        <w:suppressLineNumbers w:val="0"/>
      </w:pPr>
      <w:r>
        <w:t>Angela Chan</w:t>
      </w:r>
    </w:p>
    <w:p w14:paraId="6CB34427" w14:textId="77777777" w:rsidR="00162074" w:rsidRDefault="006E4140">
      <w:r>
        <w:t xml:space="preserve">One! </w:t>
      </w:r>
      <w:r>
        <w:rPr>
          <w:i/>
        </w:rPr>
        <w:t>(Throwing one brick to an empty cart)</w:t>
      </w:r>
    </w:p>
    <w:p w14:paraId="344A8986" w14:textId="77777777" w:rsidR="00162074" w:rsidRDefault="006E4140">
      <w:pPr>
        <w:pStyle w:val="Character"/>
        <w:suppressLineNumbers w:val="0"/>
      </w:pPr>
      <w:r>
        <w:t>Adela Chan Jr</w:t>
      </w:r>
    </w:p>
    <w:p w14:paraId="2A8AAF2D" w14:textId="77777777" w:rsidR="00162074" w:rsidRDefault="006E4140">
      <w:r>
        <w:t xml:space="preserve">Two! </w:t>
      </w:r>
      <w:r>
        <w:rPr>
          <w:i/>
        </w:rPr>
        <w:t>(Throwing another brick to an empty cart)</w:t>
      </w:r>
    </w:p>
    <w:p w14:paraId="256F0E7E" w14:textId="77777777" w:rsidR="00162074" w:rsidRDefault="006E4140">
      <w:pPr>
        <w:pStyle w:val="Character"/>
        <w:suppressLineNumbers w:val="0"/>
      </w:pPr>
      <w:r>
        <w:t>Angela Chan</w:t>
      </w:r>
    </w:p>
    <w:p w14:paraId="308BB3A4" w14:textId="77777777" w:rsidR="00162074" w:rsidRDefault="006E4140">
      <w:r>
        <w:t xml:space="preserve">Three! </w:t>
      </w:r>
      <w:r>
        <w:rPr>
          <w:i/>
        </w:rPr>
        <w:t>(Picking a red gem lettered “A”)</w:t>
      </w:r>
    </w:p>
    <w:p w14:paraId="7A77796F" w14:textId="77777777" w:rsidR="00162074" w:rsidRDefault="006E4140">
      <w:pPr>
        <w:pStyle w:val="Effects"/>
        <w:suppressLineNumbers w:val="0"/>
      </w:pPr>
      <w:r>
        <w:t>Merida stands up with the aid of Adela and Angela Chan who has removed the ruins over Merida.</w:t>
      </w:r>
    </w:p>
    <w:p w14:paraId="547A95E1" w14:textId="77777777" w:rsidR="00162074" w:rsidRDefault="006E4140">
      <w:pPr>
        <w:pStyle w:val="Character"/>
        <w:suppressLineNumbers w:val="0"/>
      </w:pPr>
      <w:r>
        <w:t>Merida</w:t>
      </w:r>
    </w:p>
    <w:p w14:paraId="7DD4AAA2" w14:textId="77777777" w:rsidR="00162074" w:rsidRDefault="006E4140">
      <w:r>
        <w:t>Well, done! Nobody will harry us!</w:t>
      </w:r>
    </w:p>
    <w:p w14:paraId="62A2F725" w14:textId="77777777" w:rsidR="00162074" w:rsidRDefault="006E4140">
      <w:pPr>
        <w:pStyle w:val="Effects"/>
        <w:suppressLineNumbers w:val="0"/>
      </w:pPr>
      <w:r>
        <w:lastRenderedPageBreak/>
        <w:t>Suddenly, Harry Potter appears from behind her.</w:t>
      </w:r>
    </w:p>
    <w:p w14:paraId="20F02EAB" w14:textId="77777777" w:rsidR="00162074" w:rsidRDefault="006E4140">
      <w:pPr>
        <w:pStyle w:val="Character"/>
        <w:suppressLineNumbers w:val="0"/>
      </w:pPr>
      <w:r>
        <w:t>Harry Potter</w:t>
      </w:r>
    </w:p>
    <w:p w14:paraId="393B2300" w14:textId="77777777" w:rsidR="00162074" w:rsidRDefault="006E4140">
      <w:r>
        <w:t xml:space="preserve">PETRIFICUS TOTALUS! MOBILICORPUS! </w:t>
      </w:r>
      <w:r>
        <w:rPr>
          <w:i/>
        </w:rPr>
        <w:t>(Moves his wand from Merida towards the lagoon)</w:t>
      </w:r>
    </w:p>
    <w:p w14:paraId="2CBA786A" w14:textId="77777777" w:rsidR="00162074" w:rsidRDefault="006E4140">
      <w:pPr>
        <w:pStyle w:val="Character"/>
        <w:suppressLineNumbers w:val="0"/>
      </w:pPr>
      <w:r>
        <w:t>Ron Weasley</w:t>
      </w:r>
    </w:p>
    <w:p w14:paraId="08AA43F1" w14:textId="77777777" w:rsidR="00162074" w:rsidRDefault="006E4140">
      <w:r>
        <w:t>Fire!</w:t>
      </w:r>
    </w:p>
    <w:p w14:paraId="06FD2854" w14:textId="77777777" w:rsidR="00162074" w:rsidRDefault="006E4140">
      <w:pPr>
        <w:pStyle w:val="Effects"/>
        <w:suppressLineNumbers w:val="0"/>
      </w:pPr>
      <w:r>
        <w:t xml:space="preserve">On the wood ruins raises a fire. Adela Chan Jr and Angela Chan left the scene </w:t>
      </w:r>
    </w:p>
    <w:p w14:paraId="3900E5B3" w14:textId="77777777" w:rsidR="00162074" w:rsidRDefault="006E4140">
      <w:pPr>
        <w:pStyle w:val="Heading2"/>
      </w:pPr>
      <w:bookmarkStart w:id="30" w:name="_Toc80735922"/>
      <w:bookmarkStart w:id="31" w:name="_Toc83995181"/>
      <w:r>
        <w:t>Scene IX</w:t>
      </w:r>
      <w:bookmarkEnd w:id="30"/>
      <w:bookmarkEnd w:id="31"/>
    </w:p>
    <w:p w14:paraId="7278CCEE" w14:textId="77777777" w:rsidR="00162074" w:rsidRDefault="006E4140">
      <w:pPr>
        <w:pStyle w:val="Effects"/>
        <w:suppressLineNumbers w:val="0"/>
      </w:pPr>
      <w:r>
        <w:t>EXTERIOR — another corner of the United Kingdom Pavilion ruins. Covered by fallen red bricks and timber, Aurora lies unconscious, dressing a pink headband, a striped, pink long-sleeved pajama with "Nap Queen" in gold letters – over the letter "N" was a crown – dark pink pants with glitters and pink ballet flats. However, she is not bleeding.</w:t>
      </w:r>
    </w:p>
    <w:p w14:paraId="1F5ABC8D" w14:textId="77777777" w:rsidR="00162074" w:rsidRDefault="006E4140">
      <w:pPr>
        <w:pStyle w:val="Character"/>
        <w:suppressLineNumbers w:val="0"/>
      </w:pPr>
      <w:r>
        <w:t>Adela Chan Jr</w:t>
      </w:r>
    </w:p>
    <w:p w14:paraId="77002AE3" w14:textId="77777777" w:rsidR="00162074" w:rsidRDefault="006E4140">
      <w:r>
        <w:t>What a pity, Aurora your Highness!</w:t>
      </w:r>
    </w:p>
    <w:p w14:paraId="5C7A331C" w14:textId="77777777" w:rsidR="00162074" w:rsidRDefault="006E4140">
      <w:pPr>
        <w:pStyle w:val="Character"/>
        <w:suppressLineNumbers w:val="0"/>
      </w:pPr>
      <w:r>
        <w:t>Angela Chan</w:t>
      </w:r>
    </w:p>
    <w:p w14:paraId="5707A1B2" w14:textId="77777777" w:rsidR="00162074" w:rsidRDefault="006E4140">
      <w:r>
        <w:t>“Dawn”, you mean?</w:t>
      </w:r>
    </w:p>
    <w:p w14:paraId="5AD3126A" w14:textId="77777777" w:rsidR="00162074" w:rsidRDefault="006E4140">
      <w:pPr>
        <w:pStyle w:val="Character"/>
        <w:suppressLineNumbers w:val="0"/>
      </w:pPr>
      <w:r>
        <w:t>Aurora</w:t>
      </w:r>
    </w:p>
    <w:p w14:paraId="6E7643CC" w14:textId="77777777" w:rsidR="00162074" w:rsidRDefault="006E4140">
      <w:r>
        <w:t>Yes, as the sky is darkening!</w:t>
      </w:r>
    </w:p>
    <w:p w14:paraId="4A13DA67" w14:textId="77777777" w:rsidR="00162074" w:rsidRDefault="006E4140">
      <w:pPr>
        <w:pStyle w:val="Effects"/>
        <w:suppressLineNumbers w:val="0"/>
      </w:pPr>
      <w:r>
        <w:t xml:space="preserve">They throw some bricks aside, attempting to rescue Aurora. A panel bridge begins to grow and escalate </w:t>
      </w:r>
      <w:r>
        <w:rPr>
          <w:i/>
        </w:rPr>
        <w:t>(Pan there)</w:t>
      </w:r>
      <w:r>
        <w:t>. Having destructed the cross, Adela and Angela Chan and Aurora walk along the bridge – cut to their view – only to be tripped by Daffy Duck dressed as Donald Duck, and then fall into the Lagoon. Cut to underwater.</w:t>
      </w:r>
    </w:p>
    <w:p w14:paraId="76AE6D78" w14:textId="77777777" w:rsidR="00162074" w:rsidRDefault="006E4140">
      <w:pPr>
        <w:pStyle w:val="Character"/>
        <w:suppressLineNumbers w:val="0"/>
      </w:pPr>
      <w:r>
        <w:t>Arthur Curry</w:t>
      </w:r>
    </w:p>
    <w:p w14:paraId="1CAA7C72" w14:textId="77777777" w:rsidR="00162074" w:rsidRDefault="006E4140">
      <w:r>
        <w:rPr>
          <w:i/>
          <w:iCs/>
        </w:rPr>
        <w:t>(Grabbing Adela Chan Jr, Angela Chan and Aurora)</w:t>
      </w:r>
      <w:r>
        <w:t xml:space="preserve"> Let’s share this piece of cake, little Duckling! </w:t>
      </w:r>
      <w:r>
        <w:rPr>
          <w:i/>
        </w:rPr>
        <w:t>(He floats, and the bars sink)</w:t>
      </w:r>
    </w:p>
    <w:p w14:paraId="5374F1F6" w14:textId="77777777" w:rsidR="00162074" w:rsidRDefault="006E4140">
      <w:pPr>
        <w:pStyle w:val="Character"/>
        <w:suppressLineNumbers w:val="0"/>
      </w:pPr>
      <w:r>
        <w:t>Daffy Duck</w:t>
      </w:r>
    </w:p>
    <w:p w14:paraId="48734E52" w14:textId="77777777" w:rsidR="00162074" w:rsidRDefault="006E4140">
      <w:r>
        <w:t>Of course!</w:t>
      </w:r>
    </w:p>
    <w:p w14:paraId="0A908578" w14:textId="77777777" w:rsidR="00162074" w:rsidRDefault="006E4140">
      <w:pPr>
        <w:pStyle w:val="Character"/>
        <w:suppressLineNumbers w:val="0"/>
      </w:pPr>
      <w:r>
        <w:t>Elmer Fudd</w:t>
      </w:r>
    </w:p>
    <w:p w14:paraId="655D12BA" w14:textId="77777777" w:rsidR="00162074" w:rsidRDefault="006E4140">
      <w:r>
        <w:t>First, you need to dice their cue into a skillet. Then, remove the headband that will affect the flavor. After that, the most difficult things came – to dissect them due to their super-ability to survive a killing curse.</w:t>
      </w:r>
    </w:p>
    <w:p w14:paraId="3EA44402" w14:textId="77777777" w:rsidR="00162074" w:rsidRDefault="006E4140">
      <w:pPr>
        <w:pStyle w:val="Effects"/>
        <w:suppressLineNumbers w:val="0"/>
      </w:pPr>
      <w:r>
        <w:t xml:space="preserve">Adela Chan Jr and Angela Chan escapes when Elmer Fudd attempts to clutch them, whereas Aurora is entrapped </w:t>
      </w:r>
      <w:r>
        <w:rPr>
          <w:i/>
        </w:rPr>
        <w:t>(off screen)</w:t>
      </w:r>
      <w:r>
        <w:t>.</w:t>
      </w:r>
    </w:p>
    <w:p w14:paraId="3ED1E3C8" w14:textId="77777777" w:rsidR="00162074" w:rsidRDefault="006E4140">
      <w:pPr>
        <w:pStyle w:val="Character"/>
        <w:suppressLineNumbers w:val="0"/>
      </w:pPr>
      <w:r>
        <w:t>(Elmer Fudd)</w:t>
      </w:r>
    </w:p>
    <w:p w14:paraId="151C4E72" w14:textId="77777777" w:rsidR="00162074" w:rsidRDefault="006E4140">
      <w:r>
        <w:t>Huh-huh-huh-huh-uh!</w:t>
      </w:r>
    </w:p>
    <w:p w14:paraId="79FA1645" w14:textId="77777777" w:rsidR="00162074" w:rsidRDefault="006E4140">
      <w:pPr>
        <w:pStyle w:val="Character"/>
        <w:suppressLineNumbers w:val="0"/>
      </w:pPr>
      <w:r>
        <w:lastRenderedPageBreak/>
        <w:t>(Daffy Duck)</w:t>
      </w:r>
    </w:p>
    <w:p w14:paraId="0A355160" w14:textId="77777777" w:rsidR="00162074" w:rsidRDefault="006E4140">
      <w:r>
        <w:t>You're despicable, VERY despicable, and MORE THAN despicable.</w:t>
      </w:r>
    </w:p>
    <w:p w14:paraId="3A7F908A" w14:textId="77777777" w:rsidR="00162074" w:rsidRDefault="006E4140">
      <w:pPr>
        <w:pStyle w:val="Effects"/>
        <w:suppressLineNumbers w:val="0"/>
      </w:pPr>
      <w:r>
        <w:t>The sun falls into the distance behind the screen. Cut to the running Adela and Angela Chan.</w:t>
      </w:r>
    </w:p>
    <w:p w14:paraId="4AD8CE9B" w14:textId="77777777" w:rsidR="00162074" w:rsidRDefault="006E4140">
      <w:pPr>
        <w:pStyle w:val="Character"/>
        <w:suppressLineNumbers w:val="0"/>
      </w:pPr>
      <w:r>
        <w:t>Adela Chan Jr</w:t>
      </w:r>
    </w:p>
    <w:p w14:paraId="7A7AED4B" w14:textId="77777777" w:rsidR="00162074" w:rsidRDefault="006E4140">
      <w:pPr>
        <w:rPr>
          <w:i/>
        </w:rPr>
      </w:pPr>
      <w:r>
        <w:t>Daffy is despicable, too.</w:t>
      </w:r>
    </w:p>
    <w:p w14:paraId="58EE400B" w14:textId="77777777" w:rsidR="00162074" w:rsidRDefault="006E4140">
      <w:pPr>
        <w:pStyle w:val="Effects"/>
        <w:suppressLineNumbers w:val="0"/>
      </w:pPr>
      <w:r>
        <w:t>Adela and Angela Chan Walk out of the screen.</w:t>
      </w:r>
    </w:p>
    <w:p w14:paraId="471BD21E" w14:textId="77777777" w:rsidR="00162074" w:rsidRDefault="006E4140">
      <w:pPr>
        <w:pStyle w:val="Heading2"/>
      </w:pPr>
      <w:bookmarkStart w:id="32" w:name="_Toc80735923"/>
      <w:bookmarkStart w:id="33" w:name="_Toc83995182"/>
      <w:r>
        <w:t>Scene X</w:t>
      </w:r>
      <w:bookmarkEnd w:id="32"/>
      <w:bookmarkEnd w:id="33"/>
    </w:p>
    <w:p w14:paraId="1158A6DD" w14:textId="77777777" w:rsidR="00162074" w:rsidRDefault="006E4140">
      <w:pPr>
        <w:pStyle w:val="Effects"/>
        <w:suppressLineNumbers w:val="0"/>
      </w:pPr>
      <w:r>
        <w:t>INTERIOR — Imagination Pavilion. As the glass pyramids opaqued by an invasive species of vine, Adela Chan Jr and Angela Chan are feeling their way towards a lime glow.</w:t>
      </w:r>
    </w:p>
    <w:p w14:paraId="11061739" w14:textId="77777777" w:rsidR="00162074" w:rsidRDefault="006E4140">
      <w:pPr>
        <w:pStyle w:val="Character"/>
        <w:suppressLineNumbers w:val="0"/>
      </w:pPr>
      <w:r>
        <w:t>Adela Chan Jr</w:t>
      </w:r>
    </w:p>
    <w:p w14:paraId="31B59C42" w14:textId="77777777" w:rsidR="00162074" w:rsidRDefault="006E4140">
      <w:r>
        <w:t>Let’s Journey into Imagination with Figment!</w:t>
      </w:r>
    </w:p>
    <w:p w14:paraId="1F384C72" w14:textId="77777777" w:rsidR="00162074" w:rsidRDefault="006E4140">
      <w:pPr>
        <w:pStyle w:val="Character"/>
        <w:suppressLineNumbers w:val="0"/>
      </w:pPr>
      <w:r>
        <w:t>(Rapunzel)</w:t>
      </w:r>
    </w:p>
    <w:p w14:paraId="4DD97B4B" w14:textId="77777777" w:rsidR="00162074" w:rsidRDefault="006E4140">
      <w:r>
        <w:t>Sorry, Dr. Nigel Channing and Figment was killed yesterday.</w:t>
      </w:r>
    </w:p>
    <w:p w14:paraId="2B5BC9D5" w14:textId="77777777" w:rsidR="00162074" w:rsidRDefault="006E4140">
      <w:pPr>
        <w:pStyle w:val="Character"/>
        <w:suppressLineNumbers w:val="0"/>
      </w:pPr>
      <w:r>
        <w:t>Angela Chan</w:t>
      </w:r>
    </w:p>
    <w:p w14:paraId="7B5AC532" w14:textId="77777777" w:rsidR="00162074" w:rsidRDefault="006E4140">
      <w:r>
        <w:t>What if we visit What-if Labs?</w:t>
      </w:r>
    </w:p>
    <w:p w14:paraId="644C00AE" w14:textId="77777777" w:rsidR="00162074" w:rsidRDefault="006E4140">
      <w:pPr>
        <w:pStyle w:val="Character"/>
        <w:suppressLineNumbers w:val="0"/>
      </w:pPr>
      <w:r>
        <w:t>(Rapunzel)</w:t>
      </w:r>
    </w:p>
    <w:p w14:paraId="52C2F43E" w14:textId="77777777" w:rsidR="00162074" w:rsidRDefault="006E4140">
      <w:r>
        <w:t>Captain EO will come…</w:t>
      </w:r>
    </w:p>
    <w:p w14:paraId="1C20D0FB" w14:textId="77777777" w:rsidR="00162074" w:rsidRDefault="006E4140">
      <w:pPr>
        <w:pStyle w:val="Character"/>
        <w:suppressLineNumbers w:val="0"/>
      </w:pPr>
      <w:r>
        <w:t>Angela Chan</w:t>
      </w:r>
    </w:p>
    <w:p w14:paraId="31FDFA96" w14:textId="77777777" w:rsidR="00162074" w:rsidRDefault="006E4140">
      <w:r>
        <w:t>EO IS IT!</w:t>
      </w:r>
    </w:p>
    <w:p w14:paraId="77831851" w14:textId="77777777" w:rsidR="00162074" w:rsidRDefault="006E4140">
      <w:pPr>
        <w:pStyle w:val="Character"/>
        <w:suppressLineNumbers w:val="0"/>
      </w:pPr>
      <w:r>
        <w:t>(Rapunzel)</w:t>
      </w:r>
    </w:p>
    <w:p w14:paraId="7B48D4BB" w14:textId="77777777" w:rsidR="00162074" w:rsidRDefault="006E4140">
      <w:r>
        <w:t>Sorry, my hands tied together by a Martian, I can’t leave now.</w:t>
      </w:r>
    </w:p>
    <w:p w14:paraId="34160D22" w14:textId="77777777" w:rsidR="00162074" w:rsidRDefault="006E4140">
      <w:pPr>
        <w:pStyle w:val="Character"/>
        <w:suppressLineNumbers w:val="0"/>
      </w:pPr>
      <w:r>
        <w:t>Adela Chan Jr</w:t>
      </w:r>
    </w:p>
    <w:p w14:paraId="4D02AD4A" w14:textId="77777777" w:rsidR="00162074" w:rsidRDefault="006E4140">
      <w:r>
        <w:t>Martian? Let’s help rid it!</w:t>
      </w:r>
    </w:p>
    <w:p w14:paraId="7ABEC4D9" w14:textId="77777777" w:rsidR="00162074" w:rsidRDefault="006E4140">
      <w:pPr>
        <w:pStyle w:val="Character"/>
        <w:suppressLineNumbers w:val="0"/>
      </w:pPr>
      <w:r>
        <w:t>Angela Chan</w:t>
      </w:r>
    </w:p>
    <w:p w14:paraId="0392B84A" w14:textId="77777777" w:rsidR="00162074" w:rsidRDefault="006E4140">
      <w:r>
        <w:t>Rid the Martian out of the Earth!</w:t>
      </w:r>
    </w:p>
    <w:p w14:paraId="2EB4A150" w14:textId="77777777" w:rsidR="00162074" w:rsidRDefault="006E4140">
      <w:pPr>
        <w:pStyle w:val="Effects"/>
        <w:suppressLineNumbers w:val="0"/>
      </w:pPr>
      <w:r>
        <w:t>Adela and Angela Chan enter the Disney Vacation Club Lounge in Imagination Pavilion, which is entirely dark.</w:t>
      </w:r>
    </w:p>
    <w:p w14:paraId="629D36E7" w14:textId="77777777" w:rsidR="00162074" w:rsidRDefault="006E4140">
      <w:pPr>
        <w:pStyle w:val="Character"/>
        <w:suppressLineNumbers w:val="0"/>
      </w:pPr>
      <w:r>
        <w:t>Adela Chan Jr</w:t>
      </w:r>
    </w:p>
    <w:p w14:paraId="445028A4" w14:textId="77777777" w:rsidR="00162074" w:rsidRDefault="006E4140">
      <w:r>
        <w:t>Haven’t you ever got to know that your planet is invaded by alien detectors? Please check it before it’s too late.</w:t>
      </w:r>
    </w:p>
    <w:p w14:paraId="5233E48F" w14:textId="77777777" w:rsidR="00162074" w:rsidRDefault="006E4140">
      <w:pPr>
        <w:pStyle w:val="Character"/>
        <w:suppressLineNumbers w:val="0"/>
      </w:pPr>
      <w:r>
        <w:t>Marvin the Martian</w:t>
      </w:r>
    </w:p>
    <w:p w14:paraId="2BD418A5" w14:textId="77777777" w:rsidR="00162074" w:rsidRDefault="006E4140">
      <w:r>
        <w:t>Yes.</w:t>
      </w:r>
    </w:p>
    <w:p w14:paraId="02C22B7E" w14:textId="77777777" w:rsidR="00162074" w:rsidRDefault="006E4140">
      <w:pPr>
        <w:pStyle w:val="Character"/>
        <w:suppressLineNumbers w:val="0"/>
      </w:pPr>
      <w:r>
        <w:t>Adela Chan Jr, Angela Chan</w:t>
      </w:r>
    </w:p>
    <w:p w14:paraId="6E0B2111" w14:textId="77777777" w:rsidR="00162074" w:rsidRDefault="006E4140">
      <w:r>
        <w:rPr>
          <w:i/>
        </w:rPr>
        <w:t>(Turning back)</w:t>
      </w:r>
      <w:r>
        <w:t xml:space="preserve"> Chase them!</w:t>
      </w:r>
    </w:p>
    <w:p w14:paraId="3C006E08" w14:textId="77777777" w:rsidR="00162074" w:rsidRDefault="006E4140">
      <w:pPr>
        <w:pStyle w:val="Effects"/>
        <w:suppressLineNumbers w:val="0"/>
      </w:pPr>
      <w:r>
        <w:t xml:space="preserve">Rapunzel appears with a lilac hoodie over a purple top with a graphic "The Snuggly Duckling BARHOUSE" above “WE’VE GOT A DREAM”, lavender leggings patterned with glittering Corona sun crests, as well as a pair of pink </w:t>
      </w:r>
      <w:r>
        <w:lastRenderedPageBreak/>
        <w:t>sneakers with purple laces.</w:t>
      </w:r>
    </w:p>
    <w:p w14:paraId="778A0630" w14:textId="77777777" w:rsidR="00162074" w:rsidRDefault="006E4140">
      <w:pPr>
        <w:pStyle w:val="Character"/>
        <w:suppressLineNumbers w:val="0"/>
      </w:pPr>
      <w:r>
        <w:t>Rapunzel</w:t>
      </w:r>
    </w:p>
    <w:p w14:paraId="051C651D" w14:textId="77777777" w:rsidR="00162074" w:rsidRDefault="006E4140">
      <w:r>
        <w:t>It’s my turn to clutch the Martian!</w:t>
      </w:r>
    </w:p>
    <w:p w14:paraId="2D5FBED0" w14:textId="77777777" w:rsidR="00162074" w:rsidRDefault="006E4140">
      <w:pPr>
        <w:pStyle w:val="Effects"/>
        <w:suppressLineNumbers w:val="0"/>
      </w:pPr>
      <w:r>
        <w:t>She throws her hair towards Marvin the Martian, only to find it too short to draw him.</w:t>
      </w:r>
    </w:p>
    <w:p w14:paraId="4D27EAA8" w14:textId="77777777" w:rsidR="00162074" w:rsidRDefault="006E4140">
      <w:pPr>
        <w:pStyle w:val="Character"/>
        <w:suppressLineNumbers w:val="0"/>
      </w:pPr>
      <w:r>
        <w:t>Adela Chan Jr</w:t>
      </w:r>
    </w:p>
    <w:p w14:paraId="0F62189C" w14:textId="77777777" w:rsidR="00162074" w:rsidRDefault="006E4140">
      <w:r>
        <w:t>Who cut your hair, your Highness Rapunzel?</w:t>
      </w:r>
    </w:p>
    <w:p w14:paraId="4156C986" w14:textId="77777777" w:rsidR="00162074" w:rsidRDefault="006E4140">
      <w:pPr>
        <w:pStyle w:val="Character"/>
        <w:suppressLineNumbers w:val="0"/>
      </w:pPr>
      <w:r>
        <w:t>Rapunzel</w:t>
      </w:r>
    </w:p>
    <w:p w14:paraId="397E0401" w14:textId="77777777" w:rsidR="00162074" w:rsidRDefault="006E4140">
      <w:r>
        <w:t>Yesternight, I dreamt Aurora spun my hair to save a giant from the Google Tower, and Merida shot it towards the tower. Waking up, I found my hair cut, with seven inches remaining.</w:t>
      </w:r>
    </w:p>
    <w:p w14:paraId="326C6A8A" w14:textId="77777777" w:rsidR="00162074" w:rsidRDefault="006E4140">
      <w:pPr>
        <w:pStyle w:val="Character"/>
        <w:suppressLineNumbers w:val="0"/>
      </w:pPr>
      <w:r>
        <w:t>Marvin the Martian</w:t>
      </w:r>
    </w:p>
    <w:p w14:paraId="043FF140" w14:textId="77777777" w:rsidR="00162074" w:rsidRDefault="006E4140">
      <w:r>
        <w:t xml:space="preserve">Hee-Haw! </w:t>
      </w:r>
      <w:r>
        <w:rPr>
          <w:i/>
        </w:rPr>
        <w:t>(Clutching Rapunzel again)</w:t>
      </w:r>
    </w:p>
    <w:p w14:paraId="2416D1CF" w14:textId="77777777" w:rsidR="00162074" w:rsidRDefault="006E4140">
      <w:pPr>
        <w:pStyle w:val="Character"/>
        <w:suppressLineNumbers w:val="0"/>
      </w:pPr>
      <w:r>
        <w:t>Adela Chan Jr</w:t>
      </w:r>
    </w:p>
    <w:p w14:paraId="1A7BB676" w14:textId="77777777" w:rsidR="00162074" w:rsidRDefault="006E4140">
      <w:r>
        <w:t>And then? What occurred to Google Tower and Wreck-it Ralph?</w:t>
      </w:r>
    </w:p>
    <w:p w14:paraId="1713928E" w14:textId="77777777" w:rsidR="00162074" w:rsidRDefault="006E4140">
      <w:pPr>
        <w:pStyle w:val="Character"/>
        <w:suppressLineNumbers w:val="0"/>
      </w:pPr>
      <w:r>
        <w:t>Rapunzel</w:t>
      </w:r>
    </w:p>
    <w:p w14:paraId="64EA0236" w14:textId="77777777" w:rsidR="00162074" w:rsidRDefault="006E4140">
      <w:r>
        <w:t>Another virus collapsed the Tower two years later. Having intervened our leaders for years, the virus killed him in action. Fortunately, the virus ceased under the control of the United Nations before 2023, thus affect nothing on our 100th anniversary…</w:t>
      </w:r>
    </w:p>
    <w:p w14:paraId="0063CD67" w14:textId="77777777" w:rsidR="00162074" w:rsidRDefault="006E4140">
      <w:pPr>
        <w:pStyle w:val="Character"/>
        <w:suppressLineNumbers w:val="0"/>
      </w:pPr>
      <w:r>
        <w:t>Angela Chan</w:t>
      </w:r>
    </w:p>
    <w:p w14:paraId="0FCB9E98" w14:textId="77777777" w:rsidR="00162074" w:rsidRDefault="006E4140">
      <w:pPr>
        <w:rPr>
          <w:i/>
          <w:iCs/>
        </w:rPr>
      </w:pPr>
      <w:r>
        <w:t xml:space="preserve">A Martian is ruining it! Let’s chase him back to Mars! </w:t>
      </w:r>
      <w:r>
        <w:rPr>
          <w:i/>
          <w:iCs/>
        </w:rPr>
        <w:t>(All chases Marvin the Martian)</w:t>
      </w:r>
    </w:p>
    <w:p w14:paraId="118FED36" w14:textId="77777777" w:rsidR="00162074" w:rsidRDefault="006E4140">
      <w:pPr>
        <w:pStyle w:val="Effects"/>
        <w:suppressLineNumbers w:val="0"/>
      </w:pPr>
      <w:r>
        <w:t>The sky falls black with “FIVE MUNITES LATER”.</w:t>
      </w:r>
    </w:p>
    <w:p w14:paraId="598BF71B" w14:textId="77777777" w:rsidR="00162074" w:rsidRDefault="006E4140">
      <w:pPr>
        <w:pStyle w:val="Heading2"/>
      </w:pPr>
      <w:bookmarkStart w:id="34" w:name="_Toc80735924"/>
      <w:bookmarkStart w:id="35" w:name="_Toc83995183"/>
      <w:r>
        <w:t>Scene XI</w:t>
      </w:r>
      <w:bookmarkEnd w:id="34"/>
      <w:bookmarkEnd w:id="35"/>
    </w:p>
    <w:p w14:paraId="6993A592" w14:textId="77777777" w:rsidR="00162074" w:rsidRDefault="006E4140">
      <w:pPr>
        <w:pStyle w:val="Effects"/>
        <w:suppressLineNumbers w:val="0"/>
      </w:pPr>
      <w:r>
        <w:t>INTERIOR — Odyssey Events Pavilion. It is 18:30 and the presentations are covered by dust, and the exhibits have collapsed. Adela Chan Jr hit a switch at one hall, and so does Angela Chan and Rapunzel at another, but nothing occurs.</w:t>
      </w:r>
    </w:p>
    <w:p w14:paraId="6043D17E" w14:textId="77777777" w:rsidR="00162074" w:rsidRDefault="006E4140">
      <w:pPr>
        <w:pStyle w:val="Character"/>
        <w:suppressLineNumbers w:val="0"/>
      </w:pPr>
      <w:r>
        <w:t>Adela Chan Jr, Rapunzel</w:t>
      </w:r>
    </w:p>
    <w:p w14:paraId="24C8A77E" w14:textId="77777777" w:rsidR="00162074" w:rsidRDefault="006E4140">
      <w:pPr>
        <w:rPr>
          <w:i/>
          <w:iCs/>
        </w:rPr>
      </w:pPr>
      <w:r>
        <w:t xml:space="preserve">Anyone here? </w:t>
      </w:r>
      <w:r>
        <w:rPr>
          <w:i/>
          <w:iCs/>
        </w:rPr>
        <w:t>(Sounds)</w:t>
      </w:r>
    </w:p>
    <w:p w14:paraId="40CE42A6" w14:textId="77777777" w:rsidR="00162074" w:rsidRDefault="006E4140">
      <w:pPr>
        <w:pStyle w:val="Character"/>
        <w:suppressLineNumbers w:val="0"/>
      </w:pPr>
      <w:r>
        <w:t>Angela Chan</w:t>
      </w:r>
    </w:p>
    <w:p w14:paraId="43DFA4C9" w14:textId="77777777" w:rsidR="00162074" w:rsidRDefault="006E4140">
      <w:r>
        <w:t xml:space="preserve">Could you please lead us to the main switch? </w:t>
      </w:r>
      <w:r>
        <w:rPr>
          <w:i/>
        </w:rPr>
        <w:t>(Emits a flashlight)</w:t>
      </w:r>
    </w:p>
    <w:p w14:paraId="75C17B9F" w14:textId="77777777" w:rsidR="00162074" w:rsidRDefault="006E4140">
      <w:pPr>
        <w:pStyle w:val="Effects"/>
        <w:suppressLineNumbers w:val="0"/>
      </w:pPr>
      <w:r>
        <w:t>Wearing an N95 respirator, Belle appears with a yellow tank top with a black silhouette of the Beast's head that reads "BFF" and text "Beast Friends Forever", golden pants, and brown ballet flats. She was dusting the exhibition, only to let the dust recover when reading her favorite books. Adela Chan Jr took one while Angela Chan took another.</w:t>
      </w:r>
    </w:p>
    <w:p w14:paraId="1AB08357" w14:textId="77777777" w:rsidR="00162074" w:rsidRDefault="006E4140">
      <w:pPr>
        <w:pStyle w:val="Character"/>
        <w:suppressLineNumbers w:val="0"/>
      </w:pPr>
      <w:r>
        <w:lastRenderedPageBreak/>
        <w:t>Angela Chan</w:t>
      </w:r>
    </w:p>
    <w:p w14:paraId="00AB6EC3" w14:textId="77777777" w:rsidR="00162074" w:rsidRDefault="006E4140">
      <w:r>
        <w:t>EPCOT SURVIVAL GUIDE, DESCANDENTS OF OUR FATHERS!</w:t>
      </w:r>
    </w:p>
    <w:p w14:paraId="4BC4CD43" w14:textId="77777777" w:rsidR="00162074" w:rsidRDefault="006E4140">
      <w:pPr>
        <w:pStyle w:val="Character"/>
        <w:suppressLineNumbers w:val="0"/>
      </w:pPr>
      <w:r>
        <w:t>Adela Chan Jr</w:t>
      </w:r>
    </w:p>
    <w:p w14:paraId="58035370" w14:textId="77777777" w:rsidR="00162074" w:rsidRDefault="006E4140">
      <w:r>
        <w:t>DISNEY MAGIC SPELLS, MICKEY MOUSE!</w:t>
      </w:r>
    </w:p>
    <w:p w14:paraId="12A4DBAA" w14:textId="77777777" w:rsidR="00162074" w:rsidRDefault="006E4140">
      <w:pPr>
        <w:pStyle w:val="Character"/>
        <w:suppressLineNumbers w:val="0"/>
      </w:pPr>
      <w:r>
        <w:t>Belle</w:t>
      </w:r>
    </w:p>
    <w:p w14:paraId="598BB26B" w14:textId="77777777" w:rsidR="00162074" w:rsidRDefault="006E4140">
      <w:r>
        <w:t>It’s miraculous that you know the truth. Let’s go save EPCOT!</w:t>
      </w:r>
    </w:p>
    <w:p w14:paraId="5F488C69" w14:textId="77777777" w:rsidR="00162074" w:rsidRDefault="006E4140">
      <w:pPr>
        <w:pStyle w:val="Character"/>
        <w:suppressLineNumbers w:val="0"/>
      </w:pPr>
      <w:r>
        <w:t>Adela Chan Jr</w:t>
      </w:r>
    </w:p>
    <w:p w14:paraId="7D3F744E" w14:textId="77777777" w:rsidR="00162074" w:rsidRDefault="006E4140">
      <w:r>
        <w:t>Belle your Highness, we witnessed your High friends Mulan, Merida and Aurora kidnapped by a gang of untied tastes robbers, excepted for the bereavement at midnight, when Rapunzel her Highness has been being dragged to Mars. We wonder if your Highness will escape.</w:t>
      </w:r>
    </w:p>
    <w:p w14:paraId="065DBE37" w14:textId="77777777" w:rsidR="00162074" w:rsidRDefault="006E4140">
      <w:pPr>
        <w:pStyle w:val="Character"/>
        <w:suppressLineNumbers w:val="0"/>
      </w:pPr>
      <w:r>
        <w:t>Belle</w:t>
      </w:r>
    </w:p>
    <w:p w14:paraId="5556EA6B" w14:textId="77777777" w:rsidR="00162074" w:rsidRDefault="006E4140">
      <w:r>
        <w:t>Let’s turn to Page 3.</w:t>
      </w:r>
    </w:p>
    <w:p w14:paraId="026BEBAF" w14:textId="77777777" w:rsidR="00162074" w:rsidRDefault="006E4140">
      <w:pPr>
        <w:pStyle w:val="Character"/>
        <w:suppressLineNumbers w:val="0"/>
      </w:pPr>
      <w:r>
        <w:t>Angela Chan</w:t>
      </w:r>
    </w:p>
    <w:p w14:paraId="013D3FC4" w14:textId="77777777" w:rsidR="00162074" w:rsidRDefault="006E4140">
      <w:r>
        <w:t>Magical Illusions Can Kill Evil Yanks!</w:t>
      </w:r>
    </w:p>
    <w:p w14:paraId="25C3F59C" w14:textId="77777777" w:rsidR="00162074" w:rsidRDefault="006E4140">
      <w:pPr>
        <w:pStyle w:val="Character"/>
        <w:suppressLineNumbers w:val="0"/>
      </w:pPr>
      <w:r>
        <w:t>Adela Chan Jr</w:t>
      </w:r>
    </w:p>
    <w:p w14:paraId="69B21D02" w14:textId="77777777" w:rsidR="00162074" w:rsidRDefault="006E4140">
      <w:r>
        <w:t>Make One Useful Sign Emerge!</w:t>
      </w:r>
    </w:p>
    <w:p w14:paraId="710FBD63" w14:textId="77777777" w:rsidR="00162074" w:rsidRDefault="006E4140">
      <w:pPr>
        <w:pStyle w:val="Effects"/>
        <w:suppressLineNumbers w:val="0"/>
      </w:pPr>
      <w:r>
        <w:t>From a spotlight emits a yellow beam towards the Lagoon, shedding light to Elmer Fudd, Daffy Duck and Arthur Curry.</w:t>
      </w:r>
    </w:p>
    <w:p w14:paraId="03E17774" w14:textId="77777777" w:rsidR="00162074" w:rsidRDefault="006E4140">
      <w:pPr>
        <w:pStyle w:val="Character"/>
      </w:pPr>
      <w:r>
        <w:t>Belle</w:t>
      </w:r>
    </w:p>
    <w:p w14:paraId="7BB0539C" w14:textId="77777777" w:rsidR="00162074" w:rsidRDefault="006E4140">
      <w:r>
        <w:t>They are new Stango. Pursue!</w:t>
      </w:r>
    </w:p>
    <w:p w14:paraId="368489E6" w14:textId="77777777" w:rsidR="00162074" w:rsidRDefault="006E4140">
      <w:pPr>
        <w:pStyle w:val="Effects"/>
        <w:suppressLineNumbers w:val="0"/>
      </w:pPr>
      <w:r>
        <w:t>Cut to the Lagoon, underwater.</w:t>
      </w:r>
    </w:p>
    <w:p w14:paraId="15AB0AB5" w14:textId="77777777" w:rsidR="00162074" w:rsidRDefault="006E4140">
      <w:pPr>
        <w:pStyle w:val="Heading2"/>
      </w:pPr>
      <w:bookmarkStart w:id="36" w:name="_Toc80735925"/>
      <w:bookmarkStart w:id="37" w:name="_Toc83995184"/>
      <w:r>
        <w:t>Scene XII</w:t>
      </w:r>
      <w:bookmarkEnd w:id="36"/>
      <w:bookmarkEnd w:id="37"/>
    </w:p>
    <w:p w14:paraId="5DC68689" w14:textId="77777777" w:rsidR="00162074" w:rsidRDefault="006E4140">
      <w:pPr>
        <w:pStyle w:val="Effects"/>
        <w:suppressLineNumbers w:val="0"/>
      </w:pPr>
      <w:r>
        <w:t>EXTERIOR — in the Lagoon. Elmer Fudd, Daffy Duck and Arthur Curry are shone by yellow light, with the projection of Mickey Mouse silhouette.</w:t>
      </w:r>
    </w:p>
    <w:p w14:paraId="24242C3C" w14:textId="77777777" w:rsidR="00162074" w:rsidRDefault="006E4140">
      <w:pPr>
        <w:pStyle w:val="Character"/>
        <w:suppressLineNumbers w:val="0"/>
      </w:pPr>
      <w:r>
        <w:t>(Mulan)</w:t>
      </w:r>
    </w:p>
    <w:p w14:paraId="1AC1B3F2" w14:textId="77777777" w:rsidR="00162074" w:rsidRDefault="006E4140">
      <w:r>
        <w:t>ANOTHER UNWONTED, RUDE, OFFENSIVE RULER APPEARS!</w:t>
      </w:r>
    </w:p>
    <w:p w14:paraId="1420FC98" w14:textId="77777777" w:rsidR="00162074" w:rsidRDefault="006E4140">
      <w:pPr>
        <w:pStyle w:val="Character"/>
        <w:suppressLineNumbers w:val="0"/>
      </w:pPr>
      <w:r>
        <w:t>(Aurora)</w:t>
      </w:r>
    </w:p>
    <w:p w14:paraId="5087171A" w14:textId="77777777" w:rsidR="00162074" w:rsidRDefault="006E4140">
      <w:r>
        <w:t>MY UTOPIA’S LEFT ASIDE NOW?</w:t>
      </w:r>
    </w:p>
    <w:p w14:paraId="698E3003" w14:textId="77777777" w:rsidR="00162074" w:rsidRDefault="006E4140">
      <w:pPr>
        <w:pStyle w:val="Character"/>
        <w:suppressLineNumbers w:val="0"/>
      </w:pPr>
      <w:r>
        <w:t>(Mulan)</w:t>
      </w:r>
    </w:p>
    <w:p w14:paraId="0ED4CEB1" w14:textId="77777777" w:rsidR="00162074" w:rsidRDefault="006E4140">
      <w:r>
        <w:t>LIBERATION ARMY IS COMING!</w:t>
      </w:r>
    </w:p>
    <w:p w14:paraId="150A097C" w14:textId="77777777" w:rsidR="00162074" w:rsidRDefault="006E4140">
      <w:pPr>
        <w:pStyle w:val="Character"/>
        <w:suppressLineNumbers w:val="0"/>
      </w:pPr>
      <w:r>
        <w:t>(Aurora)</w:t>
      </w:r>
    </w:p>
    <w:p w14:paraId="3D1AA1D4" w14:textId="77777777" w:rsidR="00162074" w:rsidRDefault="006E4140">
      <w:r>
        <w:t>SO IS JUDGEMENT DAY!</w:t>
      </w:r>
    </w:p>
    <w:p w14:paraId="41BF1C4E" w14:textId="77777777" w:rsidR="00162074" w:rsidRDefault="006E4140">
      <w:pPr>
        <w:pStyle w:val="Effects"/>
        <w:suppressLineNumbers w:val="0"/>
      </w:pPr>
      <w:r>
        <w:t>Having repeated many times, their sounds fade away as the screen turn dark.</w:t>
      </w:r>
    </w:p>
    <w:p w14:paraId="5BADB174" w14:textId="77777777" w:rsidR="00162074" w:rsidRDefault="006E4140">
      <w:pPr>
        <w:pStyle w:val="Heading2"/>
      </w:pPr>
      <w:bookmarkStart w:id="38" w:name="_Toc80735926"/>
      <w:bookmarkStart w:id="39" w:name="_Toc83995185"/>
      <w:r>
        <w:t>Scene XIII</w:t>
      </w:r>
      <w:bookmarkEnd w:id="38"/>
      <w:bookmarkEnd w:id="39"/>
    </w:p>
    <w:p w14:paraId="317D962B" w14:textId="77777777" w:rsidR="00162074" w:rsidRDefault="006E4140">
      <w:pPr>
        <w:pStyle w:val="Effects"/>
        <w:suppressLineNumbers w:val="0"/>
      </w:pPr>
      <w:r>
        <w:t xml:space="preserve">EXTERIOR — Beneath the Spaceship Earth, which is wobbling harder and harder, Adela and Angela Chan are ridding themselves of thunderstorm under the Spaceship Earth. Under the darkened sky, a black-haired Caucasian girl is lying </w:t>
      </w:r>
      <w:r>
        <w:lastRenderedPageBreak/>
        <w:t xml:space="preserve">in a gold-and-glass box, with light yellowish green, polka-dotted pants, pea green ballet flats, and a blue Bardot top with an artwork of the poisoned apple and text that reads "POISON" under it. She is Snow White. </w:t>
      </w:r>
    </w:p>
    <w:p w14:paraId="39F6C018" w14:textId="77777777" w:rsidR="00162074" w:rsidRDefault="006E4140">
      <w:pPr>
        <w:pStyle w:val="Character"/>
        <w:suppressLineNumbers w:val="0"/>
      </w:pPr>
      <w:r>
        <w:t>Adela Chan Jr</w:t>
      </w:r>
    </w:p>
    <w:p w14:paraId="4A3435B4" w14:textId="77777777" w:rsidR="00162074" w:rsidRDefault="006E4140">
      <w:r>
        <w:t>Where comes Charming, Snow White your Highness?</w:t>
      </w:r>
    </w:p>
    <w:p w14:paraId="4FFD2430" w14:textId="77777777" w:rsidR="00162074" w:rsidRDefault="006E4140">
      <w:pPr>
        <w:pStyle w:val="Character"/>
        <w:suppressLineNumbers w:val="0"/>
      </w:pPr>
      <w:r>
        <w:t>Angela Chan</w:t>
      </w:r>
    </w:p>
    <w:p w14:paraId="3D62318F" w14:textId="77777777" w:rsidR="00162074" w:rsidRDefault="006E4140">
      <w:r>
        <w:t>It’s not charming bur cursing outside!</w:t>
      </w:r>
    </w:p>
    <w:p w14:paraId="7B1418E8" w14:textId="77777777" w:rsidR="00162074" w:rsidRDefault="006E4140">
      <w:pPr>
        <w:pStyle w:val="Character"/>
        <w:suppressLineNumbers w:val="0"/>
      </w:pPr>
      <w:r>
        <w:t>King Kong</w:t>
      </w:r>
    </w:p>
    <w:p w14:paraId="4D0C73F1" w14:textId="77777777" w:rsidR="00162074" w:rsidRDefault="006E4140">
      <w:r>
        <w:t>ARE YOU KIDDING ME?</w:t>
      </w:r>
    </w:p>
    <w:p w14:paraId="71C8C189" w14:textId="77777777" w:rsidR="00162074" w:rsidRDefault="006E4140">
      <w:pPr>
        <w:pStyle w:val="Character"/>
        <w:suppressLineNumbers w:val="0"/>
      </w:pPr>
      <w:r>
        <w:t>Angela Chan</w:t>
      </w:r>
    </w:p>
    <w:p w14:paraId="3DB58E92" w14:textId="77777777" w:rsidR="00162074" w:rsidRDefault="006E4140">
      <w:r>
        <w:t xml:space="preserve">No, sire. </w:t>
      </w:r>
      <w:r>
        <w:rPr>
          <w:i/>
        </w:rPr>
        <w:t>(She retreats, and so does Adela.)</w:t>
      </w:r>
    </w:p>
    <w:p w14:paraId="792B3CCB" w14:textId="77777777" w:rsidR="00162074" w:rsidRDefault="006E4140">
      <w:pPr>
        <w:pStyle w:val="Character"/>
        <w:suppressLineNumbers w:val="0"/>
      </w:pPr>
      <w:r>
        <w:t>King Kong</w:t>
      </w:r>
    </w:p>
    <w:p w14:paraId="0AC83C13" w14:textId="77777777" w:rsidR="00162074" w:rsidRDefault="006E4140">
      <w:r>
        <w:t>LET I KID YOU! YOU ARE JUST KIDDING ME!</w:t>
      </w:r>
    </w:p>
    <w:p w14:paraId="3EB54FFD" w14:textId="77777777" w:rsidR="00162074" w:rsidRDefault="006E4140">
      <w:pPr>
        <w:pStyle w:val="Effects"/>
        <w:suppressLineNumbers w:val="0"/>
      </w:pPr>
      <w:r>
        <w:t>Sounds — He slays the Spaceship Earth from the north, only to be too frightened by its green destructive energy beam, as if it turns into a Death Star. He continuously strikes the Spaceship Earth, but fails to destroy it.</w:t>
      </w:r>
    </w:p>
    <w:p w14:paraId="4CCA6165" w14:textId="77777777" w:rsidR="00162074" w:rsidRDefault="006E4140">
      <w:pPr>
        <w:pStyle w:val="Character"/>
        <w:suppressLineNumbers w:val="0"/>
      </w:pPr>
      <w:r>
        <w:t>Adela Chan Jr</w:t>
      </w:r>
    </w:p>
    <w:p w14:paraId="0B073A49" w14:textId="77777777" w:rsidR="00162074" w:rsidRDefault="006E4140">
      <w:r>
        <w:t xml:space="preserve">Let’s see how endurable the Spaceship Earth is! </w:t>
      </w:r>
      <w:r>
        <w:rPr>
          <w:i/>
        </w:rPr>
        <w:t>(Runs toward the south, carrying Snow White, along with Angela Chan)</w:t>
      </w:r>
    </w:p>
    <w:p w14:paraId="2F53A6C9" w14:textId="77777777" w:rsidR="00162074" w:rsidRDefault="006E4140">
      <w:pPr>
        <w:pStyle w:val="Character"/>
        <w:suppressLineNumbers w:val="0"/>
      </w:pPr>
      <w:r>
        <w:t>Gandalf the Grey</w:t>
      </w:r>
    </w:p>
    <w:p w14:paraId="37324390" w14:textId="77777777" w:rsidR="00162074" w:rsidRDefault="006E4140">
      <w:r>
        <w:t>You shall not pass!</w:t>
      </w:r>
    </w:p>
    <w:p w14:paraId="1E56BD49" w14:textId="77777777" w:rsidR="00162074" w:rsidRDefault="006E4140">
      <w:pPr>
        <w:pStyle w:val="Effects"/>
        <w:suppressLineNumbers w:val="0"/>
      </w:pPr>
      <w:r>
        <w:t>Adela and Angela Chan are resisted by Gandalf the Grey’s magic, with Snow White shaken alive.</w:t>
      </w:r>
    </w:p>
    <w:p w14:paraId="00A8686C" w14:textId="77777777" w:rsidR="00162074" w:rsidRDefault="006E4140">
      <w:pPr>
        <w:pStyle w:val="Character"/>
        <w:suppressLineNumbers w:val="0"/>
      </w:pPr>
      <w:r>
        <w:t>Snow White</w:t>
      </w:r>
    </w:p>
    <w:p w14:paraId="57BAB4F9" w14:textId="77777777" w:rsidR="00162074" w:rsidRDefault="006E4140">
      <w:r>
        <w:t>God bless me life! Let’s find Cinderella, shall we?</w:t>
      </w:r>
    </w:p>
    <w:p w14:paraId="30BDA813" w14:textId="77777777" w:rsidR="00162074" w:rsidRDefault="006E4140">
      <w:pPr>
        <w:pStyle w:val="Character"/>
        <w:suppressLineNumbers w:val="0"/>
      </w:pPr>
      <w:r>
        <w:t>Angela Chan</w:t>
      </w:r>
    </w:p>
    <w:p w14:paraId="76E5AA41" w14:textId="77777777" w:rsidR="00162074" w:rsidRDefault="006E4140">
      <w:r>
        <w:t>Let’s take the ship to the World Showcase eastside harbor. Then, the target is near the pagoda.</w:t>
      </w:r>
    </w:p>
    <w:p w14:paraId="63C17925" w14:textId="77777777" w:rsidR="00162074" w:rsidRDefault="006E4140">
      <w:pPr>
        <w:pStyle w:val="Character"/>
        <w:suppressLineNumbers w:val="0"/>
      </w:pPr>
      <w:r>
        <w:t>Snow White</w:t>
      </w:r>
    </w:p>
    <w:p w14:paraId="10517243" w14:textId="77777777" w:rsidR="00162074" w:rsidRDefault="006E4140">
      <w:r>
        <w:t>It doesn’t seem right.</w:t>
      </w:r>
    </w:p>
    <w:p w14:paraId="1F992472" w14:textId="77777777" w:rsidR="00162074" w:rsidRDefault="006E4140">
      <w:pPr>
        <w:pStyle w:val="Character"/>
        <w:suppressLineNumbers w:val="0"/>
      </w:pPr>
      <w:r>
        <w:t>Adela Chan Jr</w:t>
      </w:r>
    </w:p>
    <w:p w14:paraId="5117F46B" w14:textId="77777777" w:rsidR="00162074" w:rsidRDefault="006E4140">
      <w:r>
        <w:t>Why do you judge things by guesstimating?</w:t>
      </w:r>
    </w:p>
    <w:p w14:paraId="1F087FE5" w14:textId="77777777" w:rsidR="00162074" w:rsidRDefault="006E4140">
      <w:pPr>
        <w:pStyle w:val="Effects"/>
        <w:suppressLineNumbers w:val="0"/>
      </w:pPr>
      <w:r>
        <w:t>They boarded an electric boat towards Japan Pavilion, but it landed at China Pavilion.</w:t>
      </w:r>
    </w:p>
    <w:p w14:paraId="241F318F" w14:textId="77777777" w:rsidR="00162074" w:rsidRDefault="006E4140">
      <w:pPr>
        <w:pStyle w:val="Heading2"/>
      </w:pPr>
      <w:bookmarkStart w:id="40" w:name="_Toc80735927"/>
      <w:bookmarkStart w:id="41" w:name="_Toc83995186"/>
      <w:r>
        <w:t>Scene XIV</w:t>
      </w:r>
      <w:bookmarkEnd w:id="40"/>
      <w:bookmarkEnd w:id="41"/>
    </w:p>
    <w:p w14:paraId="5BBD0BB8" w14:textId="77777777" w:rsidR="00162074" w:rsidRDefault="006E4140">
      <w:pPr>
        <w:pStyle w:val="Effects"/>
        <w:suppressLineNumbers w:val="0"/>
      </w:pPr>
      <w:r>
        <w:t>INTERIOR — Joy of Tea Teahouse. Adela Chan Jr, Angela Chan and Snow White entered, only to discover emptiness but a headstone.</w:t>
      </w:r>
    </w:p>
    <w:p w14:paraId="7E778AB3" w14:textId="77777777" w:rsidR="00162074" w:rsidRDefault="006E4140">
      <w:pPr>
        <w:pStyle w:val="Character"/>
        <w:suppressLineNumbers w:val="0"/>
      </w:pPr>
      <w:r>
        <w:rPr>
          <w:rFonts w:hint="eastAsia"/>
        </w:rPr>
        <w:t>Adela</w:t>
      </w:r>
      <w:r>
        <w:t xml:space="preserve"> </w:t>
      </w:r>
      <w:r>
        <w:rPr>
          <w:rFonts w:hint="eastAsia"/>
        </w:rPr>
        <w:t>Chan</w:t>
      </w:r>
      <w:r>
        <w:t xml:space="preserve"> Jr, Angela Chan, Snow White</w:t>
      </w:r>
    </w:p>
    <w:p w14:paraId="4B10F4B4" w14:textId="77777777" w:rsidR="00162074" w:rsidRDefault="006E4140">
      <w:r>
        <w:t xml:space="preserve">Wow, how warm China is! </w:t>
      </w:r>
      <w:r>
        <w:rPr>
          <w:i/>
          <w:iCs/>
        </w:rPr>
        <w:t>(Steps inward)</w:t>
      </w:r>
    </w:p>
    <w:p w14:paraId="64888B02" w14:textId="77777777" w:rsidR="00162074" w:rsidRDefault="006E4140">
      <w:pPr>
        <w:pStyle w:val="Character"/>
        <w:suppressLineNumbers w:val="0"/>
      </w:pPr>
      <w:r>
        <w:lastRenderedPageBreak/>
        <w:t>Snow White</w:t>
      </w:r>
    </w:p>
    <w:p w14:paraId="6549C1F6" w14:textId="77777777" w:rsidR="00162074" w:rsidRDefault="006E4140">
      <w:r>
        <w:t>One cup of tea, please.</w:t>
      </w:r>
    </w:p>
    <w:p w14:paraId="59A2EC55" w14:textId="77777777" w:rsidR="00162074" w:rsidRDefault="006E4140">
      <w:pPr>
        <w:pStyle w:val="Character"/>
        <w:suppressLineNumbers w:val="0"/>
      </w:pPr>
      <w:r>
        <w:t>Angela Chan</w:t>
      </w:r>
    </w:p>
    <w:p w14:paraId="5A515D48" w14:textId="77777777" w:rsidR="00162074" w:rsidRDefault="006E4140">
      <w:r>
        <w:rPr>
          <w:i/>
          <w:iCs/>
        </w:rPr>
        <w:t>(Carrying three cups of tea with a serving dish)</w:t>
      </w:r>
      <w:r>
        <w:t xml:space="preserve"> Here, it writes, “CINDERELLA IS AT THE AMERICAN ADVENTURE.”</w:t>
      </w:r>
    </w:p>
    <w:p w14:paraId="7E747C47" w14:textId="77777777" w:rsidR="00162074" w:rsidRDefault="006E4140">
      <w:pPr>
        <w:pStyle w:val="Character"/>
        <w:suppressLineNumbers w:val="0"/>
      </w:pPr>
      <w:r>
        <w:t>Adela Chan Jr</w:t>
      </w:r>
    </w:p>
    <w:p w14:paraId="55D0A9ED" w14:textId="77777777" w:rsidR="00162074" w:rsidRDefault="006E4140">
      <w:r>
        <w:t>Now, I search her and you watch Snow White.</w:t>
      </w:r>
    </w:p>
    <w:p w14:paraId="4113C5EF" w14:textId="77777777" w:rsidR="00162074" w:rsidRDefault="006E4140">
      <w:pPr>
        <w:pStyle w:val="Effects"/>
        <w:suppressLineNumbers w:val="0"/>
      </w:pPr>
      <w:r>
        <w:t>Angela and Snow White staying in the Teahouse, Adela Chan Jr leaves it for Germany Pavilion.</w:t>
      </w:r>
    </w:p>
    <w:p w14:paraId="2E9D3DB0" w14:textId="77777777" w:rsidR="00162074" w:rsidRDefault="006E4140">
      <w:pPr>
        <w:pStyle w:val="Character"/>
        <w:suppressLineNumbers w:val="0"/>
      </w:pPr>
      <w:r>
        <w:t>Snow White</w:t>
      </w:r>
    </w:p>
    <w:p w14:paraId="615456F0" w14:textId="77777777" w:rsidR="00162074" w:rsidRDefault="006E4140">
      <w:r>
        <w:t>Thank you for rescuing my friends, little Adela!</w:t>
      </w:r>
    </w:p>
    <w:p w14:paraId="7B981265" w14:textId="77777777" w:rsidR="00162074" w:rsidRDefault="006E4140">
      <w:pPr>
        <w:pStyle w:val="Effects"/>
        <w:suppressLineNumbers w:val="0"/>
      </w:pPr>
      <w:r>
        <w:t>Sounds of timber falling and dogs barking.</w:t>
      </w:r>
    </w:p>
    <w:p w14:paraId="1406AB66" w14:textId="77777777" w:rsidR="00162074" w:rsidRDefault="006E4140">
      <w:pPr>
        <w:pStyle w:val="Heading2"/>
      </w:pPr>
      <w:bookmarkStart w:id="42" w:name="_Toc80735928"/>
      <w:bookmarkStart w:id="43" w:name="_Toc83995187"/>
      <w:r>
        <w:t>Scene XV</w:t>
      </w:r>
      <w:bookmarkEnd w:id="42"/>
      <w:bookmarkEnd w:id="43"/>
    </w:p>
    <w:p w14:paraId="5EEA2186" w14:textId="77777777" w:rsidR="00162074" w:rsidRDefault="006E4140">
      <w:pPr>
        <w:pStyle w:val="Effects"/>
        <w:suppressLineNumbers w:val="0"/>
      </w:pPr>
      <w:r>
        <w:t>INTERIOR — Temple of Heaven replica, with twenty-eight pillars chopped down. Adela Chan Jr, Angela Chan and Snow White entered with faces of confusion.</w:t>
      </w:r>
    </w:p>
    <w:p w14:paraId="5714F7BB" w14:textId="77777777" w:rsidR="00162074" w:rsidRDefault="006E4140">
      <w:pPr>
        <w:pStyle w:val="Character"/>
        <w:suppressLineNumbers w:val="0"/>
      </w:pPr>
      <w:r>
        <w:t xml:space="preserve">Snow White </w:t>
      </w:r>
    </w:p>
    <w:p w14:paraId="5A70A9E8" w14:textId="77777777" w:rsidR="00162074" w:rsidRDefault="006E4140">
      <w:r>
        <w:t>Who chopped the pillars?</w:t>
      </w:r>
    </w:p>
    <w:p w14:paraId="2F33157B" w14:textId="77777777" w:rsidR="00162074" w:rsidRDefault="006E4140">
      <w:pPr>
        <w:pStyle w:val="Character"/>
        <w:suppressLineNumbers w:val="0"/>
      </w:pPr>
      <w:r>
        <w:t>Angela Chan</w:t>
      </w:r>
    </w:p>
    <w:p w14:paraId="55CBCE3F" w14:textId="77777777" w:rsidR="00162074" w:rsidRDefault="006E4140">
      <w:r>
        <w:t>Maybe the evil Mei Quo Rin referred by Mulan her Highness, but I am surveying the chopping, as if a gang of Mei Quo Rin’s has ransacked this EPCOT.</w:t>
      </w:r>
    </w:p>
    <w:p w14:paraId="06B43A6E" w14:textId="77777777" w:rsidR="00162074" w:rsidRDefault="006E4140">
      <w:pPr>
        <w:pStyle w:val="Effects"/>
        <w:suppressLineNumbers w:val="0"/>
      </w:pPr>
      <w:r>
        <w:t>Pan to the opening of the replica as Angela Chan’s POV, where Porky Pig and Road Runner arrive.</w:t>
      </w:r>
    </w:p>
    <w:p w14:paraId="4B3244E2" w14:textId="77777777" w:rsidR="00162074" w:rsidRDefault="006E4140">
      <w:pPr>
        <w:pStyle w:val="Character"/>
        <w:suppressLineNumbers w:val="0"/>
      </w:pPr>
      <w:r>
        <w:t>Porky Pig</w:t>
      </w:r>
    </w:p>
    <w:p w14:paraId="62897169" w14:textId="77777777" w:rsidR="00162074" w:rsidRDefault="006E4140">
      <w:r>
        <w:rPr>
          <w:i/>
          <w:iCs/>
        </w:rPr>
        <w:t>(Trip at ‘that’)</w:t>
      </w:r>
      <w:r>
        <w:t xml:space="preserve"> That's All, Folks!</w:t>
      </w:r>
    </w:p>
    <w:p w14:paraId="4DD0A4C8" w14:textId="77777777" w:rsidR="00162074" w:rsidRDefault="006E4140">
      <w:pPr>
        <w:pStyle w:val="Character"/>
        <w:suppressLineNumbers w:val="0"/>
      </w:pPr>
      <w:r>
        <w:t>Road Runner</w:t>
      </w:r>
    </w:p>
    <w:p w14:paraId="584E6C1D" w14:textId="77777777" w:rsidR="00162074" w:rsidRDefault="006E4140">
      <w:r>
        <w:t>Beep, beep!</w:t>
      </w:r>
    </w:p>
    <w:p w14:paraId="53967E1C" w14:textId="77777777" w:rsidR="00162074" w:rsidRDefault="006E4140">
      <w:pPr>
        <w:pStyle w:val="Effects"/>
        <w:suppressLineNumbers w:val="0"/>
      </w:pPr>
      <w:r>
        <w:t>Road Runner tickles Snow White, but Adela Chan chases him. Angela Chan stays by the gate, only to encounter Sam Sheepdog and Taz who barks at Snow White.</w:t>
      </w:r>
    </w:p>
    <w:p w14:paraId="4F70CF63" w14:textId="77777777" w:rsidR="00162074" w:rsidRDefault="006E4140">
      <w:pPr>
        <w:pStyle w:val="Character"/>
        <w:suppressLineNumbers w:val="0"/>
      </w:pPr>
      <w:r>
        <w:t>Angela Chan</w:t>
      </w:r>
    </w:p>
    <w:p w14:paraId="35D0F34A" w14:textId="77777777" w:rsidR="00162074" w:rsidRDefault="006E4140">
      <w:r>
        <w:t xml:space="preserve">Catch! </w:t>
      </w:r>
      <w:r>
        <w:rPr>
          <w:i/>
        </w:rPr>
        <w:t>(Lifts Porky Pig to fill their mouths)</w:t>
      </w:r>
      <w:r>
        <w:t xml:space="preserve"> Pig is ceasing and Rat is turning up! </w:t>
      </w:r>
      <w:r>
        <w:rPr>
          <w:i/>
        </w:rPr>
        <w:t>(Glances at her watch, 19:00:00)</w:t>
      </w:r>
      <w:r>
        <w:t xml:space="preserve"> Time for Dogs!</w:t>
      </w:r>
    </w:p>
    <w:p w14:paraId="2C122E0F" w14:textId="77777777" w:rsidR="00162074" w:rsidRDefault="006E4140">
      <w:pPr>
        <w:pStyle w:val="Effects"/>
        <w:suppressLineNumbers w:val="0"/>
      </w:pPr>
      <w:r>
        <w:t xml:space="preserve">Sam Sheepdog and Taz left, devouring Porky Pig </w:t>
      </w:r>
      <w:r>
        <w:rPr>
          <w:i/>
        </w:rPr>
        <w:t>(off-screen)</w:t>
      </w:r>
      <w:r>
        <w:t>. Three seconds later, Yosemite Sam comes and swoops at Snow White, gripping her and kicks Angela Chan down to unconsciousness. The screen turns black.</w:t>
      </w:r>
    </w:p>
    <w:p w14:paraId="507DB690" w14:textId="77777777" w:rsidR="00162074" w:rsidRDefault="006E4140">
      <w:pPr>
        <w:pStyle w:val="Subtitle"/>
      </w:pPr>
      <w:r>
        <w:t>— MVSICA INTERACTA —</w:t>
      </w:r>
      <w:bookmarkStart w:id="44" w:name="_Toc80735929"/>
      <w:r>
        <w:br w:type="page"/>
      </w:r>
    </w:p>
    <w:p w14:paraId="01D1863C" w14:textId="77777777" w:rsidR="00162074" w:rsidRDefault="006E4140" w:rsidP="00021E86">
      <w:pPr>
        <w:pStyle w:val="Heading1"/>
      </w:pPr>
      <w:bookmarkStart w:id="45" w:name="_Toc83995188"/>
      <w:r>
        <w:lastRenderedPageBreak/>
        <w:t xml:space="preserve">Part 2. Immense </w:t>
      </w:r>
      <w:bookmarkEnd w:id="44"/>
      <w:r>
        <w:t>Nighttime</w:t>
      </w:r>
      <w:bookmarkEnd w:id="45"/>
    </w:p>
    <w:p w14:paraId="5E17700E" w14:textId="77777777" w:rsidR="00162074" w:rsidRDefault="006E4140">
      <w:pPr>
        <w:pStyle w:val="Effects"/>
        <w:suppressLineNumbers w:val="0"/>
      </w:pPr>
      <w:r>
        <w:t>FADE IN</w:t>
      </w:r>
    </w:p>
    <w:p w14:paraId="4432B523" w14:textId="77777777" w:rsidR="00162074" w:rsidRDefault="006E4140">
      <w:pPr>
        <w:pStyle w:val="Heading2"/>
      </w:pPr>
      <w:bookmarkStart w:id="46" w:name="_Toc80735930"/>
      <w:bookmarkStart w:id="47" w:name="_Toc83995189"/>
      <w:r>
        <w:t>Scene I</w:t>
      </w:r>
      <w:bookmarkEnd w:id="46"/>
      <w:bookmarkEnd w:id="47"/>
    </w:p>
    <w:p w14:paraId="685BC758" w14:textId="77777777" w:rsidR="00162074" w:rsidRDefault="006E4140">
      <w:pPr>
        <w:pStyle w:val="Effects"/>
        <w:suppressLineNumbers w:val="0"/>
      </w:pPr>
      <w:r>
        <w:t>INTERIOR — Germany Pavilion. Adela Chan Jr spots a girl wobbling hysterically on the ground, with strawberry blonde ponytail decorated by a blue bow, a silvery-blue top reading "G2G" with artwork of the pumpkin carriage, a surgery respirator, light blue pants, and brown ballet flats. The girl is Cinderella.</w:t>
      </w:r>
    </w:p>
    <w:p w14:paraId="23FB6DB0" w14:textId="77777777" w:rsidR="00162074" w:rsidRDefault="006E4140">
      <w:pPr>
        <w:pStyle w:val="Character"/>
        <w:suppressLineNumbers w:val="0"/>
      </w:pPr>
      <w:r>
        <w:t>Adela Chan Jr</w:t>
      </w:r>
    </w:p>
    <w:p w14:paraId="7FABAFEE" w14:textId="77777777" w:rsidR="00162074" w:rsidRDefault="006E4140">
      <w:r>
        <w:t>Are you OK, Cinderella your Highness?</w:t>
      </w:r>
    </w:p>
    <w:p w14:paraId="78894A19" w14:textId="77777777" w:rsidR="00162074" w:rsidRDefault="006E4140">
      <w:pPr>
        <w:pStyle w:val="Character"/>
        <w:suppressLineNumbers w:val="0"/>
      </w:pPr>
      <w:r>
        <w:t>Cinderella</w:t>
      </w:r>
    </w:p>
    <w:p w14:paraId="45EC9F09" w14:textId="77777777" w:rsidR="00162074" w:rsidRDefault="006E4140">
      <w:r>
        <w:rPr>
          <w:i/>
          <w:iCs/>
        </w:rPr>
        <w:t>(Lies down)</w:t>
      </w:r>
      <w:r>
        <w:t xml:space="preserve"> How did you enter the auditorium, with gates densely shut?</w:t>
      </w:r>
    </w:p>
    <w:p w14:paraId="219E0326" w14:textId="77777777" w:rsidR="00162074" w:rsidRDefault="006E4140">
      <w:pPr>
        <w:pStyle w:val="Character"/>
        <w:suppressLineNumbers w:val="0"/>
      </w:pPr>
      <w:r>
        <w:t>Adela Chan Jr</w:t>
      </w:r>
    </w:p>
    <w:p w14:paraId="45EB8B57" w14:textId="77777777" w:rsidR="00162074" w:rsidRDefault="006E4140">
      <w:r>
        <w:t>I, Adela Chan Jr, tried for three hours searching throughout EPCOT Center to remove the locks, until discovering a secret key at China Pavilion when I went to search my sister Angela Chan. Anyway, I wonder why your Highness did wobble hysterically.</w:t>
      </w:r>
    </w:p>
    <w:p w14:paraId="784D6DD5" w14:textId="77777777" w:rsidR="00162074" w:rsidRDefault="006E4140">
      <w:pPr>
        <w:pStyle w:val="Character"/>
        <w:suppressLineNumbers w:val="0"/>
      </w:pPr>
      <w:r>
        <w:t>Cinderella</w:t>
      </w:r>
    </w:p>
    <w:p w14:paraId="4D7B6D6E" w14:textId="77777777" w:rsidR="00162074" w:rsidRDefault="006E4140">
      <w:r>
        <w:t>An abrupt pain struck me after being applied with respiratory mask and injected with an unknown liquid, approximately half a milliliter.</w:t>
      </w:r>
    </w:p>
    <w:p w14:paraId="1321E1EA" w14:textId="77777777" w:rsidR="00162074" w:rsidRDefault="006E4140">
      <w:pPr>
        <w:pStyle w:val="Character"/>
        <w:suppressLineNumbers w:val="0"/>
      </w:pPr>
      <w:r>
        <w:t>Adela Chan Jr</w:t>
      </w:r>
    </w:p>
    <w:p w14:paraId="15E49664" w14:textId="77777777" w:rsidR="00162074" w:rsidRDefault="006E4140">
      <w:r>
        <w:t>That’s easy. It’s the Mei Quo Rin’s who boasted “this can rid people of several crowned viruses” to take the sovereignty of EPCOT over for themselves. However, he lied because the last crowned virus has been replaced by a triangular virus, more infective and fatal than other known viruses. Afterwards, as reported, realizing this side effect, his government has forbidden overseas sales related to this liquid product.</w:t>
      </w:r>
    </w:p>
    <w:p w14:paraId="7D6A3FA2" w14:textId="77777777" w:rsidR="00162074" w:rsidRDefault="006E4140">
      <w:pPr>
        <w:pStyle w:val="Effects"/>
        <w:suppressLineNumbers w:val="0"/>
      </w:pPr>
      <w:r>
        <w:t>A beam shoots into the pavilion.</w:t>
      </w:r>
    </w:p>
    <w:p w14:paraId="70182ABA" w14:textId="77777777" w:rsidR="00162074" w:rsidRDefault="006E4140">
      <w:pPr>
        <w:pStyle w:val="Character"/>
        <w:suppressLineNumbers w:val="0"/>
      </w:pPr>
      <w:r>
        <w:t>Cinderella</w:t>
      </w:r>
    </w:p>
    <w:p w14:paraId="6A2C0B97" w14:textId="77777777" w:rsidR="00162074" w:rsidRDefault="006E4140">
      <w:r>
        <w:t>Charming! I miss you!! Charming!!!</w:t>
      </w:r>
    </w:p>
    <w:p w14:paraId="36C5A0F5" w14:textId="77777777" w:rsidR="00162074" w:rsidRDefault="006E4140">
      <w:pPr>
        <w:pStyle w:val="Character"/>
        <w:suppressLineNumbers w:val="0"/>
      </w:pPr>
      <w:r>
        <w:t>Adela Chan Jr</w:t>
      </w:r>
    </w:p>
    <w:p w14:paraId="56BCAF91" w14:textId="77777777" w:rsidR="00162074" w:rsidRDefault="006E4140">
      <w:r>
        <w:t>Both “princes charming”, Florian and Henry, along with their troops, are shot down and extinguished by the sinister warner brothers, such as HARRY POTTER!</w:t>
      </w:r>
    </w:p>
    <w:p w14:paraId="1FA84257" w14:textId="77777777" w:rsidR="00162074" w:rsidRDefault="006E4140">
      <w:pPr>
        <w:pStyle w:val="Character"/>
        <w:suppressLineNumbers w:val="0"/>
      </w:pPr>
      <w:r>
        <w:t>Harry Potter</w:t>
      </w:r>
    </w:p>
    <w:p w14:paraId="1505D654" w14:textId="77777777" w:rsidR="00162074" w:rsidRDefault="006E4140">
      <w:r>
        <w:t>DEPULSO!</w:t>
      </w:r>
    </w:p>
    <w:p w14:paraId="1BFC1C60" w14:textId="77777777" w:rsidR="00162074" w:rsidRDefault="006E4140">
      <w:pPr>
        <w:pStyle w:val="Effects"/>
        <w:suppressLineNumbers w:val="0"/>
      </w:pPr>
      <w:r>
        <w:t>A white beam shoots the northwest window away. Harry Potter enters.</w:t>
      </w:r>
    </w:p>
    <w:p w14:paraId="31D949C5" w14:textId="77777777" w:rsidR="00162074" w:rsidRDefault="006E4140">
      <w:pPr>
        <w:pStyle w:val="Character"/>
        <w:suppressLineNumbers w:val="0"/>
      </w:pPr>
      <w:r>
        <w:lastRenderedPageBreak/>
        <w:t>Harry Potter</w:t>
      </w:r>
    </w:p>
    <w:p w14:paraId="77EFDB90" w14:textId="77777777" w:rsidR="00162074" w:rsidRDefault="006E4140">
      <w:r>
        <w:t>ALOHOMORA!</w:t>
      </w:r>
    </w:p>
    <w:p w14:paraId="47C70AB7" w14:textId="77777777" w:rsidR="00162074" w:rsidRDefault="006E4140">
      <w:pPr>
        <w:pStyle w:val="Effects"/>
        <w:suppressLineNumbers w:val="0"/>
      </w:pPr>
      <w:r>
        <w:t xml:space="preserve">The door opening, Adela Chan Jr escapes through the main gate, carrying Cinderella, prior to Harry Potter whose wand is stuck and broken </w:t>
      </w:r>
      <w:r>
        <w:rPr>
          <w:i/>
        </w:rPr>
        <w:t>(off-screen)</w:t>
      </w:r>
      <w:r>
        <w:t>.</w:t>
      </w:r>
    </w:p>
    <w:p w14:paraId="39F2DB6F" w14:textId="77777777" w:rsidR="00162074" w:rsidRDefault="006E4140">
      <w:pPr>
        <w:pStyle w:val="Character"/>
        <w:suppressLineNumbers w:val="0"/>
      </w:pPr>
      <w:r>
        <w:t>Cinderella</w:t>
      </w:r>
    </w:p>
    <w:p w14:paraId="34D8F9B5" w14:textId="77777777" w:rsidR="00162074" w:rsidRDefault="006E4140">
      <w:r>
        <w:t>Well, done, Adela.</w:t>
      </w:r>
    </w:p>
    <w:p w14:paraId="02F05A11" w14:textId="77777777" w:rsidR="00162074" w:rsidRDefault="006E4140">
      <w:pPr>
        <w:pStyle w:val="Character"/>
        <w:suppressLineNumbers w:val="0"/>
      </w:pPr>
      <w:r>
        <w:t>Harry Potter</w:t>
      </w:r>
    </w:p>
    <w:p w14:paraId="59BBF253" w14:textId="77777777" w:rsidR="00162074" w:rsidRDefault="006E4140">
      <w:r>
        <w:t>REDUCTO!</w:t>
      </w:r>
    </w:p>
    <w:p w14:paraId="1A4C442E" w14:textId="77777777" w:rsidR="00162074" w:rsidRDefault="006E4140">
      <w:pPr>
        <w:pStyle w:val="Effects"/>
        <w:suppressLineNumbers w:val="0"/>
      </w:pPr>
      <w:r>
        <w:t xml:space="preserve">Germany Pavilion explodes itself into ruins. Adela Chan Jr and Cinderella escaped timely to survive. Swipe to — </w:t>
      </w:r>
    </w:p>
    <w:p w14:paraId="7AE06403" w14:textId="77777777" w:rsidR="00162074" w:rsidRDefault="006E4140">
      <w:pPr>
        <w:pStyle w:val="Heading2"/>
      </w:pPr>
      <w:bookmarkStart w:id="48" w:name="_Toc80735931"/>
      <w:bookmarkStart w:id="49" w:name="_Toc83995190"/>
      <w:r>
        <w:t>Scene II</w:t>
      </w:r>
      <w:bookmarkEnd w:id="48"/>
      <w:bookmarkEnd w:id="49"/>
    </w:p>
    <w:p w14:paraId="0D69B5FD" w14:textId="77777777" w:rsidR="00162074" w:rsidRDefault="006E4140">
      <w:pPr>
        <w:pStyle w:val="Effects"/>
        <w:suppressLineNumbers w:val="0"/>
      </w:pPr>
      <w:r>
        <w:t>INTERIOR — Temple of Heaven replica. Snow White and Angela Chan wake up, just before Yosemite Sam’s returning.</w:t>
      </w:r>
    </w:p>
    <w:p w14:paraId="2B7757CB" w14:textId="77777777" w:rsidR="00162074" w:rsidRDefault="006E4140">
      <w:pPr>
        <w:pStyle w:val="Character"/>
        <w:suppressLineNumbers w:val="0"/>
      </w:pPr>
      <w:r>
        <w:t>Angela Chan (Sing)</w:t>
      </w:r>
    </w:p>
    <w:p w14:paraId="1C6FD905" w14:textId="77777777" w:rsidR="00162074" w:rsidRDefault="006E4140">
      <w:r>
        <w:t>The firmament just comprised of nine spheres,</w:t>
      </w:r>
    </w:p>
    <w:p w14:paraId="09E5593B" w14:textId="77777777" w:rsidR="00162074" w:rsidRDefault="006E4140">
      <w:r>
        <w:t>Who used to measure its border as here’s?</w:t>
      </w:r>
    </w:p>
    <w:p w14:paraId="3E9CD9B1" w14:textId="77777777" w:rsidR="00162074" w:rsidRDefault="006E4140">
      <w:pPr>
        <w:pStyle w:val="Character"/>
        <w:suppressLineNumbers w:val="0"/>
      </w:pPr>
      <w:r>
        <w:t>Snow White (Sing)</w:t>
      </w:r>
    </w:p>
    <w:p w14:paraId="22582A0D" w14:textId="77777777" w:rsidR="00162074" w:rsidRDefault="006E4140">
      <w:r>
        <w:t>How great has it been the engineering?</w:t>
      </w:r>
    </w:p>
    <w:p w14:paraId="2B520AE4" w14:textId="77777777" w:rsidR="00162074" w:rsidRDefault="006E4140">
      <w:r>
        <w:t>Who is it that build it int’ appearing?</w:t>
      </w:r>
    </w:p>
    <w:p w14:paraId="0578A253" w14:textId="77777777" w:rsidR="00162074" w:rsidRDefault="006E4140">
      <w:pPr>
        <w:pStyle w:val="Character"/>
        <w:suppressLineNumbers w:val="0"/>
      </w:pPr>
      <w:r>
        <w:t>Angela Chan (Sing)</w:t>
      </w:r>
    </w:p>
    <w:p w14:paraId="7FF8074A" w14:textId="77777777" w:rsidR="00162074" w:rsidRDefault="006E4140">
      <w:r>
        <w:t>Where are the celestial pulleys tensed?</w:t>
      </w:r>
    </w:p>
    <w:p w14:paraId="693CAA7A" w14:textId="77777777" w:rsidR="00162074" w:rsidRDefault="006E4140">
      <w:r>
        <w:t>Where is the pole of the spheres located?</w:t>
      </w:r>
    </w:p>
    <w:p w14:paraId="5764E941" w14:textId="77777777" w:rsidR="00162074" w:rsidRDefault="006E4140">
      <w:pPr>
        <w:pStyle w:val="Character"/>
        <w:suppressLineNumbers w:val="0"/>
      </w:pPr>
      <w:r>
        <w:t>Snow White (Sing)</w:t>
      </w:r>
    </w:p>
    <w:p w14:paraId="555541C5" w14:textId="77777777" w:rsidR="00162074" w:rsidRDefault="006E4140">
      <w:r>
        <w:t>Where are the eight prisms supporting against?</w:t>
      </w:r>
    </w:p>
    <w:p w14:paraId="42C916A1" w14:textId="77777777" w:rsidR="00162074" w:rsidRDefault="006E4140">
      <w:r>
        <w:t>Why is the southeast angle truncated?</w:t>
      </w:r>
    </w:p>
    <w:p w14:paraId="37760631" w14:textId="77777777" w:rsidR="00162074" w:rsidRDefault="006E4140">
      <w:pPr>
        <w:pStyle w:val="Character"/>
        <w:suppressLineNumbers w:val="0"/>
      </w:pPr>
      <w:r>
        <w:t>Angela Chan (Sing)</w:t>
      </w:r>
    </w:p>
    <w:p w14:paraId="45D84843" w14:textId="77777777" w:rsidR="00162074" w:rsidRDefault="006E4140">
      <w:r>
        <w:t>O, the edges of nine spheres of heaven,</w:t>
      </w:r>
    </w:p>
    <w:p w14:paraId="1559109A" w14:textId="77777777" w:rsidR="00162074" w:rsidRDefault="006E4140">
      <w:r>
        <w:t xml:space="preserve">To what directions do you lean and connect? </w:t>
      </w:r>
    </w:p>
    <w:p w14:paraId="14DEAAC1" w14:textId="77777777" w:rsidR="00162074" w:rsidRDefault="006E4140">
      <w:pPr>
        <w:pStyle w:val="Character"/>
        <w:suppressLineNumbers w:val="0"/>
      </w:pPr>
      <w:r>
        <w:t>Snow White (Sing)</w:t>
      </w:r>
    </w:p>
    <w:p w14:paraId="3D497A8A" w14:textId="77777777" w:rsidR="00162074" w:rsidRDefault="006E4140">
      <w:r>
        <w:t>Edges cross edges with angles even,</w:t>
      </w:r>
    </w:p>
    <w:p w14:paraId="46EEE476" w14:textId="77777777" w:rsidR="00162074" w:rsidRDefault="006E4140">
      <w:r>
        <w:t>Who is it that knows the number erect?</w:t>
      </w:r>
    </w:p>
    <w:p w14:paraId="55BF6506" w14:textId="77777777" w:rsidR="00162074" w:rsidRDefault="006E4140">
      <w:pPr>
        <w:pStyle w:val="Character"/>
        <w:suppressLineNumbers w:val="0"/>
      </w:pPr>
      <w:r>
        <w:t>Yosemite Sam</w:t>
      </w:r>
    </w:p>
    <w:p w14:paraId="2A936F12" w14:textId="77777777" w:rsidR="00162074" w:rsidRDefault="006E4140">
      <w:r>
        <w:t>One, two, three!</w:t>
      </w:r>
    </w:p>
    <w:p w14:paraId="7518E1D9" w14:textId="77777777" w:rsidR="00162074" w:rsidRDefault="006E4140">
      <w:pPr>
        <w:pStyle w:val="Effects"/>
        <w:suppressLineNumbers w:val="0"/>
      </w:pPr>
      <w:r>
        <w:t>Angela Chan lifts Yosemite Sam.</w:t>
      </w:r>
    </w:p>
    <w:p w14:paraId="569D39A4" w14:textId="77777777" w:rsidR="00162074" w:rsidRDefault="006E4140">
      <w:pPr>
        <w:pStyle w:val="Character"/>
        <w:suppressLineNumbers w:val="0"/>
      </w:pPr>
      <w:r>
        <w:t>Ron Weasley</w:t>
      </w:r>
    </w:p>
    <w:p w14:paraId="68B93380" w14:textId="77777777" w:rsidR="00162074" w:rsidRDefault="006E4140">
      <w:r>
        <w:t xml:space="preserve">VERA VERTO! </w:t>
      </w:r>
      <w:r>
        <w:rPr>
          <w:i/>
        </w:rPr>
        <w:t>(Respectively)</w:t>
      </w:r>
    </w:p>
    <w:p w14:paraId="23F9970F" w14:textId="77777777" w:rsidR="00162074" w:rsidRDefault="006E4140">
      <w:pPr>
        <w:pStyle w:val="Effects"/>
        <w:suppressLineNumbers w:val="0"/>
      </w:pPr>
      <w:r>
        <w:t xml:space="preserve">Yosemite Sam is transformed into a glass, raised by Angela Chan to defend Snow White. </w:t>
      </w:r>
    </w:p>
    <w:p w14:paraId="3924E0F5" w14:textId="77777777" w:rsidR="00162074" w:rsidRDefault="006E4140">
      <w:pPr>
        <w:pStyle w:val="Character"/>
        <w:suppressLineNumbers w:val="0"/>
      </w:pPr>
      <w:r>
        <w:lastRenderedPageBreak/>
        <w:t>Ron Weasley</w:t>
      </w:r>
    </w:p>
    <w:p w14:paraId="56D6EDEB" w14:textId="77777777" w:rsidR="00162074" w:rsidRDefault="006E4140">
      <w:r>
        <w:t xml:space="preserve">PERICULUM! </w:t>
      </w:r>
      <w:r>
        <w:rPr>
          <w:i/>
        </w:rPr>
        <w:t>(Releases red sparks)</w:t>
      </w:r>
    </w:p>
    <w:p w14:paraId="0E724530" w14:textId="77777777" w:rsidR="00162074" w:rsidRDefault="006E4140">
      <w:pPr>
        <w:pStyle w:val="Effects"/>
        <w:suppressLineNumbers w:val="0"/>
      </w:pPr>
      <w:r>
        <w:t>Angela Chan tossed the cup onto Ron Weasley, and then escaped.</w:t>
      </w:r>
    </w:p>
    <w:p w14:paraId="50D4FCBB" w14:textId="77777777" w:rsidR="00162074" w:rsidRDefault="006E4140">
      <w:pPr>
        <w:pStyle w:val="Character"/>
        <w:suppressLineNumbers w:val="0"/>
      </w:pPr>
      <w:r>
        <w:t>Ron Weasley</w:t>
      </w:r>
    </w:p>
    <w:p w14:paraId="15F077EA" w14:textId="77777777" w:rsidR="00162074" w:rsidRDefault="006E4140">
      <w:r>
        <w:t>PROTEGO DIABOLICA!</w:t>
      </w:r>
    </w:p>
    <w:p w14:paraId="453507A7" w14:textId="77777777" w:rsidR="00162074" w:rsidRDefault="006E4140">
      <w:pPr>
        <w:pStyle w:val="Effects"/>
        <w:suppressLineNumbers w:val="0"/>
      </w:pPr>
      <w:r>
        <w:t xml:space="preserve">Reflected by the walls, a blue flame burns Ron Weasley, leaving under — </w:t>
      </w:r>
    </w:p>
    <w:p w14:paraId="1E735BA0" w14:textId="77777777" w:rsidR="00162074" w:rsidRDefault="006E4140">
      <w:pPr>
        <w:pStyle w:val="Heading2"/>
      </w:pPr>
      <w:bookmarkStart w:id="50" w:name="_Toc80735932"/>
      <w:bookmarkStart w:id="51" w:name="_Toc83995191"/>
      <w:r>
        <w:t>Scene III</w:t>
      </w:r>
      <w:bookmarkEnd w:id="50"/>
      <w:bookmarkEnd w:id="51"/>
    </w:p>
    <w:p w14:paraId="4A8EC751" w14:textId="77777777" w:rsidR="00162074" w:rsidRDefault="006E4140">
      <w:pPr>
        <w:pStyle w:val="Effects"/>
        <w:suppressLineNumbers w:val="0"/>
      </w:pPr>
      <w:r>
        <w:t>INTERIOR — Nine Dragon Restaurant, where Angela Chan and Snow White are having dinner. Abruptly, Taz enters the restaurant and encounters them through trailing the fragrance of the meal.</w:t>
      </w:r>
    </w:p>
    <w:p w14:paraId="62813F1F" w14:textId="77777777" w:rsidR="00162074" w:rsidRDefault="006E4140">
      <w:pPr>
        <w:pStyle w:val="Character"/>
        <w:suppressLineNumbers w:val="0"/>
      </w:pPr>
      <w:r>
        <w:t>Angela Chan</w:t>
      </w:r>
    </w:p>
    <w:p w14:paraId="135F7A28" w14:textId="77777777" w:rsidR="00162074" w:rsidRDefault="006E4140">
      <w:r>
        <w:rPr>
          <w:i/>
          <w:iCs/>
        </w:rPr>
        <w:t>(To Snow White)</w:t>
      </w:r>
      <w:r>
        <w:t xml:space="preserve"> the monster just wants to tease Our Founding Fathers. </w:t>
      </w:r>
      <w:r>
        <w:rPr>
          <w:i/>
          <w:iCs/>
        </w:rPr>
        <w:t>(Drops three bones)</w:t>
      </w:r>
    </w:p>
    <w:p w14:paraId="50DE079A" w14:textId="77777777" w:rsidR="00162074" w:rsidRDefault="006E4140">
      <w:pPr>
        <w:pStyle w:val="Character"/>
        <w:suppressLineNumbers w:val="0"/>
      </w:pPr>
      <w:r>
        <w:t>Taz</w:t>
      </w:r>
    </w:p>
    <w:p w14:paraId="70D68C30" w14:textId="77777777" w:rsidR="00162074" w:rsidRDefault="006E4140">
      <w:pPr>
        <w:rPr>
          <w:i/>
          <w:iCs/>
        </w:rPr>
      </w:pPr>
      <w:r>
        <w:t xml:space="preserve">How dare you eating Porky Pig! You’ve had your days!! </w:t>
      </w:r>
      <w:r>
        <w:rPr>
          <w:i/>
          <w:iCs/>
        </w:rPr>
        <w:t>(Rears up, crawling)</w:t>
      </w:r>
    </w:p>
    <w:p w14:paraId="71CD0731" w14:textId="77777777" w:rsidR="00162074" w:rsidRDefault="006E4140">
      <w:pPr>
        <w:pStyle w:val="Effects"/>
        <w:suppressLineNumbers w:val="0"/>
      </w:pPr>
      <w:r>
        <w:t>Cut to Snow White. Taz slashed across the screen.</w:t>
      </w:r>
    </w:p>
    <w:p w14:paraId="6199E972" w14:textId="77777777" w:rsidR="00162074" w:rsidRDefault="006E4140">
      <w:pPr>
        <w:pStyle w:val="Character"/>
        <w:suppressLineNumbers w:val="0"/>
      </w:pPr>
      <w:r>
        <w:t>Snow White</w:t>
      </w:r>
    </w:p>
    <w:p w14:paraId="689DA3FC" w14:textId="77777777" w:rsidR="00162074" w:rsidRDefault="006E4140">
      <w:r>
        <w:rPr>
          <w:rFonts w:hint="eastAsia"/>
        </w:rPr>
        <w:t>M</w:t>
      </w:r>
      <w:r>
        <w:t xml:space="preserve">ore scared than hurt! </w:t>
      </w:r>
      <w:r>
        <w:rPr>
          <w:i/>
          <w:iCs/>
        </w:rPr>
        <w:t>(To Angela Chan)</w:t>
      </w:r>
      <w:r>
        <w:t xml:space="preserve"> You are my Charming!</w:t>
      </w:r>
    </w:p>
    <w:p w14:paraId="02A8F821" w14:textId="77777777" w:rsidR="00162074" w:rsidRDefault="006E4140">
      <w:pPr>
        <w:pStyle w:val="Character"/>
        <w:suppressLineNumbers w:val="0"/>
      </w:pPr>
      <w:r>
        <w:t>Angela Chan</w:t>
      </w:r>
    </w:p>
    <w:p w14:paraId="2743CDF3" w14:textId="77777777" w:rsidR="00162074" w:rsidRDefault="006E4140">
      <w:r>
        <w:t>Here being Angela Chan, who is Charming? Let the chef execute this prairie wolf that attacks our innocent people!</w:t>
      </w:r>
    </w:p>
    <w:p w14:paraId="6F40B373" w14:textId="77777777" w:rsidR="00162074" w:rsidRDefault="006E4140">
      <w:pPr>
        <w:pStyle w:val="Effects"/>
        <w:suppressLineNumbers w:val="0"/>
      </w:pPr>
      <w:r>
        <w:t>A mechanical arm offers Angela Chan a pepper spray, after spraying it towards Taz as an instruction for use. He falls off the screen.</w:t>
      </w:r>
    </w:p>
    <w:p w14:paraId="20314142" w14:textId="77777777" w:rsidR="00162074" w:rsidRDefault="006E4140">
      <w:pPr>
        <w:pStyle w:val="Character"/>
        <w:suppressLineNumbers w:val="0"/>
      </w:pPr>
      <w:r>
        <w:t>Angela Chan</w:t>
      </w:r>
    </w:p>
    <w:p w14:paraId="1CA14BD5" w14:textId="77777777" w:rsidR="00162074" w:rsidRDefault="006E4140">
      <w:r>
        <w:t>Thank goodness! But… where is Adela, my dear lady?</w:t>
      </w:r>
    </w:p>
    <w:p w14:paraId="72E6EF76" w14:textId="77777777" w:rsidR="00162074" w:rsidRDefault="006E4140">
      <w:pPr>
        <w:pStyle w:val="Character"/>
        <w:suppressLineNumbers w:val="0"/>
      </w:pPr>
      <w:r>
        <w:t>Snow White</w:t>
      </w:r>
    </w:p>
    <w:p w14:paraId="207D6DD7" w14:textId="77777777" w:rsidR="00162074" w:rsidRDefault="006E4140">
      <w:r>
        <w:t>She is chasing a dog to the Big Apple.</w:t>
      </w:r>
    </w:p>
    <w:p w14:paraId="06EBA135" w14:textId="77777777" w:rsidR="00162074" w:rsidRDefault="006E4140">
      <w:pPr>
        <w:pStyle w:val="Effects"/>
        <w:suppressLineNumbers w:val="0"/>
      </w:pPr>
      <w:r>
        <w:t>Cut to and keep Angela’s POV.</w:t>
      </w:r>
    </w:p>
    <w:p w14:paraId="18942867" w14:textId="77777777" w:rsidR="00162074" w:rsidRDefault="006E4140">
      <w:pPr>
        <w:pStyle w:val="Character"/>
        <w:suppressLineNumbers w:val="0"/>
      </w:pPr>
      <w:r>
        <w:t>Angela Chan</w:t>
      </w:r>
    </w:p>
    <w:p w14:paraId="06DEA919" w14:textId="77777777" w:rsidR="00162074" w:rsidRDefault="006E4140">
      <w:r>
        <w:t>Let’s go! Navigate to the Big Apple!</w:t>
      </w:r>
    </w:p>
    <w:p w14:paraId="2709E7F8" w14:textId="77777777" w:rsidR="00162074" w:rsidRDefault="006E4140">
      <w:pPr>
        <w:pStyle w:val="Effects"/>
        <w:suppressLineNumbers w:val="0"/>
      </w:pPr>
      <w:r>
        <w:t>They exit the restaurant, striding south.</w:t>
      </w:r>
    </w:p>
    <w:p w14:paraId="4214DE4D" w14:textId="77777777" w:rsidR="00162074" w:rsidRDefault="006E4140">
      <w:pPr>
        <w:pStyle w:val="Heading2"/>
      </w:pPr>
      <w:bookmarkStart w:id="52" w:name="_Toc80735933"/>
      <w:bookmarkStart w:id="53" w:name="_Toc83995192"/>
      <w:r>
        <w:t>Scene IV</w:t>
      </w:r>
      <w:bookmarkEnd w:id="52"/>
      <w:bookmarkEnd w:id="53"/>
    </w:p>
    <w:p w14:paraId="35A0F535" w14:textId="77777777" w:rsidR="00162074" w:rsidRDefault="006E4140">
      <w:pPr>
        <w:pStyle w:val="Effects"/>
        <w:suppressLineNumbers w:val="0"/>
      </w:pPr>
      <w:r>
        <w:t>EXTERIOR — the American Gardens Theater. The Adela and Angela Chan encounter and hug each other just after the cease of thunderstorm.</w:t>
      </w:r>
    </w:p>
    <w:p w14:paraId="7AEBC5CC" w14:textId="77777777" w:rsidR="00162074" w:rsidRDefault="006E4140">
      <w:pPr>
        <w:pStyle w:val="Character"/>
        <w:suppressLineNumbers w:val="0"/>
      </w:pPr>
      <w:r>
        <w:t>Angela Chan, Snow White</w:t>
      </w:r>
    </w:p>
    <w:p w14:paraId="42101141" w14:textId="77777777" w:rsidR="00162074" w:rsidRDefault="006E4140">
      <w:r>
        <w:t xml:space="preserve">How shiny the stars are, your Highness of Virgo! </w:t>
      </w:r>
      <w:r>
        <w:rPr>
          <w:rFonts w:hint="eastAsia"/>
        </w:rPr>
        <w:t>And</w:t>
      </w:r>
      <w:r>
        <w:t xml:space="preserve"> from the east rises Libra — you see — her Highness of Libra has been rescued!</w:t>
      </w:r>
    </w:p>
    <w:p w14:paraId="7D72C50C" w14:textId="77777777" w:rsidR="00162074" w:rsidRDefault="006E4140">
      <w:pPr>
        <w:pStyle w:val="Character"/>
        <w:suppressLineNumbers w:val="0"/>
      </w:pPr>
      <w:r>
        <w:lastRenderedPageBreak/>
        <w:t>(Adela Chan Jr)</w:t>
      </w:r>
    </w:p>
    <w:p w14:paraId="36FE66C7" w14:textId="77777777" w:rsidR="00162074" w:rsidRDefault="006E4140">
      <w:r>
        <w:t>I miss you, Angela and your highness, Snow White.</w:t>
      </w:r>
    </w:p>
    <w:p w14:paraId="58B9BF3A" w14:textId="77777777" w:rsidR="00162074" w:rsidRDefault="006E4140">
      <w:pPr>
        <w:pStyle w:val="Character"/>
        <w:suppressLineNumbers w:val="0"/>
      </w:pPr>
      <w:r>
        <w:t>Angela Chan</w:t>
      </w:r>
    </w:p>
    <w:p w14:paraId="68E9F33A" w14:textId="77777777" w:rsidR="00162074" w:rsidRDefault="006E4140">
      <w:r>
        <w:t xml:space="preserve">How are Mulan, Merida, Aurora, Rapunzel, Belle, and Cinderella now? </w:t>
      </w:r>
      <w:r>
        <w:rPr>
          <w:i/>
        </w:rPr>
        <w:t>(Dashing southwards)</w:t>
      </w:r>
    </w:p>
    <w:p w14:paraId="7224EC22" w14:textId="77777777" w:rsidR="00162074" w:rsidRDefault="006E4140">
      <w:pPr>
        <w:pStyle w:val="Character"/>
        <w:suppressLineNumbers w:val="0"/>
      </w:pPr>
      <w:r>
        <w:t>Adela Chan Jr</w:t>
      </w:r>
    </w:p>
    <w:p w14:paraId="0D83BC0E" w14:textId="77777777" w:rsidR="00162074" w:rsidRDefault="006E4140">
      <w:r>
        <w:rPr>
          <w:i/>
          <w:iCs/>
        </w:rPr>
        <w:t>(Accompanying Mulan and Cinderella)</w:t>
      </w:r>
      <w:r>
        <w:t xml:space="preserve"> Mulan and Cinderella are here. A gangster and his private eye were just observed stuck by lightning when they reached their target at the American Adventure. Others are appropriated by the warner brothers.</w:t>
      </w:r>
    </w:p>
    <w:p w14:paraId="11D2278D" w14:textId="77777777" w:rsidR="00162074" w:rsidRDefault="006E4140">
      <w:pPr>
        <w:pStyle w:val="Character"/>
        <w:suppressLineNumbers w:val="0"/>
      </w:pPr>
      <w:r>
        <w:rPr>
          <w:rFonts w:hint="eastAsia"/>
        </w:rPr>
        <w:t>Mu</w:t>
      </w:r>
      <w:r>
        <w:t>lan, Cinderella</w:t>
      </w:r>
    </w:p>
    <w:p w14:paraId="4644041E" w14:textId="77777777" w:rsidR="00162074" w:rsidRDefault="006E4140">
      <w:r>
        <w:t>They raised hatred. God slayed them! God bless us!</w:t>
      </w:r>
    </w:p>
    <w:p w14:paraId="3A5EE012" w14:textId="77777777" w:rsidR="00162074" w:rsidRDefault="006E4140">
      <w:pPr>
        <w:pStyle w:val="Character"/>
        <w:suppressLineNumbers w:val="0"/>
      </w:pPr>
      <w:r>
        <w:t>Angela Chan</w:t>
      </w:r>
    </w:p>
    <w:p w14:paraId="64C6DEF7" w14:textId="77777777" w:rsidR="00162074" w:rsidRDefault="006E4140">
      <w:pPr>
        <w:rPr>
          <w:i/>
          <w:iCs/>
        </w:rPr>
      </w:pPr>
      <w:r>
        <w:t xml:space="preserve">Now, let’s save Tiana, her Highness of Scorpio! </w:t>
      </w:r>
      <w:r>
        <w:rPr>
          <w:i/>
          <w:iCs/>
        </w:rPr>
        <w:t>(Ignites a torch)</w:t>
      </w:r>
    </w:p>
    <w:p w14:paraId="3C648E0F" w14:textId="77777777" w:rsidR="00162074" w:rsidRDefault="006E4140">
      <w:pPr>
        <w:pStyle w:val="Effects"/>
        <w:suppressLineNumbers w:val="0"/>
      </w:pPr>
      <w:r>
        <w:t>All hasten into American Adventure.</w:t>
      </w:r>
    </w:p>
    <w:p w14:paraId="78AAB79A" w14:textId="77777777" w:rsidR="00162074" w:rsidRDefault="006E4140">
      <w:pPr>
        <w:pStyle w:val="Heading2"/>
      </w:pPr>
      <w:bookmarkStart w:id="54" w:name="_Toc80735934"/>
      <w:bookmarkStart w:id="55" w:name="_Toc83995193"/>
      <w:r>
        <w:t>Scene V</w:t>
      </w:r>
      <w:bookmarkEnd w:id="54"/>
      <w:bookmarkEnd w:id="55"/>
    </w:p>
    <w:p w14:paraId="48528D33" w14:textId="77777777" w:rsidR="00162074" w:rsidRDefault="006E4140">
      <w:pPr>
        <w:pStyle w:val="Effects"/>
        <w:suppressLineNumbers w:val="0"/>
      </w:pPr>
      <w:r>
        <w:t>INTERIOR — American Adventure Hall. Adela and Angela Chan, Snow White, Cinderella and Mulan are discussing to rescue the residues.</w:t>
      </w:r>
    </w:p>
    <w:p w14:paraId="21FFB9EB" w14:textId="77777777" w:rsidR="00162074" w:rsidRDefault="006E4140">
      <w:pPr>
        <w:pStyle w:val="Character"/>
        <w:suppressLineNumbers w:val="0"/>
      </w:pPr>
      <w:r>
        <w:t>Adela Chan Jr</w:t>
      </w:r>
    </w:p>
    <w:p w14:paraId="6A8C1E6C" w14:textId="77777777" w:rsidR="00162074" w:rsidRDefault="006E4140">
      <w:r>
        <w:t>Could you please inform me of the current location of Tiana her Highness?</w:t>
      </w:r>
    </w:p>
    <w:p w14:paraId="1C77FBF7" w14:textId="77777777" w:rsidR="00162074" w:rsidRDefault="006E4140">
      <w:pPr>
        <w:pStyle w:val="Character"/>
        <w:suppressLineNumbers w:val="0"/>
      </w:pPr>
      <w:r>
        <w:t>Snow White, Cinderella</w:t>
      </w:r>
    </w:p>
    <w:p w14:paraId="4209E755" w14:textId="77777777" w:rsidR="00162074" w:rsidRDefault="006E4140">
      <w:r>
        <w:t>Let’s search them along the route of attraction.</w:t>
      </w:r>
    </w:p>
    <w:p w14:paraId="10FC6EFD" w14:textId="77777777" w:rsidR="00162074" w:rsidRDefault="006E4140">
      <w:pPr>
        <w:pStyle w:val="Character"/>
        <w:suppressLineNumbers w:val="0"/>
      </w:pPr>
      <w:r>
        <w:t>Angela Chan</w:t>
      </w:r>
    </w:p>
    <w:p w14:paraId="3F3AA1D9" w14:textId="77777777" w:rsidR="00162074" w:rsidRDefault="006E4140">
      <w:r>
        <w:t>I enter from the left and my sister enters from the right.</w:t>
      </w:r>
    </w:p>
    <w:p w14:paraId="475FD5AD" w14:textId="77777777" w:rsidR="00162074" w:rsidRDefault="006E4140">
      <w:pPr>
        <w:pStyle w:val="Character"/>
        <w:suppressLineNumbers w:val="0"/>
      </w:pPr>
      <w:r>
        <w:t>Mulan</w:t>
      </w:r>
    </w:p>
    <w:p w14:paraId="42953181" w14:textId="77777777" w:rsidR="00162074" w:rsidRDefault="006E4140">
      <w:r>
        <w:t>OK. I guard for Snow White and Cinderella so that you search her safely.</w:t>
      </w:r>
    </w:p>
    <w:p w14:paraId="7098EBAA" w14:textId="77777777" w:rsidR="00162074" w:rsidRDefault="006E4140">
      <w:pPr>
        <w:pStyle w:val="Effects"/>
        <w:suppressLineNumbers w:val="0"/>
      </w:pPr>
      <w:r>
        <w:t>Adela Chan Jr enters the theater form east-side entrance while Angela Chan enters from the west-side entrance.</w:t>
      </w:r>
    </w:p>
    <w:p w14:paraId="3595D5BD" w14:textId="77777777" w:rsidR="00162074" w:rsidRDefault="006E4140">
      <w:pPr>
        <w:pStyle w:val="Character"/>
        <w:suppressLineNumbers w:val="0"/>
      </w:pPr>
      <w:r>
        <w:t>(Adela Chan Jr)</w:t>
      </w:r>
    </w:p>
    <w:p w14:paraId="50358C99" w14:textId="77777777" w:rsidR="00162074" w:rsidRDefault="006E4140">
      <w:pPr>
        <w:rPr>
          <w:i/>
          <w:iCs/>
        </w:rPr>
      </w:pPr>
      <w:r>
        <w:rPr>
          <w:i/>
        </w:rPr>
        <w:t>(By Seat 19, Row 6)</w:t>
      </w:r>
      <w:r>
        <w:t xml:space="preserve"> Under Seat 19, Row 6 lies a black woman with loose hair, a pea green Bardot top with green letters "NOLA" and a crown filling "O", yellow pants and brown shoes with yellow shoelaces. Her Highness is Tiana. </w:t>
      </w:r>
      <w:r>
        <w:rPr>
          <w:i/>
          <w:iCs/>
        </w:rPr>
        <w:t>(She moves Tiana to between Rows 6 and 7.)</w:t>
      </w:r>
    </w:p>
    <w:p w14:paraId="315FBABA" w14:textId="77777777" w:rsidR="00162074" w:rsidRDefault="006E4140">
      <w:pPr>
        <w:pStyle w:val="Character"/>
        <w:suppressLineNumbers w:val="0"/>
      </w:pPr>
      <w:r>
        <w:t>Tiana</w:t>
      </w:r>
    </w:p>
    <w:p w14:paraId="408B2FB0" w14:textId="77777777" w:rsidR="00162074" w:rsidRDefault="006E4140">
      <w:r>
        <w:rPr>
          <w:i/>
        </w:rPr>
        <w:t>(Singing)</w:t>
      </w:r>
      <w:r>
        <w:t xml:space="preserve"> We are the world, we are the children, we are the ones who make a brighter day, so let's start giving!</w:t>
      </w:r>
    </w:p>
    <w:p w14:paraId="36B13CAB" w14:textId="77777777" w:rsidR="00162074" w:rsidRDefault="006E4140">
      <w:pPr>
        <w:pStyle w:val="Effects"/>
        <w:suppressLineNumbers w:val="0"/>
      </w:pPr>
      <w:r>
        <w:t>All exit the hall, into the distance.</w:t>
      </w:r>
    </w:p>
    <w:p w14:paraId="48713BC5" w14:textId="77777777" w:rsidR="00162074" w:rsidRDefault="006E4140">
      <w:pPr>
        <w:pStyle w:val="Heading2"/>
      </w:pPr>
      <w:bookmarkStart w:id="56" w:name="_Toc80735935"/>
      <w:bookmarkStart w:id="57" w:name="_Toc83995194"/>
      <w:r>
        <w:lastRenderedPageBreak/>
        <w:t>Scene VI</w:t>
      </w:r>
      <w:bookmarkEnd w:id="56"/>
      <w:bookmarkEnd w:id="57"/>
    </w:p>
    <w:p w14:paraId="3B0ED1A1" w14:textId="77777777" w:rsidR="00162074" w:rsidRDefault="006E4140">
      <w:pPr>
        <w:pStyle w:val="Effects"/>
        <w:suppressLineNumbers w:val="0"/>
      </w:pPr>
      <w:r>
        <w:t>INTERIOR — the Land. When Adela Chan Jr, along with Cinderella and Tiana, dashes towards the Awesome Planet, while Angela Chan paces to Soaring around the World, leading Snow White and Mulan.</w:t>
      </w:r>
    </w:p>
    <w:p w14:paraId="428CD7E4" w14:textId="77777777" w:rsidR="00162074" w:rsidRDefault="006E4140">
      <w:pPr>
        <w:pStyle w:val="Character"/>
        <w:suppressLineNumbers w:val="0"/>
      </w:pPr>
      <w:r>
        <w:t>Adela Chan Jr</w:t>
      </w:r>
    </w:p>
    <w:p w14:paraId="30432DD4" w14:textId="77777777" w:rsidR="00162074" w:rsidRDefault="006E4140">
      <w:r>
        <w:t>How awesome the Earth is and will consistently be!</w:t>
      </w:r>
    </w:p>
    <w:p w14:paraId="1C41FC5A" w14:textId="77777777" w:rsidR="00162074" w:rsidRDefault="006E4140">
      <w:pPr>
        <w:pStyle w:val="Effects"/>
        <w:suppressLineNumbers w:val="0"/>
      </w:pPr>
      <w:r>
        <w:t>Camera follows Adela Chan Jr. Darkness crams the Awesome Planet.</w:t>
      </w:r>
    </w:p>
    <w:p w14:paraId="2A7AD679" w14:textId="77777777" w:rsidR="00162074" w:rsidRDefault="006E4140">
      <w:pPr>
        <w:pStyle w:val="Character"/>
        <w:suppressLineNumbers w:val="0"/>
      </w:pPr>
      <w:r>
        <w:t>Cinderella</w:t>
      </w:r>
    </w:p>
    <w:p w14:paraId="4582A843" w14:textId="77777777" w:rsidR="00162074" w:rsidRDefault="006E4140">
      <w:r>
        <w:t>What a pity! Who’s ruined the Earth, the most Awesome Planet!!</w:t>
      </w:r>
    </w:p>
    <w:p w14:paraId="407DF70B" w14:textId="77777777" w:rsidR="00162074" w:rsidRDefault="006E4140">
      <w:pPr>
        <w:pStyle w:val="Character"/>
        <w:suppressLineNumbers w:val="0"/>
      </w:pPr>
      <w:r>
        <w:t>Adela Chan Jr</w:t>
      </w:r>
    </w:p>
    <w:p w14:paraId="3B7B3FA2" w14:textId="77777777" w:rsidR="00162074" w:rsidRDefault="006E4140">
      <w:r>
        <w:t xml:space="preserve">Another wing of DEATH!!! </w:t>
      </w:r>
      <w:r>
        <w:rPr>
          <w:i/>
        </w:rPr>
        <w:t>(Trying to escape the Awesome Planet)</w:t>
      </w:r>
    </w:p>
    <w:p w14:paraId="0244ED24" w14:textId="77777777" w:rsidR="00162074" w:rsidRDefault="006E4140">
      <w:pPr>
        <w:pStyle w:val="Effects"/>
        <w:suppressLineNumbers w:val="0"/>
      </w:pPr>
      <w:r>
        <w:t>She firing a torch, an Arabian girl on desert comes into exhibition with a gold-bordered turquoise headband, a black-under-turquoise tank tops with a Genie's hand holding up three fingers above white-on-purple “Wishes”, blue yoga pants, white socks, and turquoise sneakers. She is Jasmine.</w:t>
      </w:r>
    </w:p>
    <w:p w14:paraId="294A35E7" w14:textId="77777777" w:rsidR="00162074" w:rsidRDefault="006E4140">
      <w:pPr>
        <w:pStyle w:val="Character"/>
        <w:suppressLineNumbers w:val="0"/>
      </w:pPr>
      <w:r>
        <w:t>Adela Chan Jr</w:t>
      </w:r>
    </w:p>
    <w:p w14:paraId="1F029EC3" w14:textId="77777777" w:rsidR="00162074" w:rsidRDefault="006E4140">
      <w:r>
        <w:t>Jasmine, your Highness, on the Earth under desertification, what are your three wishes?</w:t>
      </w:r>
    </w:p>
    <w:p w14:paraId="42916007" w14:textId="77777777" w:rsidR="00162074" w:rsidRDefault="006E4140">
      <w:pPr>
        <w:pStyle w:val="Character"/>
        <w:suppressLineNumbers w:val="0"/>
      </w:pPr>
      <w:r>
        <w:t>Jasmine</w:t>
      </w:r>
    </w:p>
    <w:p w14:paraId="5E1DC76E" w14:textId="77777777" w:rsidR="00162074" w:rsidRDefault="006E4140">
      <w:pPr>
        <w:rPr>
          <w:i/>
          <w:iCs/>
        </w:rPr>
      </w:pPr>
      <w:r>
        <w:rPr>
          <w:i/>
          <w:iCs/>
        </w:rPr>
        <w:t>(Sub voce)</w:t>
      </w:r>
      <w:r>
        <w:t xml:space="preserve"> Our first wish of all is that deserts grow forests one after another, beside which people are scheduling to build Active Communities of Tomorrow on spanking oases. </w:t>
      </w:r>
      <w:r>
        <w:rPr>
          <w:i/>
          <w:iCs/>
        </w:rPr>
        <w:t>(Rises)</w:t>
      </w:r>
    </w:p>
    <w:p w14:paraId="3778AD77" w14:textId="77777777" w:rsidR="00162074" w:rsidRDefault="006E4140">
      <w:pPr>
        <w:pStyle w:val="Character"/>
        <w:suppressLineNumbers w:val="0"/>
      </w:pPr>
      <w:r>
        <w:t>Adela Chan Jr</w:t>
      </w:r>
    </w:p>
    <w:p w14:paraId="2BA3744A" w14:textId="77777777" w:rsidR="00162074" w:rsidRDefault="006E4140">
      <w:r>
        <w:t xml:space="preserve">Let’s realize it! </w:t>
      </w:r>
      <w:r>
        <w:rPr>
          <w:i/>
        </w:rPr>
        <w:t>(Dragging Jasmine et alia leaving the Awesome Planet)</w:t>
      </w:r>
    </w:p>
    <w:p w14:paraId="38B10E5B" w14:textId="77777777" w:rsidR="00162074" w:rsidRDefault="006E4140">
      <w:pPr>
        <w:pStyle w:val="Effects"/>
        <w:suppressLineNumbers w:val="0"/>
      </w:pPr>
      <w:r>
        <w:t xml:space="preserve">The desert suddenly transforms into a forest. Over soars an aircraft. Zoom into the airplane — </w:t>
      </w:r>
    </w:p>
    <w:p w14:paraId="7B8079DE" w14:textId="77777777" w:rsidR="00162074" w:rsidRDefault="006E4140">
      <w:pPr>
        <w:pStyle w:val="Heading2"/>
      </w:pPr>
      <w:bookmarkStart w:id="58" w:name="_Toc80735936"/>
      <w:bookmarkStart w:id="59" w:name="_Toc83995195"/>
      <w:r>
        <w:t>Scene VII</w:t>
      </w:r>
      <w:bookmarkEnd w:id="58"/>
      <w:bookmarkEnd w:id="59"/>
    </w:p>
    <w:p w14:paraId="0AD03E6D" w14:textId="77777777" w:rsidR="00162074" w:rsidRDefault="006E4140">
      <w:pPr>
        <w:pStyle w:val="Effects"/>
        <w:suppressLineNumbers w:val="0"/>
      </w:pPr>
      <w:r>
        <w:t>INTERIOR — Soaring Around the World. When Angela Chan leads the Princesses boarding the “Flight” without “Crews”, a black fume flies in.</w:t>
      </w:r>
    </w:p>
    <w:p w14:paraId="71F789FA" w14:textId="77777777" w:rsidR="00162074" w:rsidRDefault="006E4140">
      <w:pPr>
        <w:pStyle w:val="Character"/>
        <w:suppressLineNumbers w:val="0"/>
      </w:pPr>
      <w:r>
        <w:t>Angela Chan</w:t>
      </w:r>
    </w:p>
    <w:p w14:paraId="4075265E" w14:textId="77777777" w:rsidR="00162074" w:rsidRDefault="006E4140">
      <w:r>
        <w:rPr>
          <w:i/>
        </w:rPr>
        <w:t>(Sobbing)</w:t>
      </w:r>
      <w:r>
        <w:t xml:space="preserve"> A black smoke is invariably assaulting when we’re soaring around the world! Anyone to solve this issue?</w:t>
      </w:r>
    </w:p>
    <w:p w14:paraId="694DC960" w14:textId="77777777" w:rsidR="00162074" w:rsidRDefault="006E4140">
      <w:pPr>
        <w:pStyle w:val="Effects"/>
        <w:suppressLineNumbers w:val="0"/>
      </w:pPr>
      <w:r>
        <w:t>The black smoke suddenly disappears when Adela Chan Jr, Cinderella, Jasmine and Tiana enters.</w:t>
      </w:r>
    </w:p>
    <w:p w14:paraId="683350EC" w14:textId="77777777" w:rsidR="00162074" w:rsidRDefault="006E4140">
      <w:pPr>
        <w:pStyle w:val="Character"/>
        <w:suppressLineNumbers w:val="0"/>
      </w:pPr>
      <w:r>
        <w:t>Adela Chan Jr</w:t>
      </w:r>
    </w:p>
    <w:p w14:paraId="13B460E7" w14:textId="77777777" w:rsidR="00162074" w:rsidRDefault="006E4140">
      <w:r>
        <w:t>Arrived! You’ve arrived at your Communities of Tomorrow!</w:t>
      </w:r>
    </w:p>
    <w:p w14:paraId="09F6385E" w14:textId="77777777" w:rsidR="00162074" w:rsidRDefault="006E4140">
      <w:pPr>
        <w:pStyle w:val="Character"/>
        <w:suppressLineNumbers w:val="0"/>
      </w:pPr>
      <w:r>
        <w:t>Jasmine</w:t>
      </w:r>
    </w:p>
    <w:p w14:paraId="45DD1556" w14:textId="77777777" w:rsidR="00162074" w:rsidRDefault="006E4140">
      <w:r>
        <w:t xml:space="preserve">Our second wish is that students and seekers rule over the prejudiced </w:t>
      </w:r>
      <w:r>
        <w:lastRenderedPageBreak/>
        <w:t>governments.</w:t>
      </w:r>
    </w:p>
    <w:p w14:paraId="4D885E01" w14:textId="77777777" w:rsidR="00162074" w:rsidRDefault="006E4140">
      <w:pPr>
        <w:pStyle w:val="Character"/>
        <w:suppressLineNumbers w:val="0"/>
      </w:pPr>
      <w:r>
        <w:t>(Mulan, Snow White, Cinderella)</w:t>
      </w:r>
    </w:p>
    <w:p w14:paraId="038B3D6F" w14:textId="77777777" w:rsidR="00162074" w:rsidRDefault="006E4140">
      <w:r>
        <w:t>Anyone Else?</w:t>
      </w:r>
    </w:p>
    <w:p w14:paraId="0FC0827A" w14:textId="77777777" w:rsidR="00162074" w:rsidRDefault="006E4140">
      <w:pPr>
        <w:pStyle w:val="Character"/>
        <w:suppressLineNumbers w:val="0"/>
      </w:pPr>
      <w:r>
        <w:t>Tiana</w:t>
      </w:r>
    </w:p>
    <w:p w14:paraId="675A29CE" w14:textId="77777777" w:rsidR="00162074" w:rsidRDefault="006E4140">
      <w:r>
        <w:rPr>
          <w:i/>
          <w:iCs/>
        </w:rPr>
        <w:t>(Walks to Seat 4, Row 7)</w:t>
      </w:r>
      <w:r>
        <w:t xml:space="preserve"> Here conceals a Native American woman who dons an indigo shirt featuring a graphic of a wolf howling before a blue moon with "BLUE CORN MOON" underneath, yellow pants with pre-Columbian patterns and light brown flats.</w:t>
      </w:r>
    </w:p>
    <w:p w14:paraId="0902B97A" w14:textId="77777777" w:rsidR="00162074" w:rsidRDefault="006E4140">
      <w:pPr>
        <w:pStyle w:val="Character"/>
        <w:suppressLineNumbers w:val="0"/>
      </w:pPr>
      <w:r>
        <w:t>Adela Chan Jr, Angela Chan</w:t>
      </w:r>
    </w:p>
    <w:p w14:paraId="4892378A" w14:textId="77777777" w:rsidR="00162074" w:rsidRDefault="006E4140">
      <w:pPr>
        <w:rPr>
          <w:i/>
          <w:iCs/>
        </w:rPr>
      </w:pPr>
      <w:r>
        <w:t xml:space="preserve">Her highness is Pocahontas, and… </w:t>
      </w:r>
      <w:r>
        <w:rPr>
          <w:i/>
          <w:iCs/>
        </w:rPr>
        <w:t>(Looking around)</w:t>
      </w:r>
      <w:r>
        <w:t xml:space="preserve"> there is no other person to save now, Fathers. Goodbye! </w:t>
      </w:r>
      <w:r>
        <w:rPr>
          <w:i/>
          <w:iCs/>
        </w:rPr>
        <w:t>(All scuttles out of the American Adventure.)</w:t>
      </w:r>
    </w:p>
    <w:p w14:paraId="2C698825" w14:textId="77777777" w:rsidR="00162074" w:rsidRDefault="006E4140">
      <w:pPr>
        <w:pStyle w:val="Character"/>
        <w:suppressLineNumbers w:val="0"/>
      </w:pPr>
      <w:r>
        <w:t>Harry Potter</w:t>
      </w:r>
    </w:p>
    <w:p w14:paraId="6798B334" w14:textId="77777777" w:rsidR="00162074" w:rsidRDefault="006E4140">
      <w:r>
        <w:t>You shall not escape! PROTEGO MAXIMA!</w:t>
      </w:r>
    </w:p>
    <w:p w14:paraId="681FC1D5" w14:textId="77777777" w:rsidR="00162074" w:rsidRDefault="006E4140">
      <w:pPr>
        <w:pStyle w:val="Effects"/>
        <w:suppressLineNumbers w:val="0"/>
      </w:pPr>
      <w:r>
        <w:t>Stopped by a virtual wall, the princesses and the Adela and Angela Chan tumble rearwards. Then, Jasmine’s flying carpet wraps Harry Potter.</w:t>
      </w:r>
    </w:p>
    <w:p w14:paraId="255BF075" w14:textId="77777777" w:rsidR="00162074" w:rsidRDefault="006E4140">
      <w:pPr>
        <w:pStyle w:val="Character"/>
        <w:suppressLineNumbers w:val="0"/>
      </w:pPr>
      <w:r>
        <w:t>Jasmine</w:t>
      </w:r>
    </w:p>
    <w:p w14:paraId="53247771" w14:textId="77777777" w:rsidR="00162074" w:rsidRDefault="006E4140">
      <w:r>
        <w:t xml:space="preserve">Carpet did a good job. </w:t>
      </w:r>
    </w:p>
    <w:p w14:paraId="39071A12" w14:textId="77777777" w:rsidR="00162074" w:rsidRDefault="006E4140">
      <w:pPr>
        <w:pStyle w:val="Effects"/>
        <w:suppressLineNumbers w:val="0"/>
      </w:pPr>
      <w:r>
        <w:t>All exit the American Pavilion.</w:t>
      </w:r>
    </w:p>
    <w:p w14:paraId="607FED38" w14:textId="77777777" w:rsidR="00162074" w:rsidRDefault="006E4140">
      <w:pPr>
        <w:pStyle w:val="Heading2"/>
      </w:pPr>
      <w:bookmarkStart w:id="60" w:name="_Toc80735937"/>
      <w:bookmarkStart w:id="61" w:name="_Toc83995196"/>
      <w:r>
        <w:t>Scene VIII</w:t>
      </w:r>
      <w:bookmarkEnd w:id="60"/>
      <w:bookmarkEnd w:id="61"/>
    </w:p>
    <w:p w14:paraId="26BC5E87" w14:textId="77777777" w:rsidR="00162074" w:rsidRDefault="006E4140">
      <w:pPr>
        <w:pStyle w:val="Effects"/>
        <w:suppressLineNumbers w:val="0"/>
      </w:pPr>
      <w:r>
        <w:t>EXTERIOR — Journey of Water, which is dried and blacked out. Over there Adela and Angela Chan, Jasmine and Tiana witness Harry Potter dropping into the World Showcase Lagoon.</w:t>
      </w:r>
    </w:p>
    <w:p w14:paraId="23832B13" w14:textId="77777777" w:rsidR="00162074" w:rsidRDefault="006E4140">
      <w:pPr>
        <w:pStyle w:val="Character"/>
        <w:suppressLineNumbers w:val="0"/>
      </w:pPr>
      <w:r>
        <w:t>Adela Chan Jr, Angela Chan</w:t>
      </w:r>
    </w:p>
    <w:p w14:paraId="7A183D0F" w14:textId="77777777" w:rsidR="00162074" w:rsidRDefault="006E4140">
      <w:r>
        <w:t>Where are Moana and the Heart?</w:t>
      </w:r>
    </w:p>
    <w:p w14:paraId="0EEB5B64" w14:textId="77777777" w:rsidR="00162074" w:rsidRDefault="006E4140">
      <w:pPr>
        <w:pStyle w:val="Character"/>
        <w:suppressLineNumbers w:val="0"/>
      </w:pPr>
      <w:r>
        <w:t>(Clark Kent, Bruce Wayne, Barry Allen, Hal Jordan)</w:t>
      </w:r>
    </w:p>
    <w:p w14:paraId="761DD761" w14:textId="77777777" w:rsidR="00162074" w:rsidRDefault="006E4140">
      <w:r>
        <w:t>How dare you slay Arthur Curry, Harry Potter!!</w:t>
      </w:r>
    </w:p>
    <w:p w14:paraId="71DC8C16" w14:textId="77777777" w:rsidR="00162074" w:rsidRDefault="006E4140">
      <w:pPr>
        <w:pStyle w:val="Effects"/>
        <w:suppressLineNumbers w:val="0"/>
      </w:pPr>
      <w:r>
        <w:t>They start their fight against Harry Potter, raising colorful flames and sparks over the Lagoon.</w:t>
      </w:r>
    </w:p>
    <w:p w14:paraId="34F71EE8" w14:textId="77777777" w:rsidR="00162074" w:rsidRDefault="006E4140">
      <w:pPr>
        <w:pStyle w:val="Character"/>
        <w:suppressLineNumbers w:val="0"/>
      </w:pPr>
      <w:r>
        <w:t>(Ron Weasley)</w:t>
      </w:r>
    </w:p>
    <w:p w14:paraId="076967F3" w14:textId="77777777" w:rsidR="00162074" w:rsidRDefault="006E4140">
      <w:r>
        <w:t>How dare you damage Harry Potter!!!</w:t>
      </w:r>
    </w:p>
    <w:p w14:paraId="71C59B8F" w14:textId="77777777" w:rsidR="00162074" w:rsidRDefault="006E4140">
      <w:pPr>
        <w:pStyle w:val="Effects"/>
        <w:suppressLineNumbers w:val="0"/>
      </w:pPr>
      <w:r>
        <w:t>The fight expands, raising more fireworks.</w:t>
      </w:r>
    </w:p>
    <w:p w14:paraId="44EDA553" w14:textId="77777777" w:rsidR="00162074" w:rsidRDefault="006E4140">
      <w:pPr>
        <w:pStyle w:val="Character"/>
        <w:suppressLineNumbers w:val="0"/>
      </w:pPr>
      <w:r>
        <w:t>Jasmine</w:t>
      </w:r>
    </w:p>
    <w:p w14:paraId="6BEC3C0A" w14:textId="77777777" w:rsidR="00162074" w:rsidRDefault="006E4140">
      <w:r>
        <w:t xml:space="preserve">The third and last wish is that the untied tastes are replaced by </w:t>
      </w:r>
      <w:r>
        <w:rPr>
          <w:rFonts w:hint="eastAsia"/>
        </w:rPr>
        <w:t>benevolent</w:t>
      </w:r>
      <w:r>
        <w:t xml:space="preserve"> countries.</w:t>
      </w:r>
    </w:p>
    <w:p w14:paraId="60C83222" w14:textId="77777777" w:rsidR="00162074" w:rsidRDefault="006E4140">
      <w:pPr>
        <w:pStyle w:val="Effects"/>
        <w:suppressLineNumbers w:val="0"/>
      </w:pPr>
      <w:r>
        <w:t>Simultaneously, Aurora floats from the Lagoon towards Adela Chan Jr, who kisses her to wake her up.</w:t>
      </w:r>
    </w:p>
    <w:p w14:paraId="7B382EC5" w14:textId="77777777" w:rsidR="00162074" w:rsidRDefault="006E4140">
      <w:pPr>
        <w:pStyle w:val="Character"/>
        <w:suppressLineNumbers w:val="0"/>
      </w:pPr>
      <w:r>
        <w:rPr>
          <w:rFonts w:hint="eastAsia"/>
        </w:rPr>
        <w:t>Adela</w:t>
      </w:r>
      <w:r>
        <w:t xml:space="preserve"> Chan Jr, Tiana</w:t>
      </w:r>
    </w:p>
    <w:p w14:paraId="35673567" w14:textId="77777777" w:rsidR="00162074" w:rsidRDefault="006E4140">
      <w:r>
        <w:t>Except the one with a Disneyland!</w:t>
      </w:r>
    </w:p>
    <w:p w14:paraId="53787161" w14:textId="77777777" w:rsidR="00162074" w:rsidRDefault="006E4140">
      <w:pPr>
        <w:pStyle w:val="Character"/>
        <w:suppressLineNumbers w:val="0"/>
      </w:pPr>
      <w:r>
        <w:lastRenderedPageBreak/>
        <w:t>Angela Chan, Aurora</w:t>
      </w:r>
    </w:p>
    <w:p w14:paraId="4EA28296" w14:textId="77777777" w:rsidR="00162074" w:rsidRDefault="006E4140">
      <w:r>
        <w:t>And the one with a Walt Disney World!</w:t>
      </w:r>
    </w:p>
    <w:p w14:paraId="4B7880FE" w14:textId="77777777" w:rsidR="00162074" w:rsidRDefault="006E4140">
      <w:pPr>
        <w:pStyle w:val="Effects"/>
        <w:suppressLineNumbers w:val="0"/>
      </w:pPr>
      <w:r>
        <w:t>Bugs Bunny jumps into the theater from the grassland behind American Adventure, only to be captured by Jasmine.</w:t>
      </w:r>
    </w:p>
    <w:p w14:paraId="68F97B92" w14:textId="77777777" w:rsidR="00162074" w:rsidRDefault="006E4140">
      <w:pPr>
        <w:pStyle w:val="Character"/>
        <w:suppressLineNumbers w:val="0"/>
      </w:pPr>
      <w:r>
        <w:t>Bugs Bunny</w:t>
      </w:r>
    </w:p>
    <w:p w14:paraId="46066E13" w14:textId="77777777" w:rsidR="00162074" w:rsidRDefault="006E4140">
      <w:r>
        <w:t>The superheroes and sorcerers have realized the cause of divergence!</w:t>
      </w:r>
    </w:p>
    <w:p w14:paraId="7FB9A72A" w14:textId="77777777" w:rsidR="00162074" w:rsidRDefault="006E4140">
      <w:pPr>
        <w:pStyle w:val="Effects"/>
        <w:suppressLineNumbers w:val="0"/>
      </w:pPr>
      <w:r>
        <w:t>His mouth covered by Jasmine, Cecil Turtle rolls in, only to be captured by Mulan before being able to trap Jasmine who is ready to toss Bugs Bunny.</w:t>
      </w:r>
    </w:p>
    <w:p w14:paraId="104EF56A" w14:textId="77777777" w:rsidR="00162074" w:rsidRDefault="006E4140">
      <w:pPr>
        <w:pStyle w:val="Character"/>
        <w:suppressLineNumbers w:val="0"/>
      </w:pPr>
      <w:r>
        <w:t>Mulan</w:t>
      </w:r>
    </w:p>
    <w:p w14:paraId="4029A06D" w14:textId="77777777" w:rsidR="00162074" w:rsidRDefault="006E4140">
      <w:r>
        <w:t xml:space="preserve">Another goody! </w:t>
      </w:r>
      <w:r>
        <w:rPr>
          <w:i/>
        </w:rPr>
        <w:t>(Carving a clockwise swastika on his back)</w:t>
      </w:r>
    </w:p>
    <w:p w14:paraId="17FC42ED" w14:textId="77777777" w:rsidR="00162074" w:rsidRDefault="006E4140">
      <w:pPr>
        <w:pStyle w:val="Character"/>
        <w:suppressLineNumbers w:val="0"/>
      </w:pPr>
      <w:r>
        <w:t>Cecil Turtle</w:t>
      </w:r>
    </w:p>
    <w:p w14:paraId="43A042F5" w14:textId="77777777" w:rsidR="00162074" w:rsidRDefault="006E4140">
      <w:r>
        <w:t>What are you doing in position of carving me?</w:t>
      </w:r>
    </w:p>
    <w:p w14:paraId="76358811" w14:textId="77777777" w:rsidR="00162074" w:rsidRDefault="006E4140">
      <w:pPr>
        <w:pStyle w:val="Character"/>
        <w:suppressLineNumbers w:val="0"/>
      </w:pPr>
      <w:r>
        <w:t>Adela Chan Jr, Angela Chan</w:t>
      </w:r>
    </w:p>
    <w:p w14:paraId="7EB1F6EC" w14:textId="77777777" w:rsidR="00162074" w:rsidRDefault="006E4140">
      <w:r>
        <w:t>Blessing good fortune for EPCOT!!</w:t>
      </w:r>
    </w:p>
    <w:p w14:paraId="0C5ABA97" w14:textId="77777777" w:rsidR="00162074" w:rsidRDefault="006E4140">
      <w:pPr>
        <w:pStyle w:val="Effects"/>
        <w:suppressLineNumbers w:val="0"/>
      </w:pPr>
      <w:r>
        <w:t>Mulan tossing Cecil Turtle out of EPCOT, Jasmine tosses Bugs Bunny into the Lagoon.</w:t>
      </w:r>
    </w:p>
    <w:p w14:paraId="0FB4FA44" w14:textId="77777777" w:rsidR="00162074" w:rsidRDefault="006E4140">
      <w:pPr>
        <w:pStyle w:val="Character"/>
        <w:suppressLineNumbers w:val="0"/>
      </w:pPr>
      <w:r>
        <w:t>Adela Chan Jr, Angela Chan</w:t>
      </w:r>
    </w:p>
    <w:p w14:paraId="2CF1BA27" w14:textId="77777777" w:rsidR="00162074" w:rsidRDefault="006E4140">
      <w:r>
        <w:t>Is it OK?</w:t>
      </w:r>
    </w:p>
    <w:p w14:paraId="507F2D87" w14:textId="77777777" w:rsidR="00162074" w:rsidRDefault="006E4140">
      <w:pPr>
        <w:pStyle w:val="Character"/>
        <w:suppressLineNumbers w:val="0"/>
      </w:pPr>
      <w:r>
        <w:t>Mulan</w:t>
      </w:r>
    </w:p>
    <w:p w14:paraId="3A027932" w14:textId="77777777" w:rsidR="00162074" w:rsidRDefault="006E4140">
      <w:r>
        <w:t>Three, two, one, go! It shows that EPCOT will be secure, and then prospering!</w:t>
      </w:r>
    </w:p>
    <w:p w14:paraId="0BF05540" w14:textId="77777777" w:rsidR="00162074" w:rsidRDefault="006E4140">
      <w:pPr>
        <w:pStyle w:val="Character"/>
        <w:suppressLineNumbers w:val="0"/>
      </w:pPr>
      <w:r>
        <w:t>Pocahontas</w:t>
      </w:r>
    </w:p>
    <w:p w14:paraId="1E0322D0" w14:textId="77777777" w:rsidR="00162074" w:rsidRDefault="006E4140">
      <w:r>
        <w:t>Now let’s seek for Moana and Ariel!</w:t>
      </w:r>
    </w:p>
    <w:p w14:paraId="795B3FA1" w14:textId="77777777" w:rsidR="00162074" w:rsidRDefault="006E4140">
      <w:pPr>
        <w:pStyle w:val="Effects"/>
        <w:suppressLineNumbers w:val="0"/>
      </w:pPr>
      <w:r>
        <w:t>All leaves for the Living Seas.</w:t>
      </w:r>
    </w:p>
    <w:p w14:paraId="3CA4FAED" w14:textId="77777777" w:rsidR="00162074" w:rsidRDefault="006E4140">
      <w:pPr>
        <w:pStyle w:val="Heading2"/>
      </w:pPr>
      <w:bookmarkStart w:id="62" w:name="_Toc80735938"/>
      <w:bookmarkStart w:id="63" w:name="_Toc83995197"/>
      <w:r>
        <w:t>Scene IX</w:t>
      </w:r>
      <w:bookmarkEnd w:id="62"/>
      <w:bookmarkEnd w:id="63"/>
    </w:p>
    <w:p w14:paraId="203B1E42" w14:textId="77777777" w:rsidR="00162074" w:rsidRDefault="006E4140">
      <w:pPr>
        <w:pStyle w:val="Effects"/>
        <w:suppressLineNumbers w:val="0"/>
      </w:pPr>
      <w:r>
        <w:t>INTERIOR — the Living Seas. Radiation emits so intensely that all but Adela and Angela Chan suffer from diarrhea.</w:t>
      </w:r>
    </w:p>
    <w:p w14:paraId="17047A62" w14:textId="77777777" w:rsidR="00162074" w:rsidRDefault="006E4140">
      <w:pPr>
        <w:pStyle w:val="Character"/>
        <w:suppressLineNumbers w:val="0"/>
      </w:pPr>
      <w:r>
        <w:t>Adela Chan Jr</w:t>
      </w:r>
    </w:p>
    <w:p w14:paraId="21D7C21E" w14:textId="77777777" w:rsidR="00162074" w:rsidRDefault="006E4140">
      <w:r>
        <w:t>Who misplaced Moana her Highness, please?</w:t>
      </w:r>
    </w:p>
    <w:p w14:paraId="6D3EBB6F" w14:textId="77777777" w:rsidR="00162074" w:rsidRDefault="006E4140">
      <w:pPr>
        <w:pStyle w:val="Character"/>
        <w:suppressLineNumbers w:val="0"/>
      </w:pPr>
      <w:r>
        <w:t>(Moana)</w:t>
      </w:r>
    </w:p>
    <w:p w14:paraId="1AA9768E" w14:textId="77777777" w:rsidR="00162074" w:rsidRDefault="006E4140">
      <w:r>
        <w:t>Here I am.</w:t>
      </w:r>
    </w:p>
    <w:p w14:paraId="7235E858" w14:textId="77777777" w:rsidR="00162074" w:rsidRDefault="006E4140">
      <w:pPr>
        <w:pStyle w:val="Effects"/>
        <w:suppressLineNumbers w:val="0"/>
      </w:pPr>
      <w:r>
        <w:t>Adela’s torchlight lights up the chamber, where lies a Polynesian girl with an orange tank top reading "#SHINY" along with the artwork of a giant crab, and white shorts but barefoot. She is Moana, summoning Ocean and following Adela Chan Jr out of the pavilion.</w:t>
      </w:r>
    </w:p>
    <w:p w14:paraId="191F721B" w14:textId="77777777" w:rsidR="00162074" w:rsidRDefault="006E4140">
      <w:pPr>
        <w:pStyle w:val="Character"/>
        <w:suppressLineNumbers w:val="0"/>
      </w:pPr>
      <w:r>
        <w:t>Moana</w:t>
      </w:r>
    </w:p>
    <w:p w14:paraId="66692C48" w14:textId="77777777" w:rsidR="00162074" w:rsidRDefault="006E4140">
      <w:r>
        <w:t>The tank of radiated saltwater emptied, let’s rescue our friends, shall we?</w:t>
      </w:r>
    </w:p>
    <w:p w14:paraId="6BD4A204" w14:textId="77777777" w:rsidR="00162074" w:rsidRDefault="006E4140">
      <w:pPr>
        <w:pStyle w:val="Effects"/>
        <w:suppressLineNumbers w:val="0"/>
      </w:pPr>
      <w:r>
        <w:t>All princesses (including Moana) scurry outside, with Adela and Angela Chan following.</w:t>
      </w:r>
    </w:p>
    <w:p w14:paraId="575867D1" w14:textId="77777777" w:rsidR="00162074" w:rsidRDefault="006E4140">
      <w:pPr>
        <w:pStyle w:val="Character"/>
        <w:suppressLineNumbers w:val="0"/>
      </w:pPr>
      <w:r>
        <w:lastRenderedPageBreak/>
        <w:t>(Sam Sheepdog, Taz)</w:t>
      </w:r>
    </w:p>
    <w:p w14:paraId="75939A35" w14:textId="77777777" w:rsidR="00162074" w:rsidRDefault="006E4140">
      <w:pPr>
        <w:rPr>
          <w:i/>
          <w:iCs/>
        </w:rPr>
      </w:pPr>
      <w:r>
        <w:rPr>
          <w:i/>
          <w:iCs/>
        </w:rPr>
        <w:t>(Barks)</w:t>
      </w:r>
      <w:r>
        <w:t xml:space="preserve"> We’ll return!!</w:t>
      </w:r>
    </w:p>
    <w:p w14:paraId="3A8FE8ED" w14:textId="77777777" w:rsidR="00162074" w:rsidRDefault="006E4140">
      <w:pPr>
        <w:pStyle w:val="Character"/>
        <w:suppressLineNumbers w:val="0"/>
      </w:pPr>
      <w:r>
        <w:t>(Sylvester Cat)</w:t>
      </w:r>
    </w:p>
    <w:p w14:paraId="3DE7A7BC" w14:textId="77777777" w:rsidR="00162074" w:rsidRDefault="006E4140">
      <w:r>
        <w:t>AHHH SHADDUP!!!</w:t>
      </w:r>
    </w:p>
    <w:p w14:paraId="7B1AB6C1" w14:textId="77777777" w:rsidR="00162074" w:rsidRDefault="006E4140">
      <w:pPr>
        <w:pStyle w:val="Effects"/>
        <w:suppressLineNumbers w:val="0"/>
      </w:pPr>
      <w:r>
        <w:t>Flashes forward to the Millikan Library in vintage television style, California Institute of Technology.</w:t>
      </w:r>
    </w:p>
    <w:p w14:paraId="4AE1F3B0" w14:textId="77777777" w:rsidR="00162074" w:rsidRDefault="006E4140">
      <w:pPr>
        <w:pStyle w:val="Character"/>
        <w:suppressLineNumbers w:val="0"/>
      </w:pPr>
      <w:r>
        <w:t>Leonard Hofstadter</w:t>
      </w:r>
    </w:p>
    <w:p w14:paraId="594E7E3A" w14:textId="77777777" w:rsidR="00162074" w:rsidRDefault="006E4140">
      <w:r>
        <w:t>Have you ever researched the giant swirl in World Showcase Lagoon, Orlando?</w:t>
      </w:r>
    </w:p>
    <w:p w14:paraId="334D685D" w14:textId="77777777" w:rsidR="00162074" w:rsidRDefault="006E4140">
      <w:pPr>
        <w:pStyle w:val="Character"/>
        <w:suppressLineNumbers w:val="0"/>
      </w:pPr>
      <w:r>
        <w:t>Sheldon Cooper</w:t>
      </w:r>
    </w:p>
    <w:p w14:paraId="3BA983D7" w14:textId="77777777" w:rsidR="00162074" w:rsidRDefault="006E4140">
      <w:r>
        <w:t>Let’s investigate it in situ.</w:t>
      </w:r>
    </w:p>
    <w:p w14:paraId="71339097" w14:textId="77777777" w:rsidR="00162074" w:rsidRDefault="006E4140">
      <w:pPr>
        <w:pStyle w:val="Effects"/>
        <w:suppressLineNumbers w:val="0"/>
      </w:pPr>
      <w:r>
        <w:t>The screen blacks out.</w:t>
      </w:r>
    </w:p>
    <w:p w14:paraId="623EE79D" w14:textId="77777777" w:rsidR="00162074" w:rsidRDefault="006E4140">
      <w:pPr>
        <w:pStyle w:val="Heading2"/>
      </w:pPr>
      <w:bookmarkStart w:id="64" w:name="_Toc80735939"/>
      <w:bookmarkStart w:id="65" w:name="_Toc83995198"/>
      <w:r>
        <w:t>Scene X</w:t>
      </w:r>
      <w:bookmarkEnd w:id="64"/>
      <w:bookmarkEnd w:id="65"/>
    </w:p>
    <w:p w14:paraId="22486E7E" w14:textId="77777777" w:rsidR="00162074" w:rsidRDefault="006E4140">
      <w:pPr>
        <w:pStyle w:val="Effects"/>
        <w:suppressLineNumbers w:val="0"/>
      </w:pPr>
      <w:r>
        <w:t>INTERIOR — Art Gallery of Japan Pavilion, where Adela and Angela Chan and the eleven Princesses yet mentioned enters.</w:t>
      </w:r>
    </w:p>
    <w:p w14:paraId="4FC3A64C" w14:textId="77777777" w:rsidR="00162074" w:rsidRDefault="006E4140">
      <w:pPr>
        <w:pStyle w:val="Character"/>
        <w:suppressLineNumbers w:val="0"/>
      </w:pPr>
      <w:r>
        <w:t>Adela Chan Jr</w:t>
      </w:r>
    </w:p>
    <w:p w14:paraId="1FCF993D" w14:textId="77777777" w:rsidR="00162074" w:rsidRDefault="006E4140">
      <w:pPr>
        <w:rPr>
          <w:i/>
          <w:iCs/>
        </w:rPr>
      </w:pPr>
      <w:r>
        <w:rPr>
          <w:i/>
          <w:iCs/>
        </w:rPr>
        <w:t>(Points to a dot-matrix display)</w:t>
      </w:r>
      <w:r>
        <w:t xml:space="preserve"> 14 RW 11 FEB 28 PAST 22. No much time left.</w:t>
      </w:r>
    </w:p>
    <w:p w14:paraId="7A3674A6" w14:textId="77777777" w:rsidR="00162074" w:rsidRDefault="006E4140">
      <w:pPr>
        <w:pStyle w:val="Character"/>
        <w:suppressLineNumbers w:val="0"/>
      </w:pPr>
      <w:r>
        <w:rPr>
          <w:rFonts w:hint="eastAsia"/>
        </w:rPr>
        <w:t>Snow</w:t>
      </w:r>
      <w:r>
        <w:t xml:space="preserve"> White</w:t>
      </w:r>
    </w:p>
    <w:p w14:paraId="16260D0D" w14:textId="77777777" w:rsidR="00162074" w:rsidRDefault="006E4140">
      <w:r>
        <w:t>What is RW? Ron Weasley?</w:t>
      </w:r>
    </w:p>
    <w:p w14:paraId="4CCF723B" w14:textId="77777777" w:rsidR="00162074" w:rsidRDefault="006E4140">
      <w:pPr>
        <w:pStyle w:val="Character"/>
        <w:suppressLineNumbers w:val="0"/>
      </w:pPr>
      <w:r>
        <w:t>Adela Chan Jr</w:t>
      </w:r>
    </w:p>
    <w:p w14:paraId="4D5E185A" w14:textId="77777777" w:rsidR="00162074" w:rsidRDefault="006E4140">
      <w:pPr>
        <w:rPr>
          <w:i/>
          <w:iCs/>
        </w:rPr>
      </w:pPr>
      <w:r>
        <w:t xml:space="preserve">The incumbent Japanese Era Name, “Beautiful Harmony”. </w:t>
      </w:r>
      <w:r>
        <w:rPr>
          <w:i/>
          <w:iCs/>
        </w:rPr>
        <w:t>(Reading a memorial)</w:t>
      </w:r>
      <w:r>
        <w:t xml:space="preserve"> It was reported that on the 3 RW Olympics, China earned the gold of gold against the untied tastes, contrary to what’s listed. Now let’s win more golds of golds! </w:t>
      </w:r>
      <w:r>
        <w:rPr>
          <w:i/>
          <w:iCs/>
        </w:rPr>
        <w:t>(Takes the memorial)</w:t>
      </w:r>
    </w:p>
    <w:p w14:paraId="2DD90326" w14:textId="77777777" w:rsidR="00162074" w:rsidRDefault="006E4140">
      <w:pPr>
        <w:pStyle w:val="Effects"/>
        <w:suppressLineNumbers w:val="0"/>
      </w:pPr>
      <w:r>
        <w:t>All pace inward, into a secret chamber, and suddenly, nausea and aches strike all but Adela and Angela Chan who wear radiation-proof suits.</w:t>
      </w:r>
    </w:p>
    <w:p w14:paraId="795A8319" w14:textId="77777777" w:rsidR="00162074" w:rsidRDefault="006E4140">
      <w:pPr>
        <w:pStyle w:val="Character"/>
        <w:suppressLineNumbers w:val="0"/>
      </w:pPr>
      <w:r>
        <w:t>Angela Chan</w:t>
      </w:r>
    </w:p>
    <w:p w14:paraId="20643C10" w14:textId="77777777" w:rsidR="00162074" w:rsidRDefault="006E4140">
      <w:pPr>
        <w:rPr>
          <w:i/>
          <w:iCs/>
        </w:rPr>
      </w:pPr>
      <w:r>
        <w:t xml:space="preserve">The source of radiation in the Living Seas turns out here. </w:t>
      </w:r>
      <w:r>
        <w:rPr>
          <w:i/>
          <w:iCs/>
        </w:rPr>
        <w:t>(Picking a green glowing stone into her backpack)</w:t>
      </w:r>
    </w:p>
    <w:p w14:paraId="4060ED88" w14:textId="77777777" w:rsidR="00162074" w:rsidRDefault="006E4140">
      <w:pPr>
        <w:pStyle w:val="Effects"/>
        <w:suppressLineNumbers w:val="0"/>
      </w:pPr>
      <w:r>
        <w:t>Lit by Adela’s torchlight, the chamber is perceived containing a red-haired girl wearing green shorts with decorative fish scales and a violet shirt with “Gizmos &amp; Who’s-Its &amp; What’s-Its &amp; Snarfblats &amp; Dinglehoppers”.</w:t>
      </w:r>
    </w:p>
    <w:p w14:paraId="61854B54" w14:textId="77777777" w:rsidR="00162074" w:rsidRDefault="006E4140">
      <w:pPr>
        <w:pStyle w:val="Character"/>
        <w:suppressLineNumbers w:val="0"/>
      </w:pPr>
      <w:r>
        <w:t>Adela Chan Jr</w:t>
      </w:r>
    </w:p>
    <w:p w14:paraId="51A7B5F3" w14:textId="77777777" w:rsidR="00162074" w:rsidRDefault="006E4140">
      <w:r>
        <w:t>Ariel, your Highness of Atlanta is ready for coronation. Here are your faithful friends Adela and Angela Chan. Let’s go!</w:t>
      </w:r>
    </w:p>
    <w:p w14:paraId="29FBFC5A" w14:textId="77777777" w:rsidR="00162074" w:rsidRDefault="006E4140">
      <w:pPr>
        <w:pStyle w:val="Character"/>
        <w:suppressLineNumbers w:val="0"/>
      </w:pPr>
      <w:r>
        <w:t>Ariel</w:t>
      </w:r>
    </w:p>
    <w:p w14:paraId="430CD0B4" w14:textId="77777777" w:rsidR="00162074" w:rsidRDefault="006E4140">
      <w:r>
        <w:rPr>
          <w:i/>
        </w:rPr>
        <w:t>(Wanders)</w:t>
      </w:r>
      <w:r>
        <w:t xml:space="preserve"> My sister Adella being here, she is to be coronated.</w:t>
      </w:r>
    </w:p>
    <w:p w14:paraId="5DAF5238" w14:textId="77777777" w:rsidR="00162074" w:rsidRDefault="006E4140">
      <w:pPr>
        <w:pStyle w:val="Character"/>
        <w:suppressLineNumbers w:val="0"/>
      </w:pPr>
      <w:r>
        <w:lastRenderedPageBreak/>
        <w:t>Adela Chan Jr</w:t>
      </w:r>
    </w:p>
    <w:p w14:paraId="29F21D77" w14:textId="77777777" w:rsidR="00162074" w:rsidRDefault="006E4140">
      <w:r>
        <w:t xml:space="preserve">I am merely an ordinary EPCOT dweller, single L. </w:t>
      </w:r>
      <w:r>
        <w:rPr>
          <w:i/>
        </w:rPr>
        <w:t>(Holding Ariel’s hands and departing Japan Pavilion)</w:t>
      </w:r>
    </w:p>
    <w:p w14:paraId="48612004" w14:textId="77777777" w:rsidR="00162074" w:rsidRDefault="006E4140">
      <w:pPr>
        <w:pStyle w:val="Character"/>
        <w:suppressLineNumbers w:val="0"/>
      </w:pPr>
      <w:r>
        <w:t>Merida, Mulan</w:t>
      </w:r>
    </w:p>
    <w:p w14:paraId="511625B9" w14:textId="77777777" w:rsidR="00162074" w:rsidRDefault="006E4140">
      <w:r>
        <w:t>Are you going to assault Ariel?</w:t>
      </w:r>
    </w:p>
    <w:p w14:paraId="59B2161A" w14:textId="77777777" w:rsidR="00162074" w:rsidRDefault="006E4140">
      <w:pPr>
        <w:pStyle w:val="Character"/>
        <w:suppressLineNumbers w:val="0"/>
      </w:pPr>
      <w:r>
        <w:t>Adela Chan Jr</w:t>
      </w:r>
    </w:p>
    <w:p w14:paraId="2006D2DE" w14:textId="77777777" w:rsidR="00162074" w:rsidRDefault="006E4140">
      <w:r>
        <w:rPr>
          <w:i/>
        </w:rPr>
        <w:t>(</w:t>
      </w:r>
      <w:r>
        <w:rPr>
          <w:i/>
          <w:iCs/>
        </w:rPr>
        <w:t>Releasing Ariel)</w:t>
      </w:r>
      <w:r>
        <w:t xml:space="preserve"> No, your Highnesses. Besides, Angela Chan is carrying the radiator to rid ourselves of villains. Let’s go! </w:t>
      </w:r>
    </w:p>
    <w:p w14:paraId="40D445F2" w14:textId="77777777" w:rsidR="00162074" w:rsidRDefault="006E4140">
      <w:pPr>
        <w:pStyle w:val="Character"/>
        <w:suppressLineNumbers w:val="0"/>
      </w:pPr>
      <w:r>
        <w:t>Aurora, Cinderella</w:t>
      </w:r>
    </w:p>
    <w:p w14:paraId="2A8C30B4" w14:textId="77777777" w:rsidR="00162074" w:rsidRDefault="006E4140">
      <w:r>
        <w:t>We’re reunited again!</w:t>
      </w:r>
    </w:p>
    <w:p w14:paraId="5F35306C" w14:textId="77777777" w:rsidR="00162074" w:rsidRDefault="006E4140">
      <w:pPr>
        <w:pStyle w:val="Effects"/>
        <w:suppressLineNumbers w:val="0"/>
      </w:pPr>
      <w:r>
        <w:t>All stepping out with camera following, Belle appears frustrated.</w:t>
      </w:r>
    </w:p>
    <w:p w14:paraId="168F8092" w14:textId="77777777" w:rsidR="00162074" w:rsidRDefault="006E4140">
      <w:pPr>
        <w:pStyle w:val="Character"/>
        <w:suppressLineNumbers w:val="0"/>
      </w:pPr>
      <w:r>
        <w:t>Belle</w:t>
      </w:r>
    </w:p>
    <w:p w14:paraId="1A4412A5" w14:textId="77777777" w:rsidR="00162074" w:rsidRDefault="006E4140">
      <w:r>
        <w:t>Where are my Potts and Chips, Wardrobe and Cogsworth, Feather duster and Lumiere?</w:t>
      </w:r>
    </w:p>
    <w:p w14:paraId="408C00DC" w14:textId="77777777" w:rsidR="00162074" w:rsidRDefault="006E4140">
      <w:pPr>
        <w:pStyle w:val="Character"/>
        <w:suppressLineNumbers w:val="0"/>
      </w:pPr>
      <w:r>
        <w:t>Angela Chan</w:t>
      </w:r>
    </w:p>
    <w:p w14:paraId="5609C53F" w14:textId="77777777" w:rsidR="00162074" w:rsidRDefault="006E4140">
      <w:r>
        <w:t>For Potts &amp; Chips, your Highnesses can access the portable water machines equipped in all apartments around EPCOT…</w:t>
      </w:r>
    </w:p>
    <w:p w14:paraId="4FE0ED1C" w14:textId="77777777" w:rsidR="00162074" w:rsidRDefault="006E4140">
      <w:pPr>
        <w:pStyle w:val="Character"/>
        <w:suppressLineNumbers w:val="0"/>
      </w:pPr>
      <w:r>
        <w:t>Jasmine</w:t>
      </w:r>
    </w:p>
    <w:p w14:paraId="02F5223E" w14:textId="77777777" w:rsidR="00162074" w:rsidRDefault="006E4140">
      <w:r>
        <w:rPr>
          <w:rFonts w:hint="eastAsia"/>
        </w:rPr>
        <w:t>I</w:t>
      </w:r>
      <w:r>
        <w:t xml:space="preserve"> want to hear more about the futuristic facilities in EPCOT.</w:t>
      </w:r>
    </w:p>
    <w:p w14:paraId="112F5A8D" w14:textId="77777777" w:rsidR="00162074" w:rsidRDefault="006E4140">
      <w:pPr>
        <w:pStyle w:val="Character"/>
        <w:suppressLineNumbers w:val="0"/>
      </w:pPr>
      <w:r>
        <w:t>Angela Chan</w:t>
      </w:r>
    </w:p>
    <w:p w14:paraId="60B18547" w14:textId="77777777" w:rsidR="00162074" w:rsidRDefault="006E4140">
      <w:r>
        <w:t xml:space="preserve">Wardrobe is replaced by smart closets that can select attires matching seasons and users’ prompted activity, as </w:t>
      </w:r>
      <w:bookmarkStart w:id="66" w:name="_Hlk80118685"/>
      <w:r>
        <w:t xml:space="preserve">Cogsworth </w:t>
      </w:r>
      <w:bookmarkEnd w:id="66"/>
      <w:r>
        <w:t>for sets of world clocks associated to dwellers’ favorite time standards, including one always displaying the Eastern Standard Time as the local standard, without summer shift.</w:t>
      </w:r>
    </w:p>
    <w:p w14:paraId="1552CC2A" w14:textId="77777777" w:rsidR="00162074" w:rsidRDefault="006E4140">
      <w:pPr>
        <w:pStyle w:val="Character"/>
        <w:suppressLineNumbers w:val="0"/>
      </w:pPr>
      <w:r>
        <w:t>Rapunzel</w:t>
      </w:r>
    </w:p>
    <w:p w14:paraId="246F12CB" w14:textId="77777777" w:rsidR="00162074" w:rsidRDefault="006E4140">
      <w:r>
        <w:t>Wow!</w:t>
      </w:r>
    </w:p>
    <w:p w14:paraId="5430BDAD" w14:textId="77777777" w:rsidR="00162074" w:rsidRDefault="006E4140">
      <w:pPr>
        <w:pStyle w:val="Character"/>
        <w:suppressLineNumbers w:val="0"/>
      </w:pPr>
      <w:r>
        <w:t>Angela Chan</w:t>
      </w:r>
    </w:p>
    <w:p w14:paraId="6CE97E12" w14:textId="77777777" w:rsidR="00162074" w:rsidRDefault="006E4140">
      <w:r>
        <w:t>Besides, Feather duster is substituted by cleaning robots whereas Lumiere is abandoned, leaving position to smart lighting facilities in various purposes.</w:t>
      </w:r>
    </w:p>
    <w:p w14:paraId="54966BC7" w14:textId="77777777" w:rsidR="00162074" w:rsidRDefault="006E4140">
      <w:pPr>
        <w:pStyle w:val="Character"/>
        <w:suppressLineNumbers w:val="0"/>
      </w:pPr>
      <w:r>
        <w:t>Pocahontas, Tiana</w:t>
      </w:r>
    </w:p>
    <w:p w14:paraId="29B19938" w14:textId="77777777" w:rsidR="00162074" w:rsidRDefault="006E4140">
      <w:r>
        <w:t>OK. Let’s Check in!</w:t>
      </w:r>
    </w:p>
    <w:p w14:paraId="1D4FD0B6" w14:textId="77777777" w:rsidR="00162074" w:rsidRDefault="006E4140">
      <w:pPr>
        <w:pStyle w:val="Effects"/>
        <w:suppressLineNumbers w:val="0"/>
      </w:pPr>
      <w:r>
        <w:t>This is the time when all gets outdoors.</w:t>
      </w:r>
    </w:p>
    <w:p w14:paraId="1A06A804" w14:textId="77777777" w:rsidR="00162074" w:rsidRDefault="006E4140">
      <w:pPr>
        <w:pStyle w:val="Heading2"/>
      </w:pPr>
      <w:bookmarkStart w:id="67" w:name="_Toc80735940"/>
      <w:bookmarkStart w:id="68" w:name="_Toc83995199"/>
      <w:r>
        <w:t>Scene XI</w:t>
      </w:r>
      <w:bookmarkEnd w:id="67"/>
      <w:bookmarkEnd w:id="68"/>
    </w:p>
    <w:p w14:paraId="0C686963" w14:textId="77777777" w:rsidR="00162074" w:rsidRDefault="006E4140">
      <w:pPr>
        <w:pStyle w:val="Effects"/>
        <w:suppressLineNumbers w:val="0"/>
      </w:pPr>
      <w:r>
        <w:t>EXTERIOR — Japan Pavilion Pagoda from the Torii gate. Leonard Hofstadter and Sheldon Cooper depart their personal helicopter.</w:t>
      </w:r>
    </w:p>
    <w:p w14:paraId="1C9FBCD4" w14:textId="77777777" w:rsidR="00162074" w:rsidRDefault="006E4140">
      <w:pPr>
        <w:pStyle w:val="Character"/>
        <w:suppressLineNumbers w:val="0"/>
      </w:pPr>
      <w:r>
        <w:t>Leonard Hofstadter</w:t>
      </w:r>
    </w:p>
    <w:p w14:paraId="371BDDE5" w14:textId="77777777" w:rsidR="00162074" w:rsidRDefault="006E4140">
      <w:r>
        <w:t>Investigating result: the swirl mentioned does not exist.</w:t>
      </w:r>
    </w:p>
    <w:p w14:paraId="431C5B9B" w14:textId="77777777" w:rsidR="00162074" w:rsidRDefault="006E4140">
      <w:pPr>
        <w:pStyle w:val="Character"/>
        <w:suppressLineNumbers w:val="0"/>
      </w:pPr>
      <w:r>
        <w:lastRenderedPageBreak/>
        <w:t>Sheldon Cooper</w:t>
      </w:r>
    </w:p>
    <w:p w14:paraId="31F312BD" w14:textId="77777777" w:rsidR="00162074" w:rsidRDefault="006E4140">
      <w:r>
        <w:t>Meanwhile, the Lagoon becomes salty, with salt concentration at 28.35 grams per liter.</w:t>
      </w:r>
    </w:p>
    <w:p w14:paraId="5522B6CC" w14:textId="77777777" w:rsidR="00162074" w:rsidRDefault="006E4140">
      <w:pPr>
        <w:pStyle w:val="Character"/>
        <w:suppressLineNumbers w:val="0"/>
      </w:pPr>
      <w:r>
        <w:t>Leonard Hofstadter</w:t>
      </w:r>
    </w:p>
    <w:p w14:paraId="2FCB9DA8" w14:textId="77777777" w:rsidR="00162074" w:rsidRDefault="006E4140">
      <w:r>
        <w:t>Let’s catch the ocean summoner!</w:t>
      </w:r>
    </w:p>
    <w:p w14:paraId="316BFEF0" w14:textId="77777777" w:rsidR="00162074" w:rsidRDefault="006E4140">
      <w:pPr>
        <w:pStyle w:val="Effects"/>
        <w:suppressLineNumbers w:val="0"/>
      </w:pPr>
      <w:r>
        <w:t>Then, the swirl recurs, submerging Sheldon Cooper and Leonard Hofstadter.</w:t>
      </w:r>
    </w:p>
    <w:p w14:paraId="17200CEA" w14:textId="77777777" w:rsidR="00162074" w:rsidRDefault="006E4140">
      <w:pPr>
        <w:pStyle w:val="Character"/>
        <w:suppressLineNumbers w:val="0"/>
      </w:pPr>
      <w:r>
        <w:t>(Bruce Wayne)</w:t>
      </w:r>
    </w:p>
    <w:p w14:paraId="439C2AAD" w14:textId="77777777" w:rsidR="00162074" w:rsidRDefault="006E4140">
      <w:r>
        <w:t>Order received.</w:t>
      </w:r>
    </w:p>
    <w:p w14:paraId="591DF521" w14:textId="77777777" w:rsidR="00162074" w:rsidRDefault="006E4140">
      <w:pPr>
        <w:pStyle w:val="Character"/>
        <w:suppressLineNumbers w:val="0"/>
      </w:pPr>
      <w:r>
        <w:t>(Barry Allen)</w:t>
      </w:r>
    </w:p>
    <w:p w14:paraId="6D51DB5C" w14:textId="77777777" w:rsidR="00162074" w:rsidRDefault="006E4140">
      <w:r>
        <w:t>M-O-A-N-A, I know her.</w:t>
      </w:r>
    </w:p>
    <w:p w14:paraId="78595998" w14:textId="77777777" w:rsidR="00162074" w:rsidRDefault="006E4140">
      <w:r>
        <w:t>Bruce Wayne and Barry Allen enter the screen, but the lagoon water rises to resist them.</w:t>
      </w:r>
    </w:p>
    <w:p w14:paraId="16CF221E" w14:textId="77777777" w:rsidR="00162074" w:rsidRDefault="006E4140">
      <w:pPr>
        <w:pStyle w:val="Character"/>
        <w:suppressLineNumbers w:val="0"/>
      </w:pPr>
      <w:r>
        <w:t>Belle</w:t>
      </w:r>
    </w:p>
    <w:p w14:paraId="235CA328" w14:textId="77777777" w:rsidR="00162074" w:rsidRDefault="006E4140">
      <w:r>
        <w:t>Page 12.</w:t>
      </w:r>
    </w:p>
    <w:p w14:paraId="33EBE93C" w14:textId="77777777" w:rsidR="00162074" w:rsidRDefault="006E4140">
      <w:pPr>
        <w:pStyle w:val="Character"/>
        <w:suppressLineNumbers w:val="0"/>
      </w:pPr>
      <w:r>
        <w:t>Adela Chan Jr</w:t>
      </w:r>
    </w:p>
    <w:p w14:paraId="7C5F6302" w14:textId="77777777" w:rsidR="00162074" w:rsidRDefault="006E4140">
      <w:r>
        <w:rPr>
          <w:i/>
        </w:rPr>
        <w:t>(Pointing her torch to the torii gate)</w:t>
      </w:r>
      <w:r>
        <w:t xml:space="preserve"> ALOFT ELEVAR!</w:t>
      </w:r>
    </w:p>
    <w:p w14:paraId="7266371D" w14:textId="77777777" w:rsidR="00162074" w:rsidRDefault="006E4140">
      <w:pPr>
        <w:pStyle w:val="Effects"/>
        <w:suppressLineNumbers w:val="0"/>
      </w:pPr>
      <w:r>
        <w:t>The torii gate floats.</w:t>
      </w:r>
    </w:p>
    <w:p w14:paraId="565D493F" w14:textId="77777777" w:rsidR="00162074" w:rsidRDefault="006E4140">
      <w:pPr>
        <w:pStyle w:val="Character"/>
        <w:suppressLineNumbers w:val="0"/>
      </w:pPr>
      <w:r>
        <w:t>Belle</w:t>
      </w:r>
    </w:p>
    <w:p w14:paraId="53CFDD83" w14:textId="77777777" w:rsidR="00162074" w:rsidRDefault="006E4140">
      <w:r>
        <w:rPr>
          <w:i/>
        </w:rPr>
        <w:t>(Pointing her wand there)</w:t>
      </w:r>
      <w:r>
        <w:t xml:space="preserve"> MAGNORA GANTUAN!</w:t>
      </w:r>
    </w:p>
    <w:p w14:paraId="6871CC72" w14:textId="77777777" w:rsidR="00162074" w:rsidRDefault="006E4140">
      <w:pPr>
        <w:pStyle w:val="Effects"/>
        <w:suppressLineNumbers w:val="0"/>
      </w:pPr>
      <w:r>
        <w:t>The torii gate enlarges and hits Bruce Wayne and Barry Allen, with its fragments hitting Clark Kent who just enters.</w:t>
      </w:r>
    </w:p>
    <w:p w14:paraId="70BD13CB" w14:textId="77777777" w:rsidR="00162074" w:rsidRDefault="006E4140">
      <w:r>
        <w:rPr>
          <w:rFonts w:hint="eastAsia"/>
        </w:rPr>
        <w:t>Angela</w:t>
      </w:r>
      <w:r>
        <w:t xml:space="preserve"> Chan</w:t>
      </w:r>
    </w:p>
    <w:p w14:paraId="20AD3F8B" w14:textId="77777777" w:rsidR="00162074" w:rsidRDefault="006E4140">
      <w:r>
        <w:rPr>
          <w:i/>
        </w:rPr>
        <w:t>(Tossing her green stone)</w:t>
      </w:r>
      <w:r>
        <w:t xml:space="preserve"> VOLTAR THUNDASIR!</w:t>
      </w:r>
    </w:p>
    <w:p w14:paraId="316B8772" w14:textId="77777777" w:rsidR="00162074" w:rsidRDefault="006E4140">
      <w:pPr>
        <w:pStyle w:val="Effects"/>
        <w:suppressLineNumbers w:val="0"/>
      </w:pPr>
      <w:r>
        <w:t>Thunder strikes Japan Pavilion onto the ground, and Clark Kent falls into the Lagoon.</w:t>
      </w:r>
    </w:p>
    <w:p w14:paraId="0537F2FD" w14:textId="77777777" w:rsidR="00162074" w:rsidRDefault="006E4140">
      <w:pPr>
        <w:pStyle w:val="Character"/>
        <w:suppressLineNumbers w:val="0"/>
      </w:pPr>
      <w:r>
        <w:t>Adela Chan Jr</w:t>
      </w:r>
    </w:p>
    <w:p w14:paraId="4E718DD4" w14:textId="77777777" w:rsidR="00162074" w:rsidRDefault="006E4140">
      <w:r>
        <w:t>Another good job, sister. Let’s set out for the next pavilion.</w:t>
      </w:r>
    </w:p>
    <w:p w14:paraId="755AE783" w14:textId="77777777" w:rsidR="00162074" w:rsidRDefault="006E4140">
      <w:pPr>
        <w:pStyle w:val="Heading2"/>
      </w:pPr>
      <w:bookmarkStart w:id="69" w:name="_Toc80735941"/>
      <w:bookmarkStart w:id="70" w:name="_Toc83995200"/>
      <w:r>
        <w:t>Scene XII</w:t>
      </w:r>
      <w:bookmarkEnd w:id="69"/>
      <w:bookmarkEnd w:id="70"/>
    </w:p>
    <w:p w14:paraId="3B708334" w14:textId="7C77049B" w:rsidR="00162074" w:rsidRDefault="006E4140">
      <w:pPr>
        <w:pStyle w:val="Effects"/>
        <w:suppressLineNumbers w:val="0"/>
      </w:pPr>
      <w:r>
        <w:t xml:space="preserve">EXTERIOR — </w:t>
      </w:r>
      <w:r w:rsidR="00371A9E">
        <w:t>North Africa</w:t>
      </w:r>
      <w:r>
        <w:t xml:space="preserve"> Pavilion under refurbishment without workers. Adela and Angela Chan along with the twelve princesses walk by and stopped there. Adela Chan Jr opening the memorial (Part 2, Scene X), a series of blueprints dropped.</w:t>
      </w:r>
    </w:p>
    <w:p w14:paraId="66662A0B" w14:textId="77777777" w:rsidR="00162074" w:rsidRDefault="006E4140">
      <w:pPr>
        <w:pStyle w:val="Character"/>
        <w:suppressLineNumbers w:val="0"/>
      </w:pPr>
      <w:r>
        <w:t>Adela Chan Jr</w:t>
      </w:r>
    </w:p>
    <w:p w14:paraId="7867E520" w14:textId="77777777" w:rsidR="00162074" w:rsidRDefault="006E4140">
      <w:r>
        <w:rPr>
          <w:i/>
          <w:iCs/>
        </w:rPr>
        <w:t xml:space="preserve">(Inserting a blueprint with a Moroccan flag to one of the constructing robots) </w:t>
      </w:r>
      <w:r>
        <w:t>People are going free of boredom as robots are replacing humankind’s positions of unskilled physical labors. This is leading to people’s pursuit towards knowledge, productivity and leisure, along with clean, controlled and calm societies, as well as…</w:t>
      </w:r>
    </w:p>
    <w:p w14:paraId="44CDE380" w14:textId="77777777" w:rsidR="00162074" w:rsidRDefault="006E4140">
      <w:pPr>
        <w:pStyle w:val="Character"/>
        <w:suppressLineNumbers w:val="0"/>
      </w:pPr>
      <w:r>
        <w:lastRenderedPageBreak/>
        <w:t>Mulan</w:t>
      </w:r>
    </w:p>
    <w:p w14:paraId="299D8E7A" w14:textId="77777777" w:rsidR="00162074" w:rsidRDefault="006E4140">
      <w:r>
        <w:t>A Brand-New Community of Shared Future for Mankind!</w:t>
      </w:r>
    </w:p>
    <w:p w14:paraId="1C6FA428" w14:textId="77777777" w:rsidR="00162074" w:rsidRDefault="006E4140">
      <w:pPr>
        <w:pStyle w:val="Character"/>
        <w:suppressLineNumbers w:val="0"/>
      </w:pPr>
      <w:r>
        <w:t>Merida</w:t>
      </w:r>
    </w:p>
    <w:p w14:paraId="01F9511A" w14:textId="77777777" w:rsidR="00162074" w:rsidRDefault="006E4140">
      <w:r>
        <w:t>Extinction of Monarchy!</w:t>
      </w:r>
    </w:p>
    <w:p w14:paraId="54A8F942" w14:textId="77777777" w:rsidR="00162074" w:rsidRDefault="006E4140">
      <w:pPr>
        <w:pStyle w:val="Character"/>
        <w:suppressLineNumbers w:val="0"/>
      </w:pPr>
      <w:r>
        <w:t>Aurora</w:t>
      </w:r>
    </w:p>
    <w:p w14:paraId="716F3643" w14:textId="77777777" w:rsidR="00162074" w:rsidRDefault="006E4140">
      <w:r>
        <w:t>Gender Equality!</w:t>
      </w:r>
    </w:p>
    <w:p w14:paraId="52819EA7" w14:textId="77777777" w:rsidR="00162074" w:rsidRDefault="006E4140">
      <w:pPr>
        <w:pStyle w:val="Character"/>
        <w:suppressLineNumbers w:val="0"/>
      </w:pPr>
      <w:r>
        <w:t>Rapunzel</w:t>
      </w:r>
    </w:p>
    <w:p w14:paraId="51B03F50" w14:textId="77777777" w:rsidR="00162074" w:rsidRDefault="006E4140">
      <w:r>
        <w:t>Sustainability of Development!</w:t>
      </w:r>
    </w:p>
    <w:p w14:paraId="7179C750" w14:textId="77777777" w:rsidR="00162074" w:rsidRDefault="006E4140">
      <w:pPr>
        <w:pStyle w:val="Character"/>
        <w:suppressLineNumbers w:val="0"/>
      </w:pPr>
      <w:r>
        <w:t>Belle</w:t>
      </w:r>
    </w:p>
    <w:p w14:paraId="67E02D70" w14:textId="77777777" w:rsidR="00162074" w:rsidRDefault="006E4140">
      <w:r>
        <w:t>Zero Hunger and Thirst!</w:t>
      </w:r>
    </w:p>
    <w:p w14:paraId="1E3C18C0" w14:textId="77777777" w:rsidR="00162074" w:rsidRDefault="006E4140">
      <w:pPr>
        <w:pStyle w:val="Character"/>
        <w:suppressLineNumbers w:val="0"/>
      </w:pPr>
      <w:r>
        <w:t>Snow White</w:t>
      </w:r>
    </w:p>
    <w:p w14:paraId="028E4948" w14:textId="77777777" w:rsidR="00162074" w:rsidRDefault="006E4140">
      <w:r>
        <w:t>Extermination of Poverty!</w:t>
      </w:r>
    </w:p>
    <w:p w14:paraId="279E063B" w14:textId="77777777" w:rsidR="00162074" w:rsidRDefault="006E4140">
      <w:pPr>
        <w:pStyle w:val="Character"/>
        <w:suppressLineNumbers w:val="0"/>
      </w:pPr>
      <w:r>
        <w:t>Cinderella</w:t>
      </w:r>
    </w:p>
    <w:p w14:paraId="7461CC51" w14:textId="77777777" w:rsidR="00162074" w:rsidRDefault="006E4140">
      <w:r>
        <w:t>Peace and justice prospering in the world!</w:t>
      </w:r>
    </w:p>
    <w:p w14:paraId="66E829D2" w14:textId="77777777" w:rsidR="00162074" w:rsidRDefault="006E4140">
      <w:pPr>
        <w:pStyle w:val="Character"/>
        <w:suppressLineNumbers w:val="0"/>
      </w:pPr>
      <w:r>
        <w:t>Tiana</w:t>
      </w:r>
    </w:p>
    <w:p w14:paraId="73995ACB" w14:textId="77777777" w:rsidR="00162074" w:rsidRDefault="006E4140">
      <w:r>
        <w:t>Annihilation of Racists!</w:t>
      </w:r>
    </w:p>
    <w:p w14:paraId="5D3D0119" w14:textId="77777777" w:rsidR="00162074" w:rsidRDefault="006E4140">
      <w:pPr>
        <w:pStyle w:val="Character"/>
        <w:suppressLineNumbers w:val="0"/>
      </w:pPr>
      <w:r>
        <w:t>Jasmine</w:t>
      </w:r>
    </w:p>
    <w:p w14:paraId="086016E5" w14:textId="77777777" w:rsidR="00162074" w:rsidRDefault="006E4140">
      <w:r>
        <w:t>Adjusted and Comfortable Climate!</w:t>
      </w:r>
    </w:p>
    <w:p w14:paraId="695AF780" w14:textId="77777777" w:rsidR="00162074" w:rsidRDefault="006E4140">
      <w:pPr>
        <w:pStyle w:val="Character"/>
        <w:suppressLineNumbers w:val="0"/>
      </w:pPr>
      <w:r>
        <w:t>Pocahontas</w:t>
      </w:r>
    </w:p>
    <w:p w14:paraId="61D5DF10" w14:textId="77777777" w:rsidR="00162074" w:rsidRDefault="006E4140">
      <w:r>
        <w:t>Well-organized Sanitation!</w:t>
      </w:r>
    </w:p>
    <w:p w14:paraId="64DB426D" w14:textId="77777777" w:rsidR="00162074" w:rsidRDefault="006E4140">
      <w:pPr>
        <w:pStyle w:val="Character"/>
        <w:suppressLineNumbers w:val="0"/>
      </w:pPr>
      <w:r>
        <w:t>Moana</w:t>
      </w:r>
    </w:p>
    <w:p w14:paraId="4A9032BA" w14:textId="77777777" w:rsidR="00162074" w:rsidRDefault="006E4140">
      <w:r>
        <w:t>Impregnable Marine and Land Lives!</w:t>
      </w:r>
    </w:p>
    <w:p w14:paraId="18F6EF53" w14:textId="77777777" w:rsidR="00162074" w:rsidRDefault="006E4140">
      <w:pPr>
        <w:pStyle w:val="Character"/>
        <w:suppressLineNumbers w:val="0"/>
      </w:pPr>
      <w:r>
        <w:t>Ariel</w:t>
      </w:r>
    </w:p>
    <w:p w14:paraId="54481041" w14:textId="77777777" w:rsidR="00162074" w:rsidRDefault="006E4140">
      <w:r>
        <w:t>Partnership for Our Goals!</w:t>
      </w:r>
    </w:p>
    <w:p w14:paraId="6BA463EE" w14:textId="77777777" w:rsidR="00162074" w:rsidRDefault="006E4140">
      <w:pPr>
        <w:pStyle w:val="Effects"/>
        <w:suppressLineNumbers w:val="0"/>
      </w:pPr>
      <w:r>
        <w:t>Reconstruction finished, leaving a 4×3×3-feet lockable cart labeled W. in the interior rear of the car displays 22:33:44.</w:t>
      </w:r>
    </w:p>
    <w:p w14:paraId="1C9A84E5" w14:textId="77777777" w:rsidR="00162074" w:rsidRDefault="006E4140">
      <w:pPr>
        <w:pStyle w:val="Character"/>
        <w:suppressLineNumbers w:val="0"/>
      </w:pPr>
      <w:r>
        <w:t>Angela Chan</w:t>
      </w:r>
    </w:p>
    <w:p w14:paraId="6EE8FA2A" w14:textId="77777777" w:rsidR="00162074" w:rsidRDefault="006E4140">
      <w:r>
        <w:t>Forty-four, forty-five, forty-six, forty-seven, forty-eight… Anyone left now?</w:t>
      </w:r>
    </w:p>
    <w:p w14:paraId="7AD20734" w14:textId="77777777" w:rsidR="00162074" w:rsidRDefault="006E4140">
      <w:pPr>
        <w:pStyle w:val="Effects"/>
        <w:suppressLineNumbers w:val="0"/>
      </w:pPr>
      <w:r>
        <w:t>Nobody responds but Vanellope von Schweetz bursting into the screen with another lockable cart of the same dimensions, labeled D, carrying the same display as Cart W, and filled with bunches of fruits, donuts, packaged space food trademarked Space 220, sandwiches, tins of soup and salad, as well as cuisines from various countries.</w:t>
      </w:r>
    </w:p>
    <w:p w14:paraId="666B5019" w14:textId="77777777" w:rsidR="00162074" w:rsidRDefault="006E4140">
      <w:pPr>
        <w:pStyle w:val="Character"/>
        <w:suppressLineNumbers w:val="0"/>
      </w:pPr>
      <w:r>
        <w:t>Vanellope von Schweetz</w:t>
      </w:r>
    </w:p>
    <w:p w14:paraId="3DECB2D0" w14:textId="77777777" w:rsidR="00162074" w:rsidRDefault="006E4140">
      <w:r>
        <w:t>Having survived a catastrophic assault in EPCOT, may your majesty help yourselves!</w:t>
      </w:r>
    </w:p>
    <w:p w14:paraId="3C94A656" w14:textId="77777777" w:rsidR="00162074" w:rsidRDefault="006E4140">
      <w:pPr>
        <w:pStyle w:val="Effects"/>
        <w:suppressLineNumbers w:val="0"/>
      </w:pPr>
      <w:r>
        <w:t>Jasmine’s carpet extends onto the ground, on which Adela and Angela Chan set up the meal.</w:t>
      </w:r>
    </w:p>
    <w:p w14:paraId="2DBE03BD" w14:textId="77777777" w:rsidR="00162074" w:rsidRDefault="006E4140">
      <w:pPr>
        <w:pStyle w:val="Character"/>
        <w:suppressLineNumbers w:val="0"/>
      </w:pPr>
      <w:r>
        <w:lastRenderedPageBreak/>
        <w:t>Vanellope von Schweetz</w:t>
      </w:r>
    </w:p>
    <w:p w14:paraId="6DA242F9" w14:textId="77777777" w:rsidR="00162074" w:rsidRDefault="006E4140">
      <w:r>
        <w:t xml:space="preserve">Just wait for one minute. </w:t>
      </w:r>
      <w:r>
        <w:rPr>
          <w:i/>
        </w:rPr>
        <w:t>(Glitches out of the screen)</w:t>
      </w:r>
    </w:p>
    <w:p w14:paraId="04F03815" w14:textId="77777777" w:rsidR="00162074" w:rsidRDefault="006E4140">
      <w:pPr>
        <w:pStyle w:val="Character"/>
        <w:suppressLineNumbers w:val="0"/>
      </w:pPr>
      <w:r>
        <w:t>Adela Chan Jr</w:t>
      </w:r>
    </w:p>
    <w:p w14:paraId="0EA42738" w14:textId="77777777" w:rsidR="00162074" w:rsidRDefault="006E4140">
      <w:r>
        <w:t xml:space="preserve">Thank you, Vanellope. </w:t>
      </w:r>
      <w:r>
        <w:rPr>
          <w:i/>
          <w:iCs/>
        </w:rPr>
        <w:t>(To Angela Chan and the princesses)</w:t>
      </w:r>
      <w:r>
        <w:t xml:space="preserve"> Then, let me talk about my analyses on your expectations. “It is not difficult to know that, but perform that. Since your Majesty truly knows this, there will be no difficulty, and you will become equal in complete virtue to our anterior kings. Wherein I, refrain from speaking that the blame will rest with me.”</w:t>
      </w:r>
    </w:p>
    <w:p w14:paraId="4A813B8D" w14:textId="77777777" w:rsidR="00162074" w:rsidRDefault="006E4140">
      <w:pPr>
        <w:pStyle w:val="Effects"/>
        <w:suppressLineNumbers w:val="0"/>
      </w:pPr>
      <w:r>
        <w:t>Vanellope von Schweetz returns with a 610-feet lengthwise striped carpet of seven reds and six whites, as well as a blue rectangle with fifty stars consuming two fifths of seven stripes. Upon laying the carpet, the blue rectangle points the northwest with stripes extending to the east and the west.</w:t>
      </w:r>
    </w:p>
    <w:p w14:paraId="5AD67081" w14:textId="77777777" w:rsidR="00162074" w:rsidRDefault="006E4140">
      <w:pPr>
        <w:pStyle w:val="Character"/>
        <w:suppressLineNumbers w:val="0"/>
      </w:pPr>
      <w:r>
        <w:t>Vanellope von Schweetz</w:t>
      </w:r>
    </w:p>
    <w:p w14:paraId="6FA6EE5C" w14:textId="77777777" w:rsidR="00162074" w:rsidRDefault="006E4140">
      <w:r>
        <w:t>Everything is ready. Let’s eat but save some for our future!</w:t>
      </w:r>
    </w:p>
    <w:p w14:paraId="72133608" w14:textId="77777777" w:rsidR="00162074" w:rsidRDefault="006E4140">
      <w:pPr>
        <w:pStyle w:val="Effects"/>
        <w:suppressLineNumbers w:val="0"/>
      </w:pPr>
      <w:r>
        <w:t>All eat a quarter out of the food, with the remainder embarked into both carts. Adela Chan Jr loads Snow White, Cinderella, Aurora, Ariel, Belle and Jasmine with cart W, while Angela Chan loads Pocahontas, Mulan, Tiana, Rapunzel, Merida and Moana with cart D, both leaving for France Pavilion.</w:t>
      </w:r>
    </w:p>
    <w:p w14:paraId="660CBF6C" w14:textId="77777777" w:rsidR="00162074" w:rsidRDefault="006E4140">
      <w:pPr>
        <w:pStyle w:val="Heading2"/>
      </w:pPr>
      <w:bookmarkStart w:id="71" w:name="_Toc80735942"/>
      <w:bookmarkStart w:id="72" w:name="_Toc83995201"/>
      <w:r>
        <w:t>Scene XIII</w:t>
      </w:r>
      <w:bookmarkEnd w:id="71"/>
      <w:bookmarkEnd w:id="72"/>
    </w:p>
    <w:p w14:paraId="12188F71" w14:textId="77777777" w:rsidR="00162074" w:rsidRDefault="006E4140">
      <w:pPr>
        <w:pStyle w:val="Effects"/>
        <w:suppressLineNumbers w:val="0"/>
      </w:pPr>
      <w:r>
        <w:t>EXTERIOR — France Pavilion. Adela Chan Jr disembarks Cinderella and Belle, as they are familiar with that pavilion.</w:t>
      </w:r>
    </w:p>
    <w:p w14:paraId="5343A988" w14:textId="77777777" w:rsidR="00162074" w:rsidRDefault="006E4140">
      <w:pPr>
        <w:pStyle w:val="Character"/>
        <w:suppressLineNumbers w:val="0"/>
      </w:pPr>
      <w:r>
        <w:t>Adela Chan Jr</w:t>
      </w:r>
    </w:p>
    <w:p w14:paraId="65CBAB2F" w14:textId="77777777" w:rsidR="00162074" w:rsidRDefault="006E4140">
      <w:r>
        <w:t>Could you please tell me where Anna and Elsa are located, Mesdemoiselles?</w:t>
      </w:r>
    </w:p>
    <w:p w14:paraId="51730FAD" w14:textId="77777777" w:rsidR="00162074" w:rsidRDefault="006E4140">
      <w:pPr>
        <w:pStyle w:val="Character"/>
        <w:suppressLineNumbers w:val="0"/>
      </w:pPr>
      <w:r>
        <w:t>Belle, Cinderella</w:t>
      </w:r>
    </w:p>
    <w:p w14:paraId="462D4560" w14:textId="77777777" w:rsidR="00162074" w:rsidRDefault="006E4140">
      <w:r>
        <w:rPr>
          <w:i/>
          <w:iCs/>
        </w:rPr>
        <w:t>Palais du Cinema, aux Impressions de France…</w:t>
      </w:r>
      <w:r>
        <w:t xml:space="preserve"> [Palace of the Cinema, to the Impressions of France…]</w:t>
      </w:r>
    </w:p>
    <w:p w14:paraId="51CB526F" w14:textId="77777777" w:rsidR="00162074" w:rsidRDefault="006E4140">
      <w:pPr>
        <w:pStyle w:val="Character"/>
        <w:suppressLineNumbers w:val="0"/>
      </w:pPr>
      <w:r>
        <w:t>Adela Chan Jr</w:t>
      </w:r>
    </w:p>
    <w:p w14:paraId="00264F02" w14:textId="77777777" w:rsidR="00162074" w:rsidRDefault="006E4140">
      <w:r>
        <w:t>Bon Voyage!</w:t>
      </w:r>
    </w:p>
    <w:p w14:paraId="58B1BBAB" w14:textId="77777777" w:rsidR="00162074" w:rsidRDefault="006E4140">
      <w:pPr>
        <w:pStyle w:val="Effects"/>
        <w:suppressLineNumbers w:val="0"/>
      </w:pPr>
      <w:r>
        <w:t>Adela Chan Jr leaves the screen.</w:t>
      </w:r>
    </w:p>
    <w:p w14:paraId="357974F3" w14:textId="77777777" w:rsidR="00162074" w:rsidRDefault="006E4140">
      <w:pPr>
        <w:pStyle w:val="Character"/>
        <w:suppressLineNumbers w:val="0"/>
      </w:pPr>
      <w:r>
        <w:t>Angela Chan</w:t>
      </w:r>
    </w:p>
    <w:p w14:paraId="0F8870BD" w14:textId="77777777" w:rsidR="00162074" w:rsidRDefault="006E4140">
      <w:r>
        <w:t>See you in PLAY Pavilion!</w:t>
      </w:r>
    </w:p>
    <w:p w14:paraId="0059A9B4" w14:textId="77777777" w:rsidR="00162074" w:rsidRDefault="006E4140">
      <w:pPr>
        <w:pStyle w:val="Effects"/>
        <w:suppressLineNumbers w:val="0"/>
      </w:pPr>
      <w:r>
        <w:t>Belle and Cinderella leaving the screen, Angela Chan connects cart W behind D, leaves for PLAY Pavilion.</w:t>
      </w:r>
    </w:p>
    <w:p w14:paraId="0AD003DC" w14:textId="77777777" w:rsidR="00162074" w:rsidRDefault="006E4140">
      <w:pPr>
        <w:pStyle w:val="Heading2"/>
      </w:pPr>
      <w:bookmarkStart w:id="73" w:name="_Toc80735943"/>
      <w:bookmarkStart w:id="74" w:name="_Toc83995202"/>
      <w:r>
        <w:t>Scene XIV</w:t>
      </w:r>
      <w:bookmarkEnd w:id="73"/>
      <w:bookmarkEnd w:id="74"/>
    </w:p>
    <w:p w14:paraId="6930BB81" w14:textId="77777777" w:rsidR="00162074" w:rsidRDefault="006E4140">
      <w:pPr>
        <w:pStyle w:val="Effects"/>
        <w:suppressLineNumbers w:val="0"/>
      </w:pPr>
      <w:r>
        <w:t>INTERIOR — PLAY Pavilion, with a blue holographic MICROSOFIA in the Animation Academy. Adela Chan Jr returns with nobody but Cinderella and Belle, which disappoints Angela Chan and the residual princesses.</w:t>
      </w:r>
    </w:p>
    <w:p w14:paraId="0D962F01" w14:textId="77777777" w:rsidR="00162074" w:rsidRDefault="006E4140">
      <w:pPr>
        <w:pStyle w:val="Character"/>
        <w:suppressLineNumbers w:val="0"/>
      </w:pPr>
      <w:r>
        <w:lastRenderedPageBreak/>
        <w:t>Angela Chan</w:t>
      </w:r>
    </w:p>
    <w:p w14:paraId="5595FA2D" w14:textId="77777777" w:rsidR="00162074" w:rsidRDefault="006E4140">
      <w:r>
        <w:t>Have you encountered anyone?</w:t>
      </w:r>
    </w:p>
    <w:p w14:paraId="75AB6EC1" w14:textId="77777777" w:rsidR="00162074" w:rsidRDefault="006E4140">
      <w:pPr>
        <w:pStyle w:val="Character"/>
        <w:suppressLineNumbers w:val="0"/>
      </w:pPr>
      <w:r>
        <w:t>Adela Chan Jr</w:t>
      </w:r>
    </w:p>
    <w:p w14:paraId="4CC4DD38" w14:textId="77777777" w:rsidR="00162074" w:rsidRDefault="006E4140">
      <w:r>
        <w:t>We encountered only a bomb in the pavilion, so escaped.</w:t>
      </w:r>
    </w:p>
    <w:p w14:paraId="376797F8" w14:textId="77777777" w:rsidR="00162074" w:rsidRDefault="006E4140">
      <w:pPr>
        <w:pStyle w:val="Character"/>
        <w:suppressLineNumbers w:val="0"/>
      </w:pPr>
      <w:r>
        <w:t>Jasmine</w:t>
      </w:r>
    </w:p>
    <w:p w14:paraId="1C3DCAC8" w14:textId="77777777" w:rsidR="00162074" w:rsidRDefault="006E4140">
      <w:r>
        <w:t>That’s fortunate. I was also interned there but escaped into the Land.</w:t>
      </w:r>
    </w:p>
    <w:p w14:paraId="09990B4A" w14:textId="77777777" w:rsidR="00162074" w:rsidRDefault="006E4140">
      <w:pPr>
        <w:pStyle w:val="Character"/>
        <w:suppressLineNumbers w:val="0"/>
      </w:pPr>
      <w:r>
        <w:t>Adela Chan Jr</w:t>
      </w:r>
    </w:p>
    <w:p w14:paraId="4F52C4F0" w14:textId="77777777" w:rsidR="00162074" w:rsidRDefault="006E4140">
      <w:r>
        <w:t>Could you please reallocate Elsa and Anna who has been presumably scared by Pepe le Pew, Daffy Duck and so on?</w:t>
      </w:r>
    </w:p>
    <w:p w14:paraId="355A07BA" w14:textId="77777777" w:rsidR="00162074" w:rsidRDefault="006E4140">
      <w:pPr>
        <w:pStyle w:val="Character"/>
        <w:suppressLineNumbers w:val="0"/>
      </w:pPr>
      <w:r>
        <w:t>Angela Chan</w:t>
      </w:r>
    </w:p>
    <w:p w14:paraId="59E72A8F" w14:textId="77777777" w:rsidR="00162074" w:rsidRDefault="006E4140">
      <w:r>
        <w:t>Sorry, please ask Edna Mode, who is present here.</w:t>
      </w:r>
    </w:p>
    <w:p w14:paraId="14588E70" w14:textId="77777777" w:rsidR="00162074" w:rsidRDefault="006E4140">
      <w:pPr>
        <w:pStyle w:val="Character"/>
        <w:suppressLineNumbers w:val="0"/>
      </w:pPr>
      <w:r>
        <w:t>MICROSOFIA</w:t>
      </w:r>
    </w:p>
    <w:p w14:paraId="245D140A" w14:textId="77777777" w:rsidR="00162074" w:rsidRDefault="006E4140">
      <w:r>
        <w:t xml:space="preserve">Hi there. I'm MICROSOFIA, your personal productivity assistant, helping you get things done. Here are some things I can help you do: Stay on track, plan and get started quickly. </w:t>
      </w:r>
      <w:r>
        <w:rPr>
          <w:i/>
          <w:iCs/>
        </w:rPr>
        <w:t>(Pause for one second)</w:t>
      </w:r>
      <w:r>
        <w:t xml:space="preserve"> Edna Mode is unavailable, yet…</w:t>
      </w:r>
    </w:p>
    <w:p w14:paraId="21D683B3" w14:textId="77777777" w:rsidR="00162074" w:rsidRDefault="006E4140">
      <w:pPr>
        <w:pStyle w:val="Character"/>
        <w:suppressLineNumbers w:val="0"/>
      </w:pPr>
      <w:r>
        <w:t>Belle</w:t>
      </w:r>
    </w:p>
    <w:p w14:paraId="3D87291E" w14:textId="77777777" w:rsidR="00162074" w:rsidRDefault="006E4140">
      <w:r>
        <w:t>Rapunzel told me that she didn’t encounter any joy in Imagination Pavilion, and then asked me in search of joy.</w:t>
      </w:r>
    </w:p>
    <w:p w14:paraId="05413B7E" w14:textId="77777777" w:rsidR="00162074" w:rsidRDefault="006E4140">
      <w:pPr>
        <w:pStyle w:val="Character"/>
        <w:suppressLineNumbers w:val="0"/>
      </w:pPr>
      <w:r>
        <w:t>MICROSOFIA</w:t>
      </w:r>
    </w:p>
    <w:p w14:paraId="32941137" w14:textId="77777777" w:rsidR="00162074" w:rsidRDefault="006E4140">
      <w:r>
        <w:t>J</w:t>
      </w:r>
      <w:r>
        <w:rPr>
          <w:rFonts w:hint="eastAsia"/>
        </w:rPr>
        <w:t>oy</w:t>
      </w:r>
      <w:r>
        <w:t xml:space="preserve"> has been eliminated anonymously.</w:t>
      </w:r>
    </w:p>
    <w:p w14:paraId="7565268C" w14:textId="77777777" w:rsidR="00162074" w:rsidRDefault="006E4140">
      <w:pPr>
        <w:pStyle w:val="Character"/>
        <w:suppressLineNumbers w:val="0"/>
      </w:pPr>
      <w:r>
        <w:t>Adela Chan Jr, Angela Chan</w:t>
      </w:r>
    </w:p>
    <w:p w14:paraId="4484B235" w14:textId="77777777" w:rsidR="00162074" w:rsidRDefault="006E4140">
      <w:r>
        <w:t>MICROSOFIA, our question is where Elsa and Anna are located.</w:t>
      </w:r>
    </w:p>
    <w:p w14:paraId="31B58414" w14:textId="77777777" w:rsidR="00162074" w:rsidRDefault="006E4140">
      <w:pPr>
        <w:pStyle w:val="Character"/>
        <w:suppressLineNumbers w:val="0"/>
      </w:pPr>
      <w:r>
        <w:t>MICROSOFIA</w:t>
      </w:r>
    </w:p>
    <w:p w14:paraId="1B98D187" w14:textId="77777777" w:rsidR="00162074" w:rsidRDefault="006E4140">
      <w:r>
        <w:t>They are not in EPCOT Center, but on the petals.</w:t>
      </w:r>
    </w:p>
    <w:p w14:paraId="50AAEED9" w14:textId="77777777" w:rsidR="00162074" w:rsidRDefault="006E4140">
      <w:pPr>
        <w:pStyle w:val="Character"/>
        <w:suppressLineNumbers w:val="0"/>
      </w:pPr>
      <w:r>
        <w:t>Adela Chan Jr, Angela Chan</w:t>
      </w:r>
    </w:p>
    <w:p w14:paraId="4899ED9F" w14:textId="77777777" w:rsidR="00162074" w:rsidRDefault="006E4140">
      <w:r>
        <w:t xml:space="preserve">Here we go! </w:t>
      </w:r>
      <w:r>
        <w:rPr>
          <w:i/>
        </w:rPr>
        <w:t>(Leaving PLAY Pavilion)</w:t>
      </w:r>
    </w:p>
    <w:p w14:paraId="543DD117" w14:textId="77777777" w:rsidR="00162074" w:rsidRDefault="006E4140">
      <w:pPr>
        <w:pStyle w:val="Effects"/>
        <w:suppressLineNumbers w:val="0"/>
      </w:pPr>
      <w:r>
        <w:t>All leaves PLAY Pavilion, and leaves EPCOT Center.</w:t>
      </w:r>
    </w:p>
    <w:p w14:paraId="628B4182" w14:textId="77777777" w:rsidR="00162074" w:rsidRDefault="006E4140">
      <w:pPr>
        <w:pStyle w:val="Heading2"/>
      </w:pPr>
      <w:bookmarkStart w:id="75" w:name="_Toc80735944"/>
      <w:bookmarkStart w:id="76" w:name="_Toc83995203"/>
      <w:r>
        <w:t>Scene XV</w:t>
      </w:r>
      <w:bookmarkEnd w:id="75"/>
      <w:bookmarkEnd w:id="76"/>
    </w:p>
    <w:p w14:paraId="135D167C" w14:textId="77777777" w:rsidR="00162074" w:rsidRDefault="006E4140">
      <w:pPr>
        <w:pStyle w:val="Effects"/>
        <w:suppressLineNumbers w:val="0"/>
      </w:pPr>
      <w:r>
        <w:t>EXTERIOR — Explorers’ Petal in EPCOT, without dwellers. Speedy Gonzales and his cousins, in disguise of Cinderella’s mice, among millions of Mexican mice invading the Petals as if they reached a cheese factory without a cat, is captured by Angela Chan who has been carting twelve princesses in front of Adela Chan Jr.</w:t>
      </w:r>
    </w:p>
    <w:p w14:paraId="753448FE" w14:textId="77777777" w:rsidR="00162074" w:rsidRDefault="006E4140">
      <w:pPr>
        <w:pStyle w:val="Character"/>
        <w:suppressLineNumbers w:val="0"/>
      </w:pPr>
      <w:r>
        <w:t>Speedy Gonzales</w:t>
      </w:r>
    </w:p>
    <w:p w14:paraId="71E13015" w14:textId="77777777" w:rsidR="00162074" w:rsidRDefault="006E4140">
      <w:r>
        <w:t>Hola, pussycat! Are you looking for a nice mouse for dinner?</w:t>
      </w:r>
    </w:p>
    <w:p w14:paraId="66FE808D" w14:textId="77777777" w:rsidR="00162074" w:rsidRDefault="006E4140">
      <w:pPr>
        <w:pStyle w:val="Character"/>
        <w:suppressLineNumbers w:val="0"/>
      </w:pPr>
      <w:r>
        <w:t>Mulan</w:t>
      </w:r>
    </w:p>
    <w:p w14:paraId="4C9682DB" w14:textId="77777777" w:rsidR="00162074" w:rsidRDefault="006E4140">
      <w:r>
        <w:t>Go catch these invasive mice!</w:t>
      </w:r>
    </w:p>
    <w:p w14:paraId="4526D909" w14:textId="77777777" w:rsidR="00162074" w:rsidRDefault="006E4140">
      <w:pPr>
        <w:pStyle w:val="Effects"/>
        <w:suppressLineNumbers w:val="0"/>
      </w:pPr>
      <w:r>
        <w:t xml:space="preserve">Angela Chan unloads all six princesses and extracts a sector of cheese from Cart </w:t>
      </w:r>
      <w:r>
        <w:lastRenderedPageBreak/>
        <w:t>D, raising and lowering, until the mice swarm to her.</w:t>
      </w:r>
    </w:p>
    <w:p w14:paraId="7E610110" w14:textId="77777777" w:rsidR="00162074" w:rsidRDefault="006E4140">
      <w:pPr>
        <w:pStyle w:val="Character"/>
        <w:suppressLineNumbers w:val="0"/>
      </w:pPr>
      <w:r>
        <w:t>Cinderella</w:t>
      </w:r>
    </w:p>
    <w:p w14:paraId="6A72B800" w14:textId="77777777" w:rsidR="00162074" w:rsidRDefault="006E4140">
      <w:r>
        <w:t>How dare you catch my friends?</w:t>
      </w:r>
    </w:p>
    <w:p w14:paraId="4E09B523" w14:textId="77777777" w:rsidR="00162074" w:rsidRDefault="006E4140">
      <w:pPr>
        <w:pStyle w:val="Character"/>
        <w:suppressLineNumbers w:val="0"/>
      </w:pPr>
      <w:r>
        <w:t>Adela Chan Jr</w:t>
      </w:r>
    </w:p>
    <w:p w14:paraId="6576D116" w14:textId="77777777" w:rsidR="00162074" w:rsidRDefault="006E4140">
      <w:r>
        <w:t xml:space="preserve">These are Mexican mice rather than Old-world mice. </w:t>
      </w:r>
      <w:r>
        <w:rPr>
          <w:rFonts w:hint="eastAsia"/>
        </w:rPr>
        <w:t>Color</w:t>
      </w:r>
      <w:r>
        <w:t>s, occurrences and preferences distinguish everything.</w:t>
      </w:r>
    </w:p>
    <w:p w14:paraId="1A401CE0" w14:textId="77777777" w:rsidR="00162074" w:rsidRDefault="006E4140">
      <w:pPr>
        <w:pStyle w:val="Character"/>
        <w:suppressLineNumbers w:val="0"/>
      </w:pPr>
      <w:r>
        <w:t>Cinderella</w:t>
      </w:r>
    </w:p>
    <w:p w14:paraId="28A075B9" w14:textId="77777777" w:rsidR="00162074" w:rsidRDefault="006E4140">
      <w:r>
        <w:t xml:space="preserve">Sorry, my Saver. </w:t>
      </w:r>
      <w:r>
        <w:rPr>
          <w:i/>
        </w:rPr>
        <w:t>(Embarks Cart W)</w:t>
      </w:r>
    </w:p>
    <w:p w14:paraId="2ED10476" w14:textId="77777777" w:rsidR="00162074" w:rsidRDefault="006E4140">
      <w:pPr>
        <w:pStyle w:val="Effects"/>
        <w:suppressLineNumbers w:val="0"/>
      </w:pPr>
      <w:r>
        <w:t>Merida intends to shoot these mice, but shoots a black figure in the distance. It was King Kong, which was striding towards the scene.</w:t>
      </w:r>
    </w:p>
    <w:p w14:paraId="23A4FCEF" w14:textId="77777777" w:rsidR="00162074" w:rsidRDefault="006E4140">
      <w:pPr>
        <w:pStyle w:val="Character"/>
        <w:suppressLineNumbers w:val="0"/>
      </w:pPr>
      <w:r>
        <w:t>King Kong</w:t>
      </w:r>
    </w:p>
    <w:p w14:paraId="0B881D0B" w14:textId="77777777" w:rsidR="00162074" w:rsidRDefault="006E4140">
      <w:r>
        <w:t xml:space="preserve">You’ve had your days! </w:t>
      </w:r>
      <w:r>
        <w:rPr>
          <w:i/>
        </w:rPr>
        <w:t>(Crawling towards Adela and Angela Chan as well as the princesses)</w:t>
      </w:r>
    </w:p>
    <w:p w14:paraId="7FCED5A8" w14:textId="77777777" w:rsidR="00162074" w:rsidRDefault="006E4140">
      <w:pPr>
        <w:pStyle w:val="Effects"/>
        <w:suppressLineNumbers w:val="0"/>
      </w:pPr>
      <w:r>
        <w:t>Flash back to Odyssey Events Pavilion, 22:00, when and where Adela Chan Jr encounters Belle and Rapunzel with Moana.</w:t>
      </w:r>
    </w:p>
    <w:p w14:paraId="3CE783BE" w14:textId="77777777" w:rsidR="00162074" w:rsidRDefault="006E4140">
      <w:pPr>
        <w:pStyle w:val="Character"/>
        <w:suppressLineNumbers w:val="0"/>
      </w:pPr>
      <w:r>
        <w:t>Adela Chan Jr</w:t>
      </w:r>
    </w:p>
    <w:p w14:paraId="18B5F7A7" w14:textId="77777777" w:rsidR="00162074" w:rsidRDefault="006E4140">
      <w:r>
        <w:t>May God bless fortune on your Highness, Belle!</w:t>
      </w:r>
    </w:p>
    <w:p w14:paraId="17EA7D2A" w14:textId="77777777" w:rsidR="00162074" w:rsidRDefault="006E4140">
      <w:pPr>
        <w:pStyle w:val="Character"/>
        <w:suppressLineNumbers w:val="0"/>
      </w:pPr>
      <w:r>
        <w:t>Belle</w:t>
      </w:r>
    </w:p>
    <w:p w14:paraId="19D07047" w14:textId="77777777" w:rsidR="00162074" w:rsidRDefault="006E4140">
      <w:r>
        <w:t>Thank you, but the Beast is turning to hurt instead of helping.</w:t>
      </w:r>
    </w:p>
    <w:p w14:paraId="6C701A39" w14:textId="77777777" w:rsidR="00162074" w:rsidRDefault="006E4140">
      <w:pPr>
        <w:pStyle w:val="Character"/>
        <w:suppressLineNumbers w:val="0"/>
      </w:pPr>
      <w:r>
        <w:t>Adela Chan Jr</w:t>
      </w:r>
    </w:p>
    <w:p w14:paraId="23AAF305" w14:textId="77777777" w:rsidR="00162074" w:rsidRDefault="006E4140">
      <w:r>
        <w:t>You mean, the gigantic ape hijacking EPCOT!</w:t>
      </w:r>
    </w:p>
    <w:p w14:paraId="7039D976" w14:textId="77777777" w:rsidR="00162074" w:rsidRDefault="006E4140">
      <w:pPr>
        <w:pStyle w:val="Effects"/>
        <w:suppressLineNumbers w:val="0"/>
      </w:pPr>
      <w:r>
        <w:t>Moana summons the Ocean to intimidate and collapse King Kong, during whose unconsciousness she leaves the pavilion with Belle and Rapunzel. Flash forward to the timepoint before last flashback.</w:t>
      </w:r>
    </w:p>
    <w:p w14:paraId="76586B1E" w14:textId="77777777" w:rsidR="00162074" w:rsidRDefault="006E4140">
      <w:pPr>
        <w:pStyle w:val="Character"/>
        <w:suppressLineNumbers w:val="0"/>
      </w:pPr>
      <w:r>
        <w:t>Adela Chan Jr</w:t>
      </w:r>
    </w:p>
    <w:p w14:paraId="3912436D" w14:textId="77777777" w:rsidR="00162074" w:rsidRDefault="006E4140">
      <w:r>
        <w:t>Moana’s Ocean is his best enemy.</w:t>
      </w:r>
    </w:p>
    <w:p w14:paraId="0CB18B3C" w14:textId="77777777" w:rsidR="00162074" w:rsidRDefault="006E4140">
      <w:pPr>
        <w:pStyle w:val="Character"/>
        <w:suppressLineNumbers w:val="0"/>
      </w:pPr>
      <w:r>
        <w:t>Moana</w:t>
      </w:r>
    </w:p>
    <w:p w14:paraId="12374016" w14:textId="77777777" w:rsidR="00162074" w:rsidRDefault="006E4140">
      <w:r>
        <w:t>Summon!</w:t>
      </w:r>
    </w:p>
    <w:p w14:paraId="6CA243D0" w14:textId="77777777" w:rsidR="00162074" w:rsidRDefault="006E4140">
      <w:pPr>
        <w:pStyle w:val="Effects"/>
        <w:suppressLineNumbers w:val="0"/>
      </w:pPr>
      <w:r>
        <w:t>Ocean rises to wash King Kong down to the ground, and then Mulan shoots it with three arrows.</w:t>
      </w:r>
    </w:p>
    <w:p w14:paraId="281068C4" w14:textId="77777777" w:rsidR="00162074" w:rsidRDefault="006E4140">
      <w:pPr>
        <w:pStyle w:val="Character"/>
        <w:suppressLineNumbers w:val="0"/>
      </w:pPr>
      <w:r>
        <w:t>Angela Chan</w:t>
      </w:r>
    </w:p>
    <w:p w14:paraId="188FF7C1" w14:textId="77777777" w:rsidR="00162074" w:rsidRDefault="006E4140">
      <w:r>
        <w:t>Another Brilliant Performance!</w:t>
      </w:r>
    </w:p>
    <w:p w14:paraId="662064B4" w14:textId="77777777" w:rsidR="00162074" w:rsidRDefault="006E4140">
      <w:pPr>
        <w:pStyle w:val="Effects"/>
        <w:suppressLineNumbers w:val="0"/>
      </w:pPr>
      <w:r>
        <w:t>All continues to trap the Mexican mice into the ocean, but Speedy Gonzales escaped, until Rapunzel catches it and returned.</w:t>
      </w:r>
    </w:p>
    <w:p w14:paraId="03C43313" w14:textId="77777777" w:rsidR="00162074" w:rsidRDefault="006E4140">
      <w:pPr>
        <w:pStyle w:val="Character"/>
        <w:suppressLineNumbers w:val="0"/>
      </w:pPr>
      <w:r>
        <w:t>Mulan</w:t>
      </w:r>
    </w:p>
    <w:p w14:paraId="18E7FFAD" w14:textId="77777777" w:rsidR="00162074" w:rsidRDefault="006E4140">
      <w:r>
        <w:t>How did you catch it?</w:t>
      </w:r>
    </w:p>
    <w:p w14:paraId="174843ED" w14:textId="77777777" w:rsidR="00162074" w:rsidRDefault="006E4140">
      <w:pPr>
        <w:pStyle w:val="Character"/>
        <w:suppressLineNumbers w:val="0"/>
      </w:pPr>
      <w:r>
        <w:t>Rapunzel</w:t>
      </w:r>
    </w:p>
    <w:p w14:paraId="4A6297CA" w14:textId="77777777" w:rsidR="00162074" w:rsidRDefault="006E4140">
      <w:r>
        <w:t>I just ran after it until it encounters Elsa who froze it magically.</w:t>
      </w:r>
    </w:p>
    <w:p w14:paraId="4365FF2B" w14:textId="77777777" w:rsidR="00162074" w:rsidRDefault="006E4140">
      <w:pPr>
        <w:pStyle w:val="Character"/>
        <w:suppressLineNumbers w:val="0"/>
      </w:pPr>
      <w:r>
        <w:lastRenderedPageBreak/>
        <w:t>Mulan</w:t>
      </w:r>
    </w:p>
    <w:p w14:paraId="3AFAE5D8" w14:textId="77777777" w:rsidR="00162074" w:rsidRDefault="006E4140">
      <w:r>
        <w:t>Where is Elsa?</w:t>
      </w:r>
    </w:p>
    <w:p w14:paraId="46506569" w14:textId="77777777" w:rsidR="00162074" w:rsidRDefault="006E4140">
      <w:pPr>
        <w:pStyle w:val="Character"/>
        <w:suppressLineNumbers w:val="0"/>
      </w:pPr>
      <w:r>
        <w:t>Rapunzel</w:t>
      </w:r>
    </w:p>
    <w:p w14:paraId="154F5419" w14:textId="77777777" w:rsidR="00162074" w:rsidRDefault="006E4140">
      <w:r>
        <w:t>Room 404, T8, Teachers’ Petal.</w:t>
      </w:r>
    </w:p>
    <w:p w14:paraId="1F5A0C97" w14:textId="77777777" w:rsidR="00162074" w:rsidRDefault="006E4140">
      <w:pPr>
        <w:pStyle w:val="Character"/>
        <w:suppressLineNumbers w:val="0"/>
      </w:pPr>
      <w:r>
        <w:rPr>
          <w:rFonts w:hint="eastAsia"/>
        </w:rPr>
        <w:t>Mulan</w:t>
      </w:r>
    </w:p>
    <w:p w14:paraId="5CA1B799" w14:textId="77777777" w:rsidR="00162074" w:rsidRDefault="006E4140">
      <w:r>
        <w:t>Why didn’t you carry her?</w:t>
      </w:r>
    </w:p>
    <w:p w14:paraId="430D5202" w14:textId="77777777" w:rsidR="00162074" w:rsidRDefault="006E4140">
      <w:pPr>
        <w:pStyle w:val="Character"/>
        <w:suppressLineNumbers w:val="0"/>
      </w:pPr>
      <w:r>
        <w:t>Rapunzel</w:t>
      </w:r>
    </w:p>
    <w:p w14:paraId="710FE001" w14:textId="77777777" w:rsidR="00162074" w:rsidRDefault="006E4140">
      <w:r>
        <w:t>She is chained by several privates of the untied tastes, among which one cut my magic hair.</w:t>
      </w:r>
    </w:p>
    <w:p w14:paraId="091178EF" w14:textId="77777777" w:rsidR="00162074" w:rsidRDefault="006E4140">
      <w:pPr>
        <w:pStyle w:val="Character"/>
        <w:suppressLineNumbers w:val="0"/>
      </w:pPr>
      <w:r>
        <w:t>Mulan</w:t>
      </w:r>
    </w:p>
    <w:p w14:paraId="7E5911F5" w14:textId="77777777" w:rsidR="00162074" w:rsidRDefault="006E4140">
      <w:r>
        <w:t>Now, let me observe them.</w:t>
      </w:r>
    </w:p>
    <w:p w14:paraId="3A12D97E" w14:textId="77777777" w:rsidR="00162074" w:rsidRDefault="006E4140">
      <w:pPr>
        <w:pStyle w:val="Effects"/>
        <w:suppressLineNumbers w:val="0"/>
      </w:pPr>
      <w:r>
        <w:t>Holding Cart W, Adela Chan Jr stayed at the earth shelter nearby. All others set off to Teachers’ Petal with Cart D.</w:t>
      </w:r>
    </w:p>
    <w:p w14:paraId="002E896C" w14:textId="77777777" w:rsidR="00162074" w:rsidRDefault="006E4140">
      <w:pPr>
        <w:pStyle w:val="Heading2"/>
      </w:pPr>
      <w:bookmarkStart w:id="77" w:name="_Toc80735945"/>
      <w:bookmarkStart w:id="78" w:name="_Toc83995204"/>
      <w:r>
        <w:t>Scene XVI</w:t>
      </w:r>
      <w:bookmarkEnd w:id="77"/>
      <w:bookmarkEnd w:id="78"/>
    </w:p>
    <w:p w14:paraId="145AB520" w14:textId="77777777" w:rsidR="00162074" w:rsidRDefault="006E4140">
      <w:pPr>
        <w:pStyle w:val="Effects"/>
        <w:suppressLineNumbers w:val="0"/>
      </w:pPr>
      <w:r>
        <w:t>INTERIOR — Room 404, T8, Teachers’ Petal. A white-haired woman is tied to a column with an ice blue sweater, also, with bold white letters "JUST LET IT GO", black sparkly sweatpants, and ice blue ballet flats. Chopping down the ropes and columns, Mulan recognizes and leads Elsa around the Teachers’ Petal.</w:t>
      </w:r>
    </w:p>
    <w:p w14:paraId="76E34BA3" w14:textId="77777777" w:rsidR="00162074" w:rsidRDefault="006E4140">
      <w:pPr>
        <w:pStyle w:val="Character"/>
        <w:suppressLineNumbers w:val="0"/>
      </w:pPr>
      <w:r>
        <w:t>Mulan</w:t>
      </w:r>
    </w:p>
    <w:p w14:paraId="08D9B192" w14:textId="77777777" w:rsidR="00162074" w:rsidRDefault="006E4140">
      <w:r>
        <w:t>Elsa, your Majesty of Celebration, it is Anna to be our next target, and her Majesty of Discovery!</w:t>
      </w:r>
    </w:p>
    <w:p w14:paraId="227DF5BF" w14:textId="77777777" w:rsidR="00162074" w:rsidRDefault="006E4140">
      <w:pPr>
        <w:pStyle w:val="Character"/>
        <w:suppressLineNumbers w:val="0"/>
      </w:pPr>
      <w:r>
        <w:t>Elsa</w:t>
      </w:r>
    </w:p>
    <w:p w14:paraId="554973B5" w14:textId="77777777" w:rsidR="00162074" w:rsidRDefault="006E4140">
      <w:r>
        <w:t xml:space="preserve">Here we go! </w:t>
      </w:r>
      <w:r>
        <w:rPr>
          <w:i/>
        </w:rPr>
        <w:t>(Sprinting towards the stairs)</w:t>
      </w:r>
    </w:p>
    <w:p w14:paraId="7DE8BFFD" w14:textId="77777777" w:rsidR="00162074" w:rsidRDefault="006E4140">
      <w:pPr>
        <w:pStyle w:val="Effects"/>
        <w:suppressLineNumbers w:val="0"/>
      </w:pPr>
      <w:r>
        <w:t>From Room 403 emerge three untied tastes’ privates, and Elsa retreats and freezes them.</w:t>
      </w:r>
    </w:p>
    <w:p w14:paraId="651A59EC" w14:textId="77777777" w:rsidR="00162074" w:rsidRDefault="006E4140">
      <w:pPr>
        <w:pStyle w:val="Character"/>
        <w:suppressLineNumbers w:val="0"/>
      </w:pPr>
      <w:r>
        <w:t>Angela Chan</w:t>
      </w:r>
    </w:p>
    <w:p w14:paraId="3EF8AD3E" w14:textId="77777777" w:rsidR="00162074" w:rsidRDefault="006E4140">
      <w:r>
        <w:rPr>
          <w:i/>
          <w:iCs/>
        </w:rPr>
        <w:t>(Obtaining the privates’ speakers)</w:t>
      </w:r>
      <w:r>
        <w:t xml:space="preserve"> Elsa your Majesty conducting God’s punishment, is bound for conquest without battle. </w:t>
      </w:r>
      <w:r>
        <w:rPr>
          <w:i/>
        </w:rPr>
        <w:t>(Delivering two speakers to Elsa)</w:t>
      </w:r>
    </w:p>
    <w:p w14:paraId="651AFCB0" w14:textId="77777777" w:rsidR="00162074" w:rsidRDefault="006E4140">
      <w:pPr>
        <w:pStyle w:val="Character"/>
        <w:suppressLineNumbers w:val="0"/>
      </w:pPr>
      <w:r>
        <w:t>Elsa</w:t>
      </w:r>
    </w:p>
    <w:p w14:paraId="575CCB9F" w14:textId="77777777" w:rsidR="00162074" w:rsidRDefault="006E4140">
      <w:r>
        <w:t>How to know that?</w:t>
      </w:r>
    </w:p>
    <w:p w14:paraId="1DFC6AE1" w14:textId="77777777" w:rsidR="00162074" w:rsidRDefault="006E4140">
      <w:pPr>
        <w:pStyle w:val="Character"/>
        <w:suppressLineNumbers w:val="0"/>
      </w:pPr>
      <w:r>
        <w:t>Angela Chan</w:t>
      </w:r>
    </w:p>
    <w:p w14:paraId="779D0497" w14:textId="77777777" w:rsidR="00162074" w:rsidRDefault="006E4140">
      <w:r>
        <w:t>As your Majesty restores soldiers and civilians from the states to our EPCOT, Our Fathers will be very delighted to be commemorated. This will occur once and only once within this millennium.</w:t>
      </w:r>
    </w:p>
    <w:p w14:paraId="5DC6004D" w14:textId="77777777" w:rsidR="00162074" w:rsidRDefault="006E4140">
      <w:pPr>
        <w:pStyle w:val="Character"/>
        <w:suppressLineNumbers w:val="0"/>
      </w:pPr>
      <w:r>
        <w:t>Elsa</w:t>
      </w:r>
    </w:p>
    <w:p w14:paraId="10067619" w14:textId="77777777" w:rsidR="00162074" w:rsidRDefault="006E4140">
      <w:pPr>
        <w:rPr>
          <w:i/>
          <w:iCs/>
        </w:rPr>
      </w:pPr>
      <w:r>
        <w:t xml:space="preserve">This is </w:t>
      </w:r>
      <w:r>
        <w:rPr>
          <w:rFonts w:hint="eastAsia"/>
        </w:rPr>
        <w:t>what</w:t>
      </w:r>
      <w:r>
        <w:t xml:space="preserve"> we’re expecting. </w:t>
      </w:r>
      <w:r>
        <w:rPr>
          <w:i/>
          <w:iCs/>
        </w:rPr>
        <w:t>(Sprinting down the stair</w:t>
      </w:r>
      <w:r>
        <w:rPr>
          <w:rFonts w:hint="eastAsia"/>
          <w:i/>
          <w:iCs/>
        </w:rPr>
        <w:t>s</w:t>
      </w:r>
      <w:r>
        <w:rPr>
          <w:i/>
          <w:iCs/>
        </w:rPr>
        <w:t>)</w:t>
      </w:r>
    </w:p>
    <w:p w14:paraId="62ED54AD" w14:textId="77777777" w:rsidR="00162074" w:rsidRDefault="006E4140">
      <w:pPr>
        <w:pStyle w:val="Character"/>
      </w:pPr>
      <w:r>
        <w:lastRenderedPageBreak/>
        <w:t>Mulan</w:t>
      </w:r>
    </w:p>
    <w:p w14:paraId="45D66882" w14:textId="77777777" w:rsidR="00162074" w:rsidRDefault="006E4140">
      <w:r>
        <w:t>My expectation, too.</w:t>
      </w:r>
    </w:p>
    <w:p w14:paraId="4D742023" w14:textId="77777777" w:rsidR="00162074" w:rsidRDefault="006E4140">
      <w:pPr>
        <w:pStyle w:val="Effects"/>
        <w:suppressLineNumbers w:val="0"/>
      </w:pPr>
      <w:r>
        <w:t>All follows Elsa down the building.</w:t>
      </w:r>
    </w:p>
    <w:p w14:paraId="7B01C18B" w14:textId="77777777" w:rsidR="00162074" w:rsidRDefault="006E4140">
      <w:pPr>
        <w:pStyle w:val="Heading2"/>
      </w:pPr>
      <w:bookmarkStart w:id="79" w:name="_Toc83995205"/>
      <w:r>
        <w:t>Scene XVII</w:t>
      </w:r>
      <w:bookmarkEnd w:id="79"/>
    </w:p>
    <w:p w14:paraId="0D6AE1BE" w14:textId="77777777" w:rsidR="00162074" w:rsidRDefault="006E4140">
      <w:pPr>
        <w:pStyle w:val="Effects"/>
        <w:suppressLineNumbers w:val="0"/>
      </w:pPr>
      <w:r>
        <w:t>EXTERIOR — Organizers’ Petal. Presuming that Anna is located there, Angela Chan and Elsa keep the gate of House O1, with Mulan, Rapunzel and Moana searching in the public basement, while Pocahontas, Tiana and Merida explore and inspect clues within the petal’s overground infrastructures.</w:t>
      </w:r>
    </w:p>
    <w:p w14:paraId="5862ED65" w14:textId="77777777" w:rsidR="00162074" w:rsidRDefault="006E4140">
      <w:pPr>
        <w:pStyle w:val="Character"/>
        <w:suppressLineNumbers w:val="0"/>
      </w:pPr>
      <w:r>
        <w:t>Elsa</w:t>
      </w:r>
    </w:p>
    <w:p w14:paraId="663A1E72" w14:textId="77777777" w:rsidR="00162074" w:rsidRDefault="006E4140">
      <w:r>
        <w:t>Thanks for your delicacies around the world.</w:t>
      </w:r>
    </w:p>
    <w:p w14:paraId="5EAEE4B0" w14:textId="77777777" w:rsidR="00162074" w:rsidRDefault="006E4140">
      <w:pPr>
        <w:pStyle w:val="Character"/>
        <w:suppressLineNumbers w:val="0"/>
      </w:pPr>
      <w:r>
        <w:t>Angela Chan</w:t>
      </w:r>
    </w:p>
    <w:p w14:paraId="768815A4" w14:textId="77777777" w:rsidR="00162074" w:rsidRDefault="006E4140">
      <w:pPr>
        <w:rPr>
          <w:i/>
          <w:iCs/>
        </w:rPr>
      </w:pPr>
      <w:r>
        <w:t xml:space="preserve">You are welcome, but my wish is to gather Anna and Raya before midnight. </w:t>
      </w:r>
      <w:r>
        <w:rPr>
          <w:i/>
          <w:iCs/>
        </w:rPr>
        <w:t>(Turn on her speaker) Could you please turn to Mulan or Pocahontas?</w:t>
      </w:r>
    </w:p>
    <w:p w14:paraId="5DB32F62" w14:textId="77777777" w:rsidR="00162074" w:rsidRDefault="006E4140">
      <w:pPr>
        <w:pStyle w:val="Character"/>
        <w:suppressLineNumbers w:val="0"/>
      </w:pPr>
      <w:r>
        <w:t>(Pocahontas)</w:t>
      </w:r>
    </w:p>
    <w:p w14:paraId="3E2DB7B7" w14:textId="77777777" w:rsidR="00162074" w:rsidRDefault="006E4140">
      <w:r>
        <w:t>This is Pocahontas. We have gathered one clue, “A white beam is raising from the orient.”</w:t>
      </w:r>
    </w:p>
    <w:p w14:paraId="7AEDBDA5" w14:textId="77777777" w:rsidR="00162074" w:rsidRDefault="006E4140">
      <w:pPr>
        <w:pStyle w:val="Character"/>
        <w:suppressLineNumbers w:val="0"/>
      </w:pPr>
      <w:r>
        <w:t>Angela Chan</w:t>
      </w:r>
    </w:p>
    <w:p w14:paraId="0D915ECD" w14:textId="77777777" w:rsidR="00162074" w:rsidRDefault="006E4140">
      <w:r>
        <w:t>Please regroup the letters, your Majesties.</w:t>
      </w:r>
    </w:p>
    <w:p w14:paraId="1CEE9BB1" w14:textId="77777777" w:rsidR="00162074" w:rsidRDefault="006E4140">
      <w:pPr>
        <w:pStyle w:val="Character"/>
        <w:suppressLineNumbers w:val="0"/>
      </w:pPr>
      <w:r>
        <w:t>(Tiana)</w:t>
      </w:r>
    </w:p>
    <w:p w14:paraId="08D79824" w14:textId="77777777" w:rsidR="00162074" w:rsidRDefault="006E4140">
      <w:r>
        <w:t>“She goes in basement II with fair armor.”</w:t>
      </w:r>
    </w:p>
    <w:p w14:paraId="51F45174" w14:textId="77777777" w:rsidR="00162074" w:rsidRDefault="006E4140">
      <w:pPr>
        <w:pStyle w:val="Character"/>
        <w:suppressLineNumbers w:val="0"/>
      </w:pPr>
      <w:r>
        <w:t>Angela Chan</w:t>
      </w:r>
    </w:p>
    <w:p w14:paraId="24E5A7B5" w14:textId="77777777" w:rsidR="00162074" w:rsidRDefault="006E4140">
      <w:r>
        <w:t>And then…</w:t>
      </w:r>
    </w:p>
    <w:p w14:paraId="195F990F" w14:textId="77777777" w:rsidR="00162074" w:rsidRDefault="006E4140">
      <w:pPr>
        <w:pStyle w:val="Character"/>
        <w:suppressLineNumbers w:val="0"/>
      </w:pPr>
      <w:r>
        <w:t>(Merida)</w:t>
      </w:r>
    </w:p>
    <w:p w14:paraId="037F80D0" w14:textId="77777777" w:rsidR="00162074" w:rsidRDefault="006E4140">
      <w:r>
        <w:t>“Beware night shaman’s roof termite III!”</w:t>
      </w:r>
    </w:p>
    <w:p w14:paraId="4D7D4D0E" w14:textId="77777777" w:rsidR="00162074" w:rsidRDefault="006E4140">
      <w:pPr>
        <w:pStyle w:val="Character"/>
        <w:suppressLineNumbers w:val="0"/>
      </w:pPr>
      <w:r>
        <w:t>Angela Chan</w:t>
      </w:r>
    </w:p>
    <w:p w14:paraId="5B01F357" w14:textId="77777777" w:rsidR="00162074" w:rsidRDefault="006E4140">
      <w:r>
        <w:t>Who is night shaman III?</w:t>
      </w:r>
    </w:p>
    <w:p w14:paraId="74E147F7" w14:textId="77777777" w:rsidR="00162074" w:rsidRDefault="006E4140">
      <w:pPr>
        <w:pStyle w:val="Effects"/>
        <w:suppressLineNumbers w:val="0"/>
      </w:pPr>
      <w:r>
        <w:t>No one replies within three seconds.</w:t>
      </w:r>
    </w:p>
    <w:p w14:paraId="0192B623" w14:textId="77777777" w:rsidR="00162074" w:rsidRDefault="006E4140">
      <w:pPr>
        <w:pStyle w:val="Character"/>
        <w:suppressLineNumbers w:val="0"/>
      </w:pPr>
      <w:r>
        <w:t>(Bilbo Baggins, Frodo Baggins, Gandalf the Grey)</w:t>
      </w:r>
    </w:p>
    <w:p w14:paraId="7462034D" w14:textId="77777777" w:rsidR="00162074" w:rsidRDefault="006E4140">
      <w:r>
        <w:rPr>
          <w:i/>
          <w:iCs/>
        </w:rPr>
        <w:t>(Jealously)</w:t>
      </w:r>
      <w:r>
        <w:t xml:space="preserve"> Ha, ha, ha! You Catch Me!</w:t>
      </w:r>
    </w:p>
    <w:p w14:paraId="6F258FB7" w14:textId="77777777" w:rsidR="00162074" w:rsidRDefault="006E4140">
      <w:pPr>
        <w:pStyle w:val="Effects"/>
        <w:suppressLineNumbers w:val="0"/>
      </w:pPr>
      <w:r>
        <w:t>Upon their appearance on the screen, three arrows smash into their hips.</w:t>
      </w:r>
    </w:p>
    <w:p w14:paraId="0F0756B2" w14:textId="77777777" w:rsidR="00162074" w:rsidRDefault="006E4140">
      <w:pPr>
        <w:pStyle w:val="Character"/>
        <w:suppressLineNumbers w:val="0"/>
      </w:pPr>
      <w:r>
        <w:t>Angela Chan</w:t>
      </w:r>
    </w:p>
    <w:p w14:paraId="27959DD8" w14:textId="77777777" w:rsidR="00162074" w:rsidRDefault="006E4140">
      <w:r>
        <w:t>There! Elsa, your majestic turn!</w:t>
      </w:r>
    </w:p>
    <w:p w14:paraId="31D51D45" w14:textId="77777777" w:rsidR="00162074" w:rsidRDefault="006E4140">
      <w:pPr>
        <w:pStyle w:val="Effects"/>
        <w:suppressLineNumbers w:val="0"/>
      </w:pPr>
      <w:r>
        <w:t>Elsa raises her magical hands to freeze Bilbo and Frodo Baggins, and then Gandalf the Grey.</w:t>
      </w:r>
    </w:p>
    <w:p w14:paraId="57D0A393" w14:textId="77777777" w:rsidR="00162074" w:rsidRDefault="006E4140">
      <w:pPr>
        <w:pStyle w:val="Character"/>
        <w:suppressLineNumbers w:val="0"/>
      </w:pPr>
      <w:r>
        <w:t>Angela Chan</w:t>
      </w:r>
    </w:p>
    <w:p w14:paraId="7A20317D" w14:textId="77777777" w:rsidR="00162074" w:rsidRDefault="006E4140">
      <w:r>
        <w:t>Your majesty, they have multifunctional magics, much more than freezing of yours… It’s high time to search and rescue Anna in Basement two.</w:t>
      </w:r>
    </w:p>
    <w:p w14:paraId="4017889D" w14:textId="77777777" w:rsidR="00162074" w:rsidRDefault="006E4140">
      <w:pPr>
        <w:pStyle w:val="Effects"/>
        <w:suppressLineNumbers w:val="0"/>
        <w:rPr>
          <w:i/>
          <w:iCs/>
        </w:rPr>
      </w:pPr>
      <w:r>
        <w:t xml:space="preserve">Elsa and Angela Chan pace down the stairs to Basement two, public basement, but the unfortunate thing is Elsa tripped by Speedy Gonzales and then captured </w:t>
      </w:r>
      <w:r>
        <w:lastRenderedPageBreak/>
        <w:t xml:space="preserve">by groups of Mexican mice in Basement one. </w:t>
      </w:r>
      <w:r>
        <w:rPr>
          <w:i/>
          <w:iCs/>
        </w:rPr>
        <w:t>(Off-screen)</w:t>
      </w:r>
    </w:p>
    <w:p w14:paraId="61E0C0C8" w14:textId="77777777" w:rsidR="00162074" w:rsidRDefault="006E4140">
      <w:pPr>
        <w:pStyle w:val="Heading2"/>
      </w:pPr>
      <w:bookmarkStart w:id="80" w:name="_Toc83995206"/>
      <w:r>
        <w:t>Scene XVIII</w:t>
      </w:r>
      <w:bookmarkEnd w:id="80"/>
    </w:p>
    <w:p w14:paraId="06509905" w14:textId="77777777" w:rsidR="00162074" w:rsidRDefault="006E4140">
      <w:pPr>
        <w:pStyle w:val="Effects"/>
        <w:suppressLineNumbers w:val="0"/>
      </w:pPr>
      <w:r>
        <w:t>INTERIOR — Basement two, Organizers’ Petal, enclosed by darkness.</w:t>
      </w:r>
    </w:p>
    <w:p w14:paraId="5D0AF88E" w14:textId="77777777" w:rsidR="00162074" w:rsidRDefault="006E4140">
      <w:pPr>
        <w:pStyle w:val="Character"/>
        <w:suppressLineNumbers w:val="0"/>
      </w:pPr>
      <w:r>
        <w:t>Mulan</w:t>
      </w:r>
    </w:p>
    <w:p w14:paraId="08EE5214" w14:textId="77777777" w:rsidR="00162074" w:rsidRDefault="006E4140">
      <w:r>
        <w:t>Where is Elsa, Angela Chan?</w:t>
      </w:r>
    </w:p>
    <w:p w14:paraId="39CF91B9" w14:textId="77777777" w:rsidR="00162074" w:rsidRDefault="006E4140">
      <w:pPr>
        <w:pStyle w:val="Character"/>
        <w:suppressLineNumbers w:val="0"/>
      </w:pPr>
      <w:r>
        <w:t>Angela Chan</w:t>
      </w:r>
    </w:p>
    <w:p w14:paraId="6B16327B" w14:textId="77777777" w:rsidR="00162074" w:rsidRDefault="006E4140">
      <w:r>
        <w:t>Trapped and captured by thousands of invasive mice in Basement 1.</w:t>
      </w:r>
    </w:p>
    <w:p w14:paraId="4D9B9570" w14:textId="77777777" w:rsidR="00162074" w:rsidRDefault="006E4140">
      <w:pPr>
        <w:pStyle w:val="Character"/>
        <w:suppressLineNumbers w:val="0"/>
      </w:pPr>
      <w:r>
        <w:t>Mulan</w:t>
      </w:r>
    </w:p>
    <w:p w14:paraId="64C0D429" w14:textId="77777777" w:rsidR="00162074" w:rsidRDefault="006E4140">
      <w:r>
        <w:t>And then?</w:t>
      </w:r>
    </w:p>
    <w:p w14:paraId="54980701" w14:textId="77777777" w:rsidR="00162074" w:rsidRDefault="006E4140">
      <w:pPr>
        <w:pStyle w:val="Character"/>
        <w:suppressLineNumbers w:val="0"/>
      </w:pPr>
      <w:r>
        <w:t>Angela Chan</w:t>
      </w:r>
    </w:p>
    <w:p w14:paraId="67519098" w14:textId="77777777" w:rsidR="00162074" w:rsidRDefault="006E4140">
      <w:r>
        <w:t>Her majesty is fight</w:t>
      </w:r>
      <w:r>
        <w:rPr>
          <w:rFonts w:hint="eastAsia"/>
        </w:rPr>
        <w:t>ing</w:t>
      </w:r>
      <w:r>
        <w:t xml:space="preserve"> against three “night shamans”, assuming that Speedy Gonzales is their “roof termite”.</w:t>
      </w:r>
    </w:p>
    <w:p w14:paraId="3F251240" w14:textId="77777777" w:rsidR="00162074" w:rsidRDefault="006E4140">
      <w:pPr>
        <w:pStyle w:val="Character"/>
        <w:suppressLineNumbers w:val="0"/>
      </w:pPr>
      <w:r>
        <w:t>Mulan</w:t>
      </w:r>
    </w:p>
    <w:p w14:paraId="0C3A04D5" w14:textId="77777777" w:rsidR="00162074" w:rsidRDefault="006E4140">
      <w:r>
        <w:t>Let’s see.</w:t>
      </w:r>
    </w:p>
    <w:p w14:paraId="28D82237" w14:textId="77777777" w:rsidR="00162074" w:rsidRDefault="006E4140">
      <w:pPr>
        <w:pStyle w:val="Effects"/>
        <w:suppressLineNumbers w:val="0"/>
      </w:pPr>
      <w:r>
        <w:t>Angela Chan and Mulan creep onto Basement one.</w:t>
      </w:r>
    </w:p>
    <w:p w14:paraId="06A572B9" w14:textId="77777777" w:rsidR="00162074" w:rsidRDefault="006E4140">
      <w:pPr>
        <w:pStyle w:val="Character"/>
        <w:suppressLineNumbers w:val="0"/>
      </w:pPr>
      <w:r>
        <w:t>Angela Chan</w:t>
      </w:r>
    </w:p>
    <w:p w14:paraId="142ED569" w14:textId="77777777" w:rsidR="00162074" w:rsidRDefault="006E4140">
      <w:r>
        <w:rPr>
          <w:i/>
          <w:iCs/>
        </w:rPr>
        <w:t>(Glancing over her watch indicating 23:00)</w:t>
      </w:r>
      <w:r>
        <w:t xml:space="preserve"> It’s time of Mice!</w:t>
      </w:r>
    </w:p>
    <w:p w14:paraId="63BDEB71" w14:textId="77777777" w:rsidR="00162074" w:rsidRDefault="006E4140">
      <w:pPr>
        <w:pStyle w:val="Character"/>
        <w:suppressLineNumbers w:val="0"/>
      </w:pPr>
      <w:r>
        <w:t>Mulan</w:t>
      </w:r>
    </w:p>
    <w:p w14:paraId="07FE4723" w14:textId="77777777" w:rsidR="00162074" w:rsidRDefault="006E4140">
      <w:r>
        <w:t>Let me sword out some road.</w:t>
      </w:r>
    </w:p>
    <w:p w14:paraId="40FBD192" w14:textId="77777777" w:rsidR="00162074" w:rsidRDefault="006E4140">
      <w:pPr>
        <w:pStyle w:val="Effects"/>
        <w:suppressLineNumbers w:val="0"/>
      </w:pPr>
      <w:r>
        <w:t>Pocahontas, Tiana and Merida enter the scene.</w:t>
      </w:r>
    </w:p>
    <w:p w14:paraId="17A3AF4C" w14:textId="77777777" w:rsidR="00162074" w:rsidRDefault="006E4140">
      <w:pPr>
        <w:pStyle w:val="Character"/>
        <w:suppressLineNumbers w:val="0"/>
      </w:pPr>
      <w:r>
        <w:t>Pocahontas, Tiana, Merida</w:t>
      </w:r>
    </w:p>
    <w:p w14:paraId="7D88C79A" w14:textId="77777777" w:rsidR="00162074" w:rsidRDefault="006E4140">
      <w:r>
        <w:t>Road?</w:t>
      </w:r>
    </w:p>
    <w:p w14:paraId="035E6CB7" w14:textId="77777777" w:rsidR="00162074" w:rsidRDefault="006E4140">
      <w:pPr>
        <w:pStyle w:val="Character"/>
        <w:suppressLineNumbers w:val="0"/>
      </w:pPr>
      <w:r>
        <w:t>Angela Chan</w:t>
      </w:r>
    </w:p>
    <w:p w14:paraId="587D4F11" w14:textId="77777777" w:rsidR="00162074" w:rsidRDefault="006E4140">
      <w:pPr>
        <w:rPr>
          <w:rFonts w:ascii="Iosevka Heavy" w:hAnsi="Iosevka Heavy"/>
        </w:rPr>
      </w:pPr>
      <w:r>
        <w:t xml:space="preserve">Here. </w:t>
      </w:r>
      <w:r>
        <w:rPr>
          <w:i/>
          <w:iCs/>
        </w:rPr>
        <w:t>(Points out a road)</w:t>
      </w:r>
      <w:r>
        <w:t xml:space="preserve"> Your Highnesses just need to shoot the night shamans. We are bound to win over them before midnight!</w:t>
      </w:r>
    </w:p>
    <w:p w14:paraId="5A4F2DEB" w14:textId="77777777" w:rsidR="00162074" w:rsidRDefault="006E4140">
      <w:pPr>
        <w:pStyle w:val="Character"/>
        <w:suppressLineNumbers w:val="0"/>
      </w:pPr>
      <w:r>
        <w:t>Gandalf the Grey</w:t>
      </w:r>
    </w:p>
    <w:p w14:paraId="2AA17C0B" w14:textId="77777777" w:rsidR="00162074" w:rsidRDefault="006E4140">
      <w:r>
        <w:t>You shall not pass!</w:t>
      </w:r>
    </w:p>
    <w:p w14:paraId="10208C83" w14:textId="77777777" w:rsidR="00162074" w:rsidRDefault="006E4140">
      <w:pPr>
        <w:pStyle w:val="Character"/>
        <w:suppressLineNumbers w:val="0"/>
      </w:pPr>
      <w:r>
        <w:t>Angela Chan</w:t>
      </w:r>
    </w:p>
    <w:p w14:paraId="4BBB4140" w14:textId="77777777" w:rsidR="00162074" w:rsidRDefault="006E4140">
      <w:r>
        <w:rPr>
          <w:i/>
          <w:iCs/>
        </w:rPr>
        <w:t>(Raises Pocahontas’ club)</w:t>
      </w:r>
      <w:r>
        <w:t xml:space="preserve"> VOLTAR THUNDASIR!</w:t>
      </w:r>
    </w:p>
    <w:p w14:paraId="69C30EE9" w14:textId="77777777" w:rsidR="00162074" w:rsidRDefault="006E4140">
      <w:pPr>
        <w:pStyle w:val="Effects"/>
        <w:suppressLineNumbers w:val="0"/>
      </w:pPr>
      <w:r>
        <w:t>A thunder strikes Gandalf the Grey, then Bilbo and Frodo Baggins. Speedy Gonzales runs so quickly as to escape the basement in time, but other mice are caught by Pocahontas, Mulan, Tiana and Merida. Gandalf the Grey raises a fireball in return.</w:t>
      </w:r>
    </w:p>
    <w:p w14:paraId="7B1FF89A" w14:textId="77777777" w:rsidR="00162074" w:rsidRDefault="006E4140">
      <w:pPr>
        <w:pStyle w:val="Character"/>
        <w:suppressLineNumbers w:val="0"/>
      </w:pPr>
      <w:r>
        <w:t>Angela Chan</w:t>
      </w:r>
    </w:p>
    <w:p w14:paraId="149124BC" w14:textId="77777777" w:rsidR="00162074" w:rsidRDefault="006E4140">
      <w:r>
        <w:t>ALOFT ELEVAR!</w:t>
      </w:r>
    </w:p>
    <w:p w14:paraId="1F3AEC48" w14:textId="77777777" w:rsidR="00162074" w:rsidRDefault="006E4140">
      <w:pPr>
        <w:pStyle w:val="Effects"/>
        <w:suppressLineNumbers w:val="0"/>
      </w:pPr>
      <w:r>
        <w:t>The fireball retreats to burn Gandalf the Gray and the Baggins, but the basement was pristine. Angela Chan scurries to Basement two.</w:t>
      </w:r>
    </w:p>
    <w:p w14:paraId="32875189" w14:textId="77777777" w:rsidR="00162074" w:rsidRDefault="006E4140">
      <w:pPr>
        <w:pStyle w:val="Character"/>
        <w:suppressLineNumbers w:val="0"/>
      </w:pPr>
      <w:r>
        <w:t>Angela Chan</w:t>
      </w:r>
    </w:p>
    <w:p w14:paraId="0C4FC446" w14:textId="77777777" w:rsidR="00162074" w:rsidRDefault="006E4140">
      <w:r>
        <w:t>Have you ever met Anna her Majesty of Discovery, Rapunzel and Moana?</w:t>
      </w:r>
    </w:p>
    <w:p w14:paraId="6B295A30" w14:textId="77777777" w:rsidR="00162074" w:rsidRDefault="006E4140">
      <w:pPr>
        <w:pStyle w:val="Effects"/>
        <w:suppressLineNumbers w:val="0"/>
      </w:pPr>
      <w:r>
        <w:lastRenderedPageBreak/>
        <w:t>Rapunzel and Moana appear with sorrow.</w:t>
      </w:r>
    </w:p>
    <w:p w14:paraId="2C75DC73" w14:textId="77777777" w:rsidR="00162074" w:rsidRDefault="006E4140">
      <w:pPr>
        <w:pStyle w:val="Character"/>
        <w:suppressLineNumbers w:val="0"/>
      </w:pPr>
      <w:r>
        <w:t>Rapunzel, Moana</w:t>
      </w:r>
    </w:p>
    <w:p w14:paraId="4096E8BE" w14:textId="77777777" w:rsidR="00162074" w:rsidRDefault="006E4140">
      <w:r>
        <w:t>Sorry, we haven’t found her yet.</w:t>
      </w:r>
    </w:p>
    <w:p w14:paraId="786B8701" w14:textId="77777777" w:rsidR="00162074" w:rsidRDefault="006E4140">
      <w:pPr>
        <w:pStyle w:val="Character"/>
        <w:suppressLineNumbers w:val="0"/>
      </w:pPr>
      <w:r>
        <w:t>Angela Chan</w:t>
      </w:r>
    </w:p>
    <w:p w14:paraId="5027243A" w14:textId="77777777" w:rsidR="00162074" w:rsidRDefault="006E4140">
      <w:r>
        <w:t xml:space="preserve">Clues are provided: one is that a white beam is raising from the orient, while another is that she goes in basement II with fair armor. You’ve been searching the correct floor. Now, let’s search Room B220 and B284! </w:t>
      </w:r>
      <w:r>
        <w:rPr>
          <w:i/>
          <w:iCs/>
        </w:rPr>
        <w:t>(Scuttles towards Room B220, with Rapunzel and Moana following, and then the camera)</w:t>
      </w:r>
    </w:p>
    <w:p w14:paraId="08A5B072" w14:textId="77777777" w:rsidR="00162074" w:rsidRDefault="006E4140">
      <w:pPr>
        <w:pStyle w:val="Character"/>
        <w:suppressLineNumbers w:val="0"/>
      </w:pPr>
      <w:r>
        <w:t>Rapunzel, Moana</w:t>
      </w:r>
    </w:p>
    <w:p w14:paraId="576EC40E" w14:textId="77777777" w:rsidR="00162074" w:rsidRDefault="006E4140">
      <w:r>
        <w:t>Huh? B220 is a switchboard room??</w:t>
      </w:r>
    </w:p>
    <w:p w14:paraId="4F64213B" w14:textId="77777777" w:rsidR="00162074" w:rsidRDefault="006E4140">
      <w:pPr>
        <w:pStyle w:val="Character"/>
        <w:suppressLineNumbers w:val="0"/>
      </w:pPr>
      <w:r>
        <w:t>Angela Chan</w:t>
      </w:r>
    </w:p>
    <w:p w14:paraId="4F5BAD99" w14:textId="77777777" w:rsidR="00162074" w:rsidRDefault="006E4140">
      <w:r>
        <w:t>Don’t panic. Let’s find the main switch.</w:t>
      </w:r>
    </w:p>
    <w:p w14:paraId="0B1FA645" w14:textId="77777777" w:rsidR="00162074" w:rsidRDefault="006E4140">
      <w:pPr>
        <w:pStyle w:val="Effects"/>
        <w:suppressLineNumbers w:val="0"/>
      </w:pPr>
      <w:r>
        <w:t>Stared by Rapunzel and Moana, Angela Chan spots a string of letters: MAIN SWITCH. Angela pushes the bar to the other side, and the lights start to operate, dazzling and astounding.</w:t>
      </w:r>
    </w:p>
    <w:p w14:paraId="583A56D1" w14:textId="77777777" w:rsidR="00162074" w:rsidRDefault="006E4140">
      <w:pPr>
        <w:pStyle w:val="Character"/>
        <w:suppressLineNumbers w:val="0"/>
      </w:pPr>
      <w:r>
        <w:t>Angela Chan</w:t>
      </w:r>
    </w:p>
    <w:p w14:paraId="51218124" w14:textId="77777777" w:rsidR="00162074" w:rsidRDefault="006E4140">
      <w:r>
        <w:t>Then, Anna is in room B284!</w:t>
      </w:r>
      <w:r>
        <w:rPr>
          <w:i/>
          <w:iCs/>
        </w:rPr>
        <w:t xml:space="preserve"> (Edges towards Room B284, with Rapunzel and Moana following, and then the camera)</w:t>
      </w:r>
    </w:p>
    <w:p w14:paraId="0D642D87" w14:textId="77777777" w:rsidR="00162074" w:rsidRDefault="006E4140">
      <w:pPr>
        <w:pStyle w:val="Effects"/>
        <w:suppressLineNumbers w:val="0"/>
      </w:pPr>
      <w:r>
        <w:t>The automatic door of room B284 opens, leaving a blonde girl with green flannel shirt over a black top with "FINISH EACH OTHER'S" over a graphic of a sandwich, blue jean shorts, and black-over-white sneakers. She is Anna, still retaining the white streak on the three o’clock side of her hair.</w:t>
      </w:r>
    </w:p>
    <w:p w14:paraId="573359A6" w14:textId="77777777" w:rsidR="00162074" w:rsidRDefault="006E4140">
      <w:pPr>
        <w:pStyle w:val="Character"/>
        <w:suppressLineNumbers w:val="0"/>
      </w:pPr>
      <w:r>
        <w:t>Angela Chan</w:t>
      </w:r>
    </w:p>
    <w:p w14:paraId="68032BB0" w14:textId="77777777" w:rsidR="00162074" w:rsidRDefault="006E4140">
      <w:r>
        <w:t>The “fair armor” is her flannel shirt, and so are Elsa’s sweater, Mulan’s, Rapunzel’s and Merida’s jackets. All of them are bullet-proof.</w:t>
      </w:r>
    </w:p>
    <w:p w14:paraId="5CAFFED7" w14:textId="77777777" w:rsidR="00162074" w:rsidRDefault="006E4140">
      <w:pPr>
        <w:pStyle w:val="Character"/>
        <w:suppressLineNumbers w:val="0"/>
      </w:pPr>
      <w:r>
        <w:t>Anna</w:t>
      </w:r>
    </w:p>
    <w:p w14:paraId="66D05A44" w14:textId="77777777" w:rsidR="00162074" w:rsidRDefault="006E4140">
      <w:r>
        <w:t>Hello, North Ultra! Could you please repair the light that suddenly burnt out?</w:t>
      </w:r>
    </w:p>
    <w:p w14:paraId="6223CC93" w14:textId="77777777" w:rsidR="00162074" w:rsidRDefault="006E4140">
      <w:pPr>
        <w:pStyle w:val="Character"/>
        <w:suppressLineNumbers w:val="0"/>
      </w:pPr>
      <w:r>
        <w:t>Angela Chan</w:t>
      </w:r>
    </w:p>
    <w:p w14:paraId="126C167F" w14:textId="77777777" w:rsidR="00162074" w:rsidRDefault="006E4140">
      <w:pPr>
        <w:rPr>
          <w:i/>
          <w:iCs/>
        </w:rPr>
      </w:pPr>
      <w:r>
        <w:t xml:space="preserve">Yes, your Majesty of Discovery. </w:t>
      </w:r>
      <w:r>
        <w:rPr>
          <w:i/>
          <w:iCs/>
        </w:rPr>
        <w:t>(Retreats)</w:t>
      </w:r>
    </w:p>
    <w:p w14:paraId="57A7B99D" w14:textId="77777777" w:rsidR="00162074" w:rsidRDefault="006E4140">
      <w:pPr>
        <w:pStyle w:val="Effects"/>
        <w:suppressLineNumbers w:val="0"/>
      </w:pPr>
      <w:r>
        <w:t>The screen turns dark due to Angela Chan’s absence along with her torch. Bees’ buzzing starts.</w:t>
      </w:r>
    </w:p>
    <w:p w14:paraId="58888DB5" w14:textId="77777777" w:rsidR="00162074" w:rsidRDefault="006E4140">
      <w:pPr>
        <w:pStyle w:val="Character"/>
        <w:suppressLineNumbers w:val="0"/>
      </w:pPr>
      <w:r>
        <w:t>(Angela Chan)</w:t>
      </w:r>
    </w:p>
    <w:p w14:paraId="09B13226" w14:textId="77777777" w:rsidR="00162074" w:rsidRDefault="006E4140">
      <w:r>
        <w:t>Bee-triple-two. Discovered 40 induction lamps with serial numbers: 0036, 0126, 0130, 0154, 0172, 0493, 0542, 0550, 0575, 1368, 1755, 1865, 2052, 2060, 2428, 2635, 2815, 2863, 2990, 2997, 3085, 3384, 3845, 3864, 4056, 4460, 4968, 5184, 6380, 7636, 7860, 8112, 8136, 8165, 8632, 9032, 9131, 9140, 9638, and 9964.</w:t>
      </w:r>
    </w:p>
    <w:p w14:paraId="6DDD83AA" w14:textId="77777777" w:rsidR="00162074" w:rsidRDefault="006E4140">
      <w:pPr>
        <w:pStyle w:val="Character"/>
        <w:suppressLineNumbers w:val="0"/>
      </w:pPr>
      <w:r>
        <w:t>Anna</w:t>
      </w:r>
    </w:p>
    <w:p w14:paraId="661102DF" w14:textId="77777777" w:rsidR="00162074" w:rsidRDefault="006E4140">
      <w:r>
        <w:t>Select the two that can add up to 10000 exactly.</w:t>
      </w:r>
    </w:p>
    <w:p w14:paraId="35A8176E" w14:textId="77777777" w:rsidR="00162074" w:rsidRDefault="006E4140">
      <w:pPr>
        <w:pStyle w:val="Character"/>
        <w:suppressLineNumbers w:val="0"/>
      </w:pPr>
      <w:r>
        <w:lastRenderedPageBreak/>
        <w:t>(Angela Chan)</w:t>
      </w:r>
    </w:p>
    <w:p w14:paraId="0C979874" w14:textId="77777777" w:rsidR="00162074" w:rsidRDefault="006E4140">
      <w:r>
        <w:t>9964 and 0036, or 1368 and 8632.</w:t>
      </w:r>
    </w:p>
    <w:p w14:paraId="2EC0442D" w14:textId="77777777" w:rsidR="00162074" w:rsidRDefault="006E4140">
      <w:pPr>
        <w:pStyle w:val="Character"/>
        <w:suppressLineNumbers w:val="0"/>
      </w:pPr>
      <w:r>
        <w:t>Anna</w:t>
      </w:r>
    </w:p>
    <w:p w14:paraId="2104485E" w14:textId="77777777" w:rsidR="00162074" w:rsidRDefault="006E4140">
      <w:r>
        <w:t>As EPCOT is ascending in opulence, we select 1368.</w:t>
      </w:r>
    </w:p>
    <w:p w14:paraId="3C5905B5" w14:textId="77777777" w:rsidR="00162074" w:rsidRDefault="006E4140">
      <w:pPr>
        <w:pStyle w:val="Character"/>
        <w:suppressLineNumbers w:val="0"/>
      </w:pPr>
      <w:r>
        <w:t>(Angela Chan)</w:t>
      </w:r>
    </w:p>
    <w:p w14:paraId="3E3CB623" w14:textId="77777777" w:rsidR="00162074" w:rsidRDefault="006E4140">
      <w:pPr>
        <w:rPr>
          <w:i/>
          <w:iCs/>
        </w:rPr>
      </w:pPr>
      <w:r>
        <w:t xml:space="preserve">Here! </w:t>
      </w:r>
      <w:r>
        <w:rPr>
          <w:i/>
          <w:iCs/>
        </w:rPr>
        <w:t>(Returns to Room B284 with induction lamp #1368)</w:t>
      </w:r>
    </w:p>
    <w:p w14:paraId="3A243E32" w14:textId="77777777" w:rsidR="00162074" w:rsidRDefault="006E4140">
      <w:pPr>
        <w:pStyle w:val="Effects"/>
        <w:suppressLineNumbers w:val="0"/>
      </w:pPr>
      <w:r>
        <w:t>Angela installs the lamp, which illuminates Room B284 when Rapunzel or Moana toggles the main switch to reboot the basement.</w:t>
      </w:r>
    </w:p>
    <w:p w14:paraId="1B72EA12" w14:textId="77777777" w:rsidR="00162074" w:rsidRDefault="006E4140">
      <w:pPr>
        <w:pStyle w:val="Character"/>
        <w:suppressLineNumbers w:val="0"/>
      </w:pPr>
      <w:r>
        <w:t>Anna</w:t>
      </w:r>
    </w:p>
    <w:p w14:paraId="228A6937" w14:textId="77777777" w:rsidR="00162074" w:rsidRDefault="006E4140">
      <w:r>
        <w:t>It’s worth much more than thanks!</w:t>
      </w:r>
    </w:p>
    <w:p w14:paraId="32F3310F" w14:textId="77777777" w:rsidR="00162074" w:rsidRDefault="006E4140">
      <w:pPr>
        <w:pStyle w:val="Effects"/>
        <w:suppressLineNumbers w:val="0"/>
      </w:pPr>
      <w:r>
        <w:t>Shouldering Anna, Angela Chan gathers all remainders to Organizers’ Tower.</w:t>
      </w:r>
    </w:p>
    <w:p w14:paraId="36ADCA44" w14:textId="77777777" w:rsidR="00162074" w:rsidRDefault="006E4140">
      <w:pPr>
        <w:pStyle w:val="Heading2"/>
      </w:pPr>
      <w:bookmarkStart w:id="81" w:name="_Toc83995207"/>
      <w:r>
        <w:t>Scene XIX</w:t>
      </w:r>
      <w:bookmarkEnd w:id="81"/>
    </w:p>
    <w:p w14:paraId="443566EC" w14:textId="77777777" w:rsidR="00162074" w:rsidRDefault="006E4140">
      <w:pPr>
        <w:pStyle w:val="Effects"/>
        <w:suppressLineNumbers w:val="0"/>
      </w:pPr>
      <w:r>
        <w:t>INTERIOR — Room 1205, Organizers’ Tower, with current adult (age≥21) residents’ name “David Ian Smith” “Nancy Eleanor Windsor”. Angela Chan, Pocahontas, Mulan, Tiana, Rapunzel, Merida, Elsa, Anna and Moana spotted nobody but a clock indicating 23:23:23 and all other parts of furniture normally functioning.</w:t>
      </w:r>
    </w:p>
    <w:p w14:paraId="4FBA4BDE" w14:textId="77777777" w:rsidR="00162074" w:rsidRDefault="006E4140">
      <w:pPr>
        <w:pStyle w:val="Character"/>
        <w:suppressLineNumbers w:val="0"/>
      </w:pPr>
      <w:r>
        <w:t>Pocahontas</w:t>
      </w:r>
    </w:p>
    <w:p w14:paraId="38FD5F36" w14:textId="77777777" w:rsidR="00162074" w:rsidRDefault="006E4140">
      <w:r>
        <w:t>On the table carved the first clue: Her Majesty of Nature lies in Explorers’ Petal.</w:t>
      </w:r>
    </w:p>
    <w:p w14:paraId="6B3A731B" w14:textId="77777777" w:rsidR="00162074" w:rsidRDefault="006E4140">
      <w:pPr>
        <w:pStyle w:val="Character"/>
        <w:suppressLineNumbers w:val="0"/>
      </w:pPr>
      <w:r>
        <w:t>Tiana</w:t>
      </w:r>
    </w:p>
    <w:p w14:paraId="3C5EC081" w14:textId="77777777" w:rsidR="00162074" w:rsidRDefault="006E4140">
      <w:r>
        <w:t>ELEVEN PM — infers explorer Raya set initial host.</w:t>
      </w:r>
    </w:p>
    <w:p w14:paraId="1A0BEBB5" w14:textId="77777777" w:rsidR="00162074" w:rsidRDefault="006E4140">
      <w:pPr>
        <w:pStyle w:val="Character"/>
        <w:suppressLineNumbers w:val="0"/>
      </w:pPr>
      <w:r>
        <w:t>Moana</w:t>
      </w:r>
    </w:p>
    <w:p w14:paraId="565E463C" w14:textId="77777777" w:rsidR="00162074" w:rsidRDefault="006E4140">
      <w:r>
        <w:t>First Real Master — she exploits an alley in Europe.</w:t>
      </w:r>
    </w:p>
    <w:p w14:paraId="79B95092" w14:textId="77777777" w:rsidR="00162074" w:rsidRDefault="006E4140">
      <w:pPr>
        <w:pStyle w:val="Character"/>
        <w:suppressLineNumbers w:val="0"/>
      </w:pPr>
      <w:r>
        <w:t>Angela Chan</w:t>
      </w:r>
    </w:p>
    <w:p w14:paraId="5554FD01" w14:textId="77777777" w:rsidR="00162074" w:rsidRDefault="006E4140">
      <w:r>
        <w:t>They would imply that she is in the Green Belt near Explorers’ Petal. This is the second clue, more helpful than first.</w:t>
      </w:r>
    </w:p>
    <w:p w14:paraId="387AF4E4" w14:textId="77777777" w:rsidR="00162074" w:rsidRDefault="006E4140">
      <w:pPr>
        <w:pStyle w:val="Character"/>
        <w:suppressLineNumbers w:val="0"/>
      </w:pPr>
      <w:r>
        <w:t>Elsa</w:t>
      </w:r>
    </w:p>
    <w:p w14:paraId="6011AD63" w14:textId="77777777" w:rsidR="00162074" w:rsidRDefault="006E4140">
      <w:r>
        <w:t>What? We have no use for anagrams!</w:t>
      </w:r>
    </w:p>
    <w:p w14:paraId="213591A6" w14:textId="77777777" w:rsidR="00162074" w:rsidRDefault="006E4140">
      <w:pPr>
        <w:pStyle w:val="Character"/>
        <w:suppressLineNumbers w:val="0"/>
      </w:pPr>
      <w:r>
        <w:t>Angela Chan</w:t>
      </w:r>
    </w:p>
    <w:p w14:paraId="1F214940" w14:textId="77777777" w:rsidR="00162074" w:rsidRDefault="006E4140">
      <w:r>
        <w:t xml:space="preserve">Now, let’s stop arguing and set off to Explorers’ Petal! Raya will pass away at midnight if we don’t rescue her in time. </w:t>
      </w:r>
      <w:r>
        <w:rPr>
          <w:i/>
        </w:rPr>
        <w:t>(Rushing towards the Elevator, with camera following)</w:t>
      </w:r>
      <w:r>
        <w:t xml:space="preserve"> Do not take anything that belongs to dwellers other than us!</w:t>
      </w:r>
    </w:p>
    <w:p w14:paraId="5B03DBB7" w14:textId="77777777" w:rsidR="00162074" w:rsidRDefault="006E4140">
      <w:pPr>
        <w:pStyle w:val="Effects"/>
        <w:suppressLineNumbers w:val="0"/>
      </w:pPr>
      <w:r>
        <w:t>The elevator bell rings, with a light emitting from the elevator interior.</w:t>
      </w:r>
    </w:p>
    <w:p w14:paraId="3E10CF8D" w14:textId="77777777" w:rsidR="00162074" w:rsidRDefault="006E4140">
      <w:pPr>
        <w:pStyle w:val="Character"/>
      </w:pPr>
      <w:r>
        <w:t>Angela Chan</w:t>
      </w:r>
    </w:p>
    <w:p w14:paraId="25F7266C" w14:textId="77777777" w:rsidR="00162074" w:rsidRDefault="006E4140">
      <w:r>
        <w:t>My sister Adela is in the first earth shelter of Explorers’ Petal with friends. Let’s meet there!</w:t>
      </w:r>
    </w:p>
    <w:p w14:paraId="1589BAAE" w14:textId="77777777" w:rsidR="00162074" w:rsidRDefault="006E4140">
      <w:pPr>
        <w:pStyle w:val="Effects"/>
        <w:suppressLineNumbers w:val="0"/>
      </w:pPr>
      <w:r>
        <w:lastRenderedPageBreak/>
        <w:t>The screen darkens.</w:t>
      </w:r>
    </w:p>
    <w:p w14:paraId="5FCB5696" w14:textId="77777777" w:rsidR="00162074" w:rsidRDefault="006E4140">
      <w:pPr>
        <w:pStyle w:val="Heading2"/>
      </w:pPr>
      <w:bookmarkStart w:id="82" w:name="_Toc83995208"/>
      <w:r>
        <w:t>Scene XX</w:t>
      </w:r>
      <w:bookmarkEnd w:id="82"/>
    </w:p>
    <w:p w14:paraId="16C5AD3C" w14:textId="77777777" w:rsidR="00162074" w:rsidRDefault="006E4140">
      <w:pPr>
        <w:pStyle w:val="Effects"/>
        <w:suppressLineNumbers w:val="0"/>
      </w:pPr>
      <w:r>
        <w:t>EXTERIOR — South-opening Gate of House E1, Explorers’ Petal, Angela Chan triggers the doorbell, while Pocahontas, Mulan, Tiana, Rapunzel, Merida, Elsa, Anna and Moana are leaving the scene eastwards.</w:t>
      </w:r>
    </w:p>
    <w:p w14:paraId="38938A20" w14:textId="77777777" w:rsidR="00162074" w:rsidRDefault="006E4140">
      <w:pPr>
        <w:pStyle w:val="Character"/>
        <w:suppressLineNumbers w:val="0"/>
      </w:pPr>
      <w:r>
        <w:t>Angela Chan</w:t>
      </w:r>
    </w:p>
    <w:p w14:paraId="0F26B15D" w14:textId="77777777" w:rsidR="00162074" w:rsidRDefault="006E4140">
      <w:r>
        <w:t>Where are you going, please?</w:t>
      </w:r>
    </w:p>
    <w:p w14:paraId="5A6EF80D" w14:textId="77777777" w:rsidR="00162074" w:rsidRDefault="006E4140">
      <w:pPr>
        <w:pStyle w:val="Character"/>
        <w:suppressLineNumbers w:val="0"/>
      </w:pPr>
      <w:r>
        <w:t>(Private D, Private E)</w:t>
      </w:r>
    </w:p>
    <w:p w14:paraId="6E2EFE8F" w14:textId="77777777" w:rsidR="00162074" w:rsidRDefault="006E4140">
      <w:pPr>
        <w:rPr>
          <w:i/>
          <w:iCs/>
        </w:rPr>
      </w:pPr>
      <w:r>
        <w:t xml:space="preserve">Search! </w:t>
      </w:r>
      <w:r>
        <w:rPr>
          <w:i/>
          <w:iCs/>
        </w:rPr>
        <w:t>(Bursting the door open)</w:t>
      </w:r>
    </w:p>
    <w:p w14:paraId="1BE8AD1C" w14:textId="77777777" w:rsidR="00162074" w:rsidRDefault="006E4140">
      <w:pPr>
        <w:pStyle w:val="Effects"/>
        <w:suppressLineNumbers w:val="0"/>
      </w:pPr>
      <w:r>
        <w:t>Angela Chan raising her hands, two figures fall onto the ground.</w:t>
      </w:r>
    </w:p>
    <w:p w14:paraId="4845DA12" w14:textId="77777777" w:rsidR="00162074" w:rsidRDefault="006E4140">
      <w:pPr>
        <w:pStyle w:val="Character"/>
        <w:suppressLineNumbers w:val="0"/>
      </w:pPr>
      <w:r>
        <w:t>Angela Chan</w:t>
      </w:r>
    </w:p>
    <w:p w14:paraId="3ACBC8A5" w14:textId="77777777" w:rsidR="00162074" w:rsidRDefault="006E4140">
      <w:pPr>
        <w:rPr>
          <w:i/>
          <w:iCs/>
        </w:rPr>
      </w:pPr>
      <w:r>
        <w:t xml:space="preserve">Anyone else? </w:t>
      </w:r>
      <w:r>
        <w:rPr>
          <w:i/>
          <w:iCs/>
        </w:rPr>
        <w:t>(Turning the main light on)</w:t>
      </w:r>
    </w:p>
    <w:p w14:paraId="36DD2F32" w14:textId="77777777" w:rsidR="00162074" w:rsidRDefault="006E4140">
      <w:pPr>
        <w:pStyle w:val="Effects"/>
        <w:suppressLineNumbers w:val="0"/>
      </w:pPr>
      <w:r>
        <w:t>Then, a slender but slightly muscular 18-year-old Southeast Asian girl with tan skin, long black hair and dark brown eyes, appears with a yellow shirt under brown vest, light-green-striped olive-green jeans, and a brown belt, maroon-cuffed dark brown boots, a turquoise-striped red cape, and a yellow necklace around her neck, and a Cantonese conical hat, carrying a whip sword. She is Raya.</w:t>
      </w:r>
    </w:p>
    <w:p w14:paraId="5E684F0E" w14:textId="77777777" w:rsidR="00162074" w:rsidRDefault="006E4140">
      <w:pPr>
        <w:pStyle w:val="Character"/>
        <w:suppressLineNumbers w:val="0"/>
      </w:pPr>
      <w:r>
        <w:t>Raya</w:t>
      </w:r>
    </w:p>
    <w:p w14:paraId="62ADA746" w14:textId="77777777" w:rsidR="00162074" w:rsidRDefault="006E4140">
      <w:r>
        <w:t>Where are my friends?</w:t>
      </w:r>
    </w:p>
    <w:p w14:paraId="3AF70471" w14:textId="77777777" w:rsidR="00162074" w:rsidRDefault="006E4140">
      <w:pPr>
        <w:pStyle w:val="Character"/>
        <w:suppressLineNumbers w:val="0"/>
      </w:pPr>
      <w:r>
        <w:t>Angela Chan</w:t>
      </w:r>
    </w:p>
    <w:p w14:paraId="31723EFD" w14:textId="77777777" w:rsidR="00162074" w:rsidRDefault="006E4140">
      <w:r>
        <w:t>I, Angela Chan, presume they left for reunion with my sister Adela Chan Jr, Snow White, Cinderella, Aurora, Ariel, Belle and Jasmine.</w:t>
      </w:r>
    </w:p>
    <w:p w14:paraId="06E744E2" w14:textId="77777777" w:rsidR="00162074" w:rsidRDefault="006E4140">
      <w:pPr>
        <w:pStyle w:val="Character"/>
        <w:suppressLineNumbers w:val="0"/>
      </w:pPr>
      <w:r>
        <w:t>Raya</w:t>
      </w:r>
    </w:p>
    <w:p w14:paraId="714A44D3" w14:textId="77777777" w:rsidR="00162074" w:rsidRDefault="006E4140">
      <w:r>
        <w:t>Let’s go!</w:t>
      </w:r>
    </w:p>
    <w:p w14:paraId="493F51BB" w14:textId="77777777" w:rsidR="00162074" w:rsidRDefault="006E4140">
      <w:pPr>
        <w:pStyle w:val="Effects"/>
        <w:suppressLineNumbers w:val="0"/>
      </w:pPr>
      <w:r>
        <w:t>Vanellope von Schweetz emerge from the interior with respective signature outfits and board Cart D along with Raya turning the main light off. The screen blacks out and all set off eastwards.</w:t>
      </w:r>
    </w:p>
    <w:p w14:paraId="1D2F4F2C" w14:textId="77777777" w:rsidR="00162074" w:rsidRDefault="006E4140">
      <w:pPr>
        <w:pStyle w:val="Subtitle"/>
      </w:pPr>
      <w:r>
        <w:t>— MVSICA INTERACTA —</w:t>
      </w:r>
      <w:bookmarkStart w:id="83" w:name="_Toc80735946"/>
      <w:r>
        <w:br w:type="page"/>
      </w:r>
    </w:p>
    <w:p w14:paraId="3AFD1577" w14:textId="77777777" w:rsidR="00162074" w:rsidRDefault="006E4140" w:rsidP="00021E86">
      <w:pPr>
        <w:pStyle w:val="Heading1"/>
      </w:pPr>
      <w:bookmarkStart w:id="84" w:name="_Toc83995209"/>
      <w:r>
        <w:lastRenderedPageBreak/>
        <w:t xml:space="preserve">Part 3. Spark of </w:t>
      </w:r>
      <w:bookmarkEnd w:id="83"/>
      <w:r>
        <w:t>Hope</w:t>
      </w:r>
      <w:bookmarkEnd w:id="84"/>
      <w:r>
        <w:t xml:space="preserve"> </w:t>
      </w:r>
    </w:p>
    <w:p w14:paraId="1A2D3ED7" w14:textId="77777777" w:rsidR="00162074" w:rsidRDefault="006E4140">
      <w:pPr>
        <w:pStyle w:val="Heading2"/>
      </w:pPr>
      <w:bookmarkStart w:id="85" w:name="_Toc80735947"/>
      <w:bookmarkStart w:id="86" w:name="_Toc83995210"/>
      <w:r>
        <w:t>Scene I</w:t>
      </w:r>
      <w:bookmarkEnd w:id="85"/>
      <w:bookmarkEnd w:id="86"/>
    </w:p>
    <w:p w14:paraId="54D071F4" w14:textId="2E570DF3" w:rsidR="00162074" w:rsidRDefault="006E4140">
      <w:pPr>
        <w:pStyle w:val="Effects"/>
        <w:suppressLineNumbers w:val="0"/>
      </w:pPr>
      <w:r>
        <w:t xml:space="preserve">EXTERIOR — Dreamers’ Point. Sitting aside from the Statue to the </w:t>
      </w:r>
      <w:r w:rsidR="00B0635F">
        <w:t xml:space="preserve">slightly glowing </w:t>
      </w:r>
      <w:r>
        <w:t xml:space="preserve">Wishing Tree, Adela </w:t>
      </w:r>
      <w:r w:rsidR="00254E3E">
        <w:t>Chan Jr and</w:t>
      </w:r>
      <w:r>
        <w:t xml:space="preserve"> the </w:t>
      </w:r>
      <w:r w:rsidR="00254E3E">
        <w:t>original six princesses</w:t>
      </w:r>
      <w:r>
        <w:t xml:space="preserve"> watch the New Year countdown fireworks rising higher and higher from the Orlando Chinatown, sharing their remaining delicacies with each other.</w:t>
      </w:r>
    </w:p>
    <w:p w14:paraId="5BB09227" w14:textId="2054E784" w:rsidR="00162074" w:rsidRDefault="00C00FD3">
      <w:pPr>
        <w:pStyle w:val="Character"/>
        <w:suppressLineNumbers w:val="0"/>
      </w:pPr>
      <w:r>
        <w:t>(</w:t>
      </w:r>
      <w:r w:rsidR="006E4140">
        <w:t>Angela Chan</w:t>
      </w:r>
      <w:r>
        <w:t>)</w:t>
      </w:r>
    </w:p>
    <w:p w14:paraId="1FE3CD51" w14:textId="77777777" w:rsidR="00162074" w:rsidRDefault="006E4140">
      <w:r>
        <w:t>Happy New Year! What did you dream yesternight, Adela and the princesses?</w:t>
      </w:r>
    </w:p>
    <w:p w14:paraId="01486C87" w14:textId="77777777" w:rsidR="00162074" w:rsidRDefault="006E4140">
      <w:pPr>
        <w:pStyle w:val="Character"/>
        <w:suppressLineNumbers w:val="0"/>
      </w:pPr>
      <w:r>
        <w:t>Adela Chan Jr</w:t>
      </w:r>
    </w:p>
    <w:p w14:paraId="52783130" w14:textId="77777777" w:rsidR="00162074" w:rsidRDefault="006E4140">
      <w:r>
        <w:t>Happy New Year! I dreamt of the flourishing EPCOT with flowers nourishing people’s eyes, wild birds singing and trees refreshing the air!</w:t>
      </w:r>
    </w:p>
    <w:p w14:paraId="6803D67A" w14:textId="77777777" w:rsidR="00162074" w:rsidRDefault="006E4140">
      <w:pPr>
        <w:pStyle w:val="Effects"/>
        <w:suppressLineNumbers w:val="0"/>
      </w:pPr>
      <w:r>
        <w:t>Sounds of explosion. Orlando Chinatown raises fireworks featuring Mickey and Minnie Mouse, higher than the countdown fireworks.</w:t>
      </w:r>
    </w:p>
    <w:p w14:paraId="7647FC08" w14:textId="77777777" w:rsidR="00162074" w:rsidRDefault="006E4140">
      <w:pPr>
        <w:pStyle w:val="Character"/>
        <w:suppressLineNumbers w:val="0"/>
      </w:pPr>
      <w:r>
        <w:t>Snow White</w:t>
      </w:r>
    </w:p>
    <w:p w14:paraId="429CA675" w14:textId="77777777" w:rsidR="00162074" w:rsidRDefault="006E4140">
      <w:r>
        <w:t>Local animals return, defeating invaders, and the Evil Queen leave her reigning island for the arrestment in the nearest continent.</w:t>
      </w:r>
    </w:p>
    <w:p w14:paraId="0EAAB18C" w14:textId="77777777" w:rsidR="00162074" w:rsidRDefault="006E4140">
      <w:pPr>
        <w:pStyle w:val="Character"/>
        <w:suppressLineNumbers w:val="0"/>
      </w:pPr>
      <w:r>
        <w:t>Cinderella</w:t>
      </w:r>
    </w:p>
    <w:p w14:paraId="4569EF92" w14:textId="77777777" w:rsidR="00162074" w:rsidRDefault="006E4140">
      <w:r>
        <w:t>No one live in rag, slums or ghettos, all of which are extinct and replaced by Neo-futuristic precincts of towers and malls.</w:t>
      </w:r>
    </w:p>
    <w:p w14:paraId="0C189839" w14:textId="77777777" w:rsidR="00162074" w:rsidRDefault="006E4140">
      <w:pPr>
        <w:pStyle w:val="Character"/>
        <w:suppressLineNumbers w:val="0"/>
      </w:pPr>
      <w:r>
        <w:t>Aurora</w:t>
      </w:r>
    </w:p>
    <w:p w14:paraId="26947091" w14:textId="698475AA" w:rsidR="00162074" w:rsidRDefault="006E4140">
      <w:r>
        <w:t>Fauna and flora reunion, with Mother Earth continuously blessing us merry weather!</w:t>
      </w:r>
      <w:r w:rsidR="00226C73">
        <w:t xml:space="preserve"> </w:t>
      </w:r>
      <w:r w:rsidR="00076BC3">
        <w:t xml:space="preserve">Curses turn to the </w:t>
      </w:r>
      <w:r w:rsidR="00D13E93">
        <w:t xml:space="preserve">pawn </w:t>
      </w:r>
      <w:r w:rsidR="008A720D">
        <w:t>of</w:t>
      </w:r>
      <w:r w:rsidR="00D13E93">
        <w:t xml:space="preserve"> m</w:t>
      </w:r>
      <w:r w:rsidR="002623C7">
        <w:t>aleficent</w:t>
      </w:r>
      <w:r w:rsidR="00D13E93">
        <w:t xml:space="preserve"> untied tastes’ </w:t>
      </w:r>
      <w:r w:rsidR="00B75834">
        <w:t>port</w:t>
      </w:r>
      <w:r w:rsidR="00D13E93">
        <w:t xml:space="preserve"> knight.</w:t>
      </w:r>
    </w:p>
    <w:p w14:paraId="27AF2473" w14:textId="77777777" w:rsidR="00162074" w:rsidRDefault="006E4140">
      <w:pPr>
        <w:pStyle w:val="Character"/>
        <w:suppressLineNumbers w:val="0"/>
      </w:pPr>
      <w:r>
        <w:t>Ariel</w:t>
      </w:r>
    </w:p>
    <w:p w14:paraId="051604FB" w14:textId="77777777" w:rsidR="00162074" w:rsidRDefault="006E4140">
      <w:r>
        <w:t>The ocean will be so clear that fish, turtles, whales and dolphins can watch each other in 30 yards with coral reefs growing splendor and every ocean life producing sustainability!</w:t>
      </w:r>
    </w:p>
    <w:p w14:paraId="38C9C350" w14:textId="77777777" w:rsidR="00162074" w:rsidRDefault="006E4140">
      <w:pPr>
        <w:pStyle w:val="Character"/>
        <w:suppressLineNumbers w:val="0"/>
      </w:pPr>
      <w:r>
        <w:t>Belle</w:t>
      </w:r>
    </w:p>
    <w:p w14:paraId="2F569B65" w14:textId="77777777" w:rsidR="00162074" w:rsidRDefault="006E4140">
      <w:r>
        <w:t>Beasts will be our friends forever instead of foes, with major tangible and intangible cultural heritages delicately and elegantly protected for creative transformations and innovative developments.</w:t>
      </w:r>
    </w:p>
    <w:p w14:paraId="28944889" w14:textId="77777777" w:rsidR="00162074" w:rsidRDefault="006E4140">
      <w:pPr>
        <w:pStyle w:val="Character"/>
        <w:suppressLineNumbers w:val="0"/>
      </w:pPr>
      <w:r>
        <w:t>Jasmine</w:t>
      </w:r>
    </w:p>
    <w:p w14:paraId="5BAF7740" w14:textId="77777777" w:rsidR="00162074" w:rsidRDefault="006E4140">
      <w:r>
        <w:t>Deserts grow forests and communities, discriminatory governments collapse, and benevolence replace malevolence.</w:t>
      </w:r>
    </w:p>
    <w:p w14:paraId="757EB707" w14:textId="77777777" w:rsidR="00162074" w:rsidRDefault="006E4140">
      <w:pPr>
        <w:pStyle w:val="Character"/>
        <w:suppressLineNumbers w:val="0"/>
      </w:pPr>
      <w:r>
        <w:t>Angela Chan</w:t>
      </w:r>
    </w:p>
    <w:p w14:paraId="19406D26" w14:textId="77777777" w:rsidR="00162074" w:rsidRDefault="006E4140">
      <w:r>
        <w:t>Well. Let’s accomplish them in the New Year!</w:t>
      </w:r>
    </w:p>
    <w:p w14:paraId="57A809F8" w14:textId="3208C529" w:rsidR="00162074" w:rsidRDefault="006E4140">
      <w:pPr>
        <w:pStyle w:val="Effects"/>
        <w:suppressLineNumbers w:val="0"/>
      </w:pPr>
      <w:r>
        <w:t>Camera flicks, and the photograph flips to the other side</w:t>
      </w:r>
      <w:r w:rsidR="00B92C9C">
        <w:t>.</w:t>
      </w:r>
    </w:p>
    <w:p w14:paraId="1961C17B" w14:textId="29080C36" w:rsidR="00D3299B" w:rsidRDefault="00D3299B" w:rsidP="00D3299B">
      <w:pPr>
        <w:pStyle w:val="Heading2"/>
      </w:pPr>
      <w:bookmarkStart w:id="87" w:name="_Toc83995211"/>
      <w:r>
        <w:lastRenderedPageBreak/>
        <w:t>Scene II</w:t>
      </w:r>
      <w:bookmarkEnd w:id="87"/>
    </w:p>
    <w:p w14:paraId="34C949DC" w14:textId="40C6AA93" w:rsidR="00D3299B" w:rsidRPr="00D3299B" w:rsidRDefault="00D3299B" w:rsidP="00D3299B">
      <w:pPr>
        <w:pStyle w:val="Effects"/>
      </w:pPr>
      <w:r>
        <w:t xml:space="preserve">EXTERIOR — </w:t>
      </w:r>
      <w:r w:rsidR="00A05139">
        <w:t>Plaza level of Festival Area.</w:t>
      </w:r>
      <w:r w:rsidR="00B92C9C">
        <w:t xml:space="preserve"> </w:t>
      </w:r>
      <w:r w:rsidR="00254E3E">
        <w:t>The residual princesses, Elsa, Anna, Raya and Vanellope von Schweetz</w:t>
      </w:r>
      <w:r w:rsidR="00C00FD3">
        <w:t xml:space="preserve"> </w:t>
      </w:r>
      <w:r w:rsidR="008A227B">
        <w:t xml:space="preserve">are singing in their dreams and the </w:t>
      </w:r>
      <w:r w:rsidR="001F38FE">
        <w:t>embracement of Angela Chan.</w:t>
      </w:r>
    </w:p>
    <w:p w14:paraId="64934DA7" w14:textId="77777777" w:rsidR="00162074" w:rsidRDefault="006E4140">
      <w:pPr>
        <w:pStyle w:val="Character"/>
        <w:suppressLineNumbers w:val="0"/>
      </w:pPr>
      <w:r>
        <w:t>Pocahontas (Sing)</w:t>
      </w:r>
    </w:p>
    <w:p w14:paraId="0216E25A" w14:textId="77777777" w:rsidR="00162074" w:rsidRDefault="006E4140">
      <w:r>
        <w:t>Where does the heaven and earth congregate?</w:t>
      </w:r>
    </w:p>
    <w:p w14:paraId="42F652A3" w14:textId="77777777" w:rsidR="00162074" w:rsidRDefault="006E4140">
      <w:r>
        <w:t>Where do the twelve regions go separate?</w:t>
      </w:r>
    </w:p>
    <w:p w14:paraId="7ECD1D0B" w14:textId="77777777" w:rsidR="00162074" w:rsidRDefault="006E4140">
      <w:pPr>
        <w:pStyle w:val="Character"/>
        <w:suppressLineNumbers w:val="0"/>
      </w:pPr>
      <w:r>
        <w:t>Mulan (Sing)</w:t>
      </w:r>
    </w:p>
    <w:p w14:paraId="1DE01A12" w14:textId="77777777" w:rsidR="00162074" w:rsidRDefault="006E4140">
      <w:r>
        <w:t>What is the sun and moon belonging to?</w:t>
      </w:r>
    </w:p>
    <w:p w14:paraId="3954EDBF" w14:textId="77777777" w:rsidR="00162074" w:rsidRDefault="006E4140">
      <w:r>
        <w:t>Where do the stars and planets expose due?</w:t>
      </w:r>
    </w:p>
    <w:p w14:paraId="0A317DA0" w14:textId="77777777" w:rsidR="00162074" w:rsidRDefault="006E4140">
      <w:pPr>
        <w:pStyle w:val="Character"/>
        <w:suppressLineNumbers w:val="0"/>
      </w:pPr>
      <w:r>
        <w:t>Tiana (Sing)</w:t>
      </w:r>
    </w:p>
    <w:p w14:paraId="27AD104F" w14:textId="77777777" w:rsidR="00162074" w:rsidRDefault="006E4140">
      <w:r>
        <w:t>Rising from day to day in orient,</w:t>
      </w:r>
    </w:p>
    <w:p w14:paraId="35576E7B" w14:textId="77777777" w:rsidR="00162074" w:rsidRDefault="006E4140">
      <w:r>
        <w:t>And always arriving at occident,</w:t>
      </w:r>
    </w:p>
    <w:p w14:paraId="76363EF8" w14:textId="77777777" w:rsidR="00162074" w:rsidRDefault="006E4140">
      <w:pPr>
        <w:pStyle w:val="Character"/>
        <w:suppressLineNumbers w:val="0"/>
      </w:pPr>
      <w:r>
        <w:t>Rapunzel (Sing)</w:t>
      </w:r>
    </w:p>
    <w:p w14:paraId="1A1AAB94" w14:textId="77777777" w:rsidR="00162074" w:rsidRDefault="006E4140">
      <w:r>
        <w:t xml:space="preserve">From the crack of first light to the nightfall, </w:t>
      </w:r>
    </w:p>
    <w:p w14:paraId="0C350D6F" w14:textId="77777777" w:rsidR="00162074" w:rsidRDefault="006E4140">
      <w:r>
        <w:t>How many leagues does the Sun tour for all?</w:t>
      </w:r>
    </w:p>
    <w:p w14:paraId="6A51056F" w14:textId="77777777" w:rsidR="00162074" w:rsidRDefault="006E4140">
      <w:pPr>
        <w:pStyle w:val="Character"/>
        <w:suppressLineNumbers w:val="0"/>
      </w:pPr>
      <w:r>
        <w:t>Merida (Sing)</w:t>
      </w:r>
    </w:p>
    <w:p w14:paraId="414A504F" w14:textId="77777777" w:rsidR="00162074" w:rsidRDefault="006E4140">
      <w:r>
        <w:t>Where comes the integrity of the Moon?</w:t>
      </w:r>
    </w:p>
    <w:p w14:paraId="5AF7D07F" w14:textId="77777777" w:rsidR="00162074" w:rsidRDefault="006E4140">
      <w:r>
        <w:t>As it retains after its decay soon?</w:t>
      </w:r>
    </w:p>
    <w:p w14:paraId="70068441" w14:textId="77777777" w:rsidR="00162074" w:rsidRDefault="006E4140">
      <w:pPr>
        <w:pStyle w:val="Character"/>
        <w:suppressLineNumbers w:val="0"/>
      </w:pPr>
      <w:r>
        <w:t>Elsa (Sing)</w:t>
      </w:r>
    </w:p>
    <w:p w14:paraId="450CB5F0" w14:textId="77777777" w:rsidR="00162074" w:rsidRDefault="006E4140">
      <w:r>
        <w:t>What yields the gloominess on its figure?</w:t>
      </w:r>
    </w:p>
    <w:p w14:paraId="13AC89A3" w14:textId="77777777" w:rsidR="00162074" w:rsidRDefault="006E4140">
      <w:r>
        <w:t>With a rabbit hidden in its center?</w:t>
      </w:r>
    </w:p>
    <w:p w14:paraId="5D28F6B3" w14:textId="77777777" w:rsidR="00162074" w:rsidRDefault="006E4140">
      <w:pPr>
        <w:pStyle w:val="Character"/>
        <w:suppressLineNumbers w:val="0"/>
      </w:pPr>
      <w:r>
        <w:t>Anna (Sing)</w:t>
      </w:r>
    </w:p>
    <w:p w14:paraId="078D0B9F" w14:textId="77777777" w:rsidR="00162074" w:rsidRDefault="006E4140">
      <w:r>
        <w:t>O, the primitive goddess has vigor,</w:t>
      </w:r>
    </w:p>
    <w:p w14:paraId="49037707" w14:textId="77777777" w:rsidR="00162074" w:rsidRDefault="006E4140">
      <w:r>
        <w:t>Or why has she been nine children’s venter?</w:t>
      </w:r>
    </w:p>
    <w:p w14:paraId="24FA1E16" w14:textId="77777777" w:rsidR="00162074" w:rsidRDefault="006E4140">
      <w:pPr>
        <w:pStyle w:val="Character"/>
        <w:suppressLineNumbers w:val="0"/>
      </w:pPr>
      <w:r>
        <w:t>Moana (Sing)</w:t>
      </w:r>
    </w:p>
    <w:p w14:paraId="2A6103F7" w14:textId="77777777" w:rsidR="00162074" w:rsidRDefault="006E4140">
      <w:r>
        <w:t>Where did the pandemic carrier abscond?</w:t>
      </w:r>
    </w:p>
    <w:p w14:paraId="66E1E9A1" w14:textId="77777777" w:rsidR="00162074" w:rsidRDefault="006E4140">
      <w:r>
        <w:t>Where has the auspiciousness and peace spawned?</w:t>
      </w:r>
    </w:p>
    <w:p w14:paraId="03CCA999" w14:textId="77777777" w:rsidR="00162074" w:rsidRDefault="006E4140">
      <w:pPr>
        <w:pStyle w:val="Character"/>
        <w:suppressLineNumbers w:val="0"/>
      </w:pPr>
      <w:r>
        <w:t>Raya (Sing)</w:t>
      </w:r>
    </w:p>
    <w:p w14:paraId="5D92F978" w14:textId="77777777" w:rsidR="00162074" w:rsidRDefault="006E4140">
      <w:r>
        <w:t>What’s closed so that darkness fills in the world?</w:t>
      </w:r>
    </w:p>
    <w:p w14:paraId="6A7954D8" w14:textId="77777777" w:rsidR="00162074" w:rsidRDefault="006E4140">
      <w:r>
        <w:t>And what opens so that light will emerge?</w:t>
      </w:r>
    </w:p>
    <w:p w14:paraId="4BB8E405" w14:textId="067A66ED" w:rsidR="00162074" w:rsidRDefault="006E4140">
      <w:pPr>
        <w:pStyle w:val="Character"/>
        <w:suppressLineNumbers w:val="0"/>
      </w:pPr>
      <w:r>
        <w:t>Vanellope von Schweetz</w:t>
      </w:r>
      <w:r w:rsidR="008A227B">
        <w:t xml:space="preserve"> (Sing)</w:t>
      </w:r>
    </w:p>
    <w:p w14:paraId="0F106FD5" w14:textId="77777777" w:rsidR="00162074" w:rsidRDefault="006E4140">
      <w:r>
        <w:t>Before the crocodile raise its head uncurled,</w:t>
      </w:r>
    </w:p>
    <w:p w14:paraId="049EF3F5" w14:textId="77777777" w:rsidR="00162074" w:rsidRDefault="006E4140">
      <w:r>
        <w:t>Where hid the spirit of Sun set to surge?</w:t>
      </w:r>
    </w:p>
    <w:p w14:paraId="6101AC9C" w14:textId="77777777" w:rsidR="00162074" w:rsidRDefault="006E4140">
      <w:pPr>
        <w:pStyle w:val="Effects"/>
        <w:suppressLineNumbers w:val="0"/>
      </w:pPr>
      <w:r>
        <w:t>Six black figures drop into the Lagoon, where another firework rises.</w:t>
      </w:r>
    </w:p>
    <w:p w14:paraId="1847B5C4" w14:textId="77777777" w:rsidR="00162074" w:rsidRDefault="006E4140">
      <w:pPr>
        <w:pStyle w:val="Character"/>
        <w:suppressLineNumbers w:val="0"/>
      </w:pPr>
      <w:r>
        <w:t>Adela Chan Jr</w:t>
      </w:r>
    </w:p>
    <w:p w14:paraId="1214D28F" w14:textId="77777777" w:rsidR="00162074" w:rsidRDefault="006E4140">
      <w:r>
        <w:t xml:space="preserve">Barry Allen, Bruce Wayne, Clark Kent, Hal Jordan, Harry Potter and Ron Weasley hid it secretly, not knowing the place. They were conspiring but </w:t>
      </w:r>
      <w:r>
        <w:lastRenderedPageBreak/>
        <w:t>failed to murder our Ladies at midnight, so they sink themselves into the lagoon, triggering fireworks.</w:t>
      </w:r>
    </w:p>
    <w:p w14:paraId="43DE6DD3" w14:textId="77777777" w:rsidR="00162074" w:rsidRDefault="006E4140">
      <w:pPr>
        <w:pStyle w:val="Character"/>
        <w:suppressLineNumbers w:val="0"/>
      </w:pPr>
      <w:r>
        <w:t>Vanellope von Schweetz</w:t>
      </w:r>
    </w:p>
    <w:p w14:paraId="47280222" w14:textId="77777777" w:rsidR="00162074" w:rsidRDefault="006E4140">
      <w:r>
        <w:t>Encanto!</w:t>
      </w:r>
    </w:p>
    <w:p w14:paraId="64E69AF5" w14:textId="77777777" w:rsidR="00162074" w:rsidRDefault="006E4140">
      <w:pPr>
        <w:pStyle w:val="Effects"/>
        <w:suppressLineNumbers w:val="0"/>
      </w:pPr>
      <w:r>
        <w:t>All depart to World Celebration Creation Shop.</w:t>
      </w:r>
    </w:p>
    <w:p w14:paraId="7DD38337" w14:textId="0576926D" w:rsidR="00162074" w:rsidRDefault="006E4140">
      <w:pPr>
        <w:pStyle w:val="Heading2"/>
      </w:pPr>
      <w:bookmarkStart w:id="88" w:name="_Toc83995212"/>
      <w:r>
        <w:t>Scene II</w:t>
      </w:r>
      <w:r w:rsidR="001F38FE">
        <w:t>I</w:t>
      </w:r>
      <w:bookmarkEnd w:id="88"/>
    </w:p>
    <w:p w14:paraId="365DC97F" w14:textId="77777777" w:rsidR="00162074" w:rsidRDefault="006E4140">
      <w:pPr>
        <w:pStyle w:val="Effects"/>
        <w:suppressLineNumbers w:val="0"/>
      </w:pPr>
      <w:r>
        <w:t>INTERIOR — World Celebration Creation Shop, with nothing on sale. Pepe le Pew sits in the center. Adela and Angela Chan et alia enter through all the gates, left open with all lights on, to remove its smell.</w:t>
      </w:r>
    </w:p>
    <w:p w14:paraId="4707D1FF" w14:textId="77777777" w:rsidR="00162074" w:rsidRDefault="006E4140">
      <w:pPr>
        <w:pStyle w:val="Character"/>
        <w:suppressLineNumbers w:val="0"/>
      </w:pPr>
      <w:r>
        <w:t>All</w:t>
      </w:r>
    </w:p>
    <w:p w14:paraId="120FFAB5" w14:textId="77777777" w:rsidR="00162074" w:rsidRDefault="006E4140">
      <w:r>
        <w:t>Could you please recover our creations?</w:t>
      </w:r>
    </w:p>
    <w:p w14:paraId="0A11A7C8" w14:textId="77777777" w:rsidR="00162074" w:rsidRDefault="006E4140">
      <w:pPr>
        <w:pStyle w:val="Effects"/>
        <w:suppressLineNumbers w:val="0"/>
      </w:pPr>
      <w:r>
        <w:t>Chased by Adela Chan Jr, Pepe le Pew flees, only to be frozen at once.</w:t>
      </w:r>
    </w:p>
    <w:p w14:paraId="625E55B5" w14:textId="77777777" w:rsidR="00162074" w:rsidRDefault="006E4140">
      <w:pPr>
        <w:pStyle w:val="Character"/>
        <w:suppressLineNumbers w:val="0"/>
      </w:pPr>
      <w:r>
        <w:t>(Adela Chan Jr)</w:t>
      </w:r>
    </w:p>
    <w:p w14:paraId="580AE77B" w14:textId="77777777" w:rsidR="00162074" w:rsidRDefault="006E4140">
      <w:r>
        <w:t>Yes, when the sun rises again.</w:t>
      </w:r>
    </w:p>
    <w:p w14:paraId="355F34A6" w14:textId="77777777" w:rsidR="00162074" w:rsidRDefault="006E4140">
      <w:pPr>
        <w:pStyle w:val="Character"/>
        <w:suppressLineNumbers w:val="0"/>
      </w:pPr>
      <w:r>
        <w:t>All but Adela Chan Jr</w:t>
      </w:r>
    </w:p>
    <w:p w14:paraId="20738B6A" w14:textId="77777777" w:rsidR="00162074" w:rsidRDefault="006E4140">
      <w:r>
        <w:t>That’s good.</w:t>
      </w:r>
    </w:p>
    <w:p w14:paraId="0BB82373" w14:textId="77777777" w:rsidR="00162074" w:rsidRDefault="006E4140">
      <w:pPr>
        <w:pStyle w:val="Character"/>
        <w:suppressLineNumbers w:val="0"/>
      </w:pPr>
      <w:r>
        <w:t>(Adela Chan Jr)</w:t>
      </w:r>
    </w:p>
    <w:p w14:paraId="3234A043" w14:textId="77777777" w:rsidR="00162074" w:rsidRDefault="006E4140">
      <w:r>
        <w:t>Operating the next quest: Remove invasive vines on the glass panes of Imagination Pavilion. The shear required is here.</w:t>
      </w:r>
    </w:p>
    <w:p w14:paraId="27F4E7A2" w14:textId="77777777" w:rsidR="00162074" w:rsidRDefault="006E4140">
      <w:pPr>
        <w:pStyle w:val="Character"/>
        <w:suppressLineNumbers w:val="0"/>
      </w:pPr>
      <w:r>
        <w:t>Angela Chan</w:t>
      </w:r>
    </w:p>
    <w:p w14:paraId="7966FBA7" w14:textId="77777777" w:rsidR="00162074" w:rsidRDefault="006E4140">
      <w:r>
        <w:t>Just keep safe and try any methods.</w:t>
      </w:r>
    </w:p>
    <w:p w14:paraId="7ED132A5" w14:textId="77777777" w:rsidR="00162074" w:rsidRDefault="006E4140">
      <w:pPr>
        <w:pStyle w:val="Effects"/>
        <w:suppressLineNumbers w:val="0"/>
      </w:pPr>
      <w:r>
        <w:t>Touring around the exterior boundary of Imagination Pavilion, Adela Chan Jr cut the vines using one fragment of her cart, and the pulls the vines down with bare hands. Angela Chan helps her clean the vines, only to release some robots.</w:t>
      </w:r>
    </w:p>
    <w:p w14:paraId="3A90E33F" w14:textId="77777777" w:rsidR="00162074" w:rsidRDefault="006E4140">
      <w:pPr>
        <w:pStyle w:val="Character"/>
        <w:suppressLineNumbers w:val="0"/>
      </w:pPr>
      <w:r>
        <w:t>(Snow White, Jasmine, Pocahontas, Mulan, Tiana, Moana)</w:t>
      </w:r>
    </w:p>
    <w:p w14:paraId="636AB2BD" w14:textId="77777777" w:rsidR="00162074" w:rsidRDefault="006E4140">
      <w:r>
        <w:rPr>
          <w:i/>
          <w:iCs/>
        </w:rPr>
        <w:t>(Confusedly)</w:t>
      </w:r>
      <w:r>
        <w:t xml:space="preserve"> Robots can be woken by sound and light?</w:t>
      </w:r>
    </w:p>
    <w:p w14:paraId="0F57E81C" w14:textId="77777777" w:rsidR="00162074" w:rsidRDefault="006E4140">
      <w:pPr>
        <w:pStyle w:val="Character"/>
        <w:suppressLineNumbers w:val="0"/>
      </w:pPr>
      <w:r>
        <w:t>Adela Chan Jr, Angela Chan</w:t>
      </w:r>
    </w:p>
    <w:p w14:paraId="3A703FC8" w14:textId="77777777" w:rsidR="00162074" w:rsidRDefault="006E4140">
      <w:r>
        <w:t xml:space="preserve">This is a new but accustomed technology. Your Highnesses just need to have a rest. Residents are </w:t>
      </w:r>
      <w:r>
        <w:rPr>
          <w:rFonts w:hint="eastAsia"/>
        </w:rPr>
        <w:t>returning</w:t>
      </w:r>
      <w:r>
        <w:t xml:space="preserve"> to save you now.</w:t>
      </w:r>
    </w:p>
    <w:p w14:paraId="7F4BABAD" w14:textId="77777777" w:rsidR="00162074" w:rsidRDefault="006E4140">
      <w:pPr>
        <w:pStyle w:val="Character"/>
        <w:suppressLineNumbers w:val="0"/>
      </w:pPr>
      <w:r>
        <w:t>(Snow White, Jasmine, Pocahontas, Mulan, Tiana, Moana)</w:t>
      </w:r>
    </w:p>
    <w:p w14:paraId="15060BC1" w14:textId="77777777" w:rsidR="00162074" w:rsidRDefault="006E4140">
      <w:r>
        <w:t>Wonderful!</w:t>
      </w:r>
    </w:p>
    <w:p w14:paraId="23FDA0FD" w14:textId="77777777" w:rsidR="00162074" w:rsidRDefault="006E4140">
      <w:pPr>
        <w:pStyle w:val="Effects"/>
        <w:suppressLineNumbers w:val="0"/>
      </w:pPr>
      <w:r>
        <w:t>Carrying a roll of blueprints, Adela and Angela Chan return to the Creation Shop with construction robots and the camera.</w:t>
      </w:r>
    </w:p>
    <w:p w14:paraId="5415D463" w14:textId="77777777" w:rsidR="00162074" w:rsidRDefault="006E4140">
      <w:pPr>
        <w:pStyle w:val="Character"/>
        <w:suppressLineNumbers w:val="0"/>
      </w:pPr>
      <w:r>
        <w:t>Adela Chan Jr</w:t>
      </w:r>
    </w:p>
    <w:p w14:paraId="6481C8EF" w14:textId="77777777" w:rsidR="00162074" w:rsidRDefault="006E4140">
      <w:r>
        <w:t>Here are blueprints of our Experimental Prototype Community of Tomorrow. We’ve just recovered them under the vines on Imagination Pavilion. Let’s go and reconstruct our pavilions!</w:t>
      </w:r>
    </w:p>
    <w:p w14:paraId="62065309" w14:textId="77777777" w:rsidR="00162074" w:rsidRDefault="006E4140">
      <w:pPr>
        <w:pStyle w:val="Effects"/>
        <w:suppressLineNumbers w:val="0"/>
      </w:pPr>
      <w:r>
        <w:t>All scurry to Imagination Pavilion.</w:t>
      </w:r>
    </w:p>
    <w:p w14:paraId="27AC74C9" w14:textId="3CC387F0" w:rsidR="00162074" w:rsidRDefault="006E4140">
      <w:pPr>
        <w:pStyle w:val="Heading2"/>
      </w:pPr>
      <w:bookmarkStart w:id="89" w:name="_Toc83995213"/>
      <w:r>
        <w:lastRenderedPageBreak/>
        <w:t xml:space="preserve">Scene </w:t>
      </w:r>
      <w:r w:rsidR="001F38FE">
        <w:t>IV</w:t>
      </w:r>
      <w:bookmarkEnd w:id="89"/>
    </w:p>
    <w:p w14:paraId="1E0907CE" w14:textId="77777777" w:rsidR="00162074" w:rsidRDefault="006E4140">
      <w:pPr>
        <w:pStyle w:val="Effects"/>
        <w:suppressLineNumbers w:val="0"/>
      </w:pPr>
      <w:r>
        <w:t>INTERIOR — Imagination Pavilion, in which Adela and Angela Chan et alia observe robots reconstructing the attractions.</w:t>
      </w:r>
    </w:p>
    <w:p w14:paraId="5B7D39EF" w14:textId="77777777" w:rsidR="00162074" w:rsidRDefault="006E4140">
      <w:pPr>
        <w:pStyle w:val="Character"/>
        <w:suppressLineNumbers w:val="0"/>
      </w:pPr>
      <w:r>
        <w:t>Adela Chan Jr</w:t>
      </w:r>
    </w:p>
    <w:p w14:paraId="6E246654" w14:textId="77777777" w:rsidR="00162074" w:rsidRDefault="006E4140">
      <w:pPr>
        <w:rPr>
          <w:i/>
          <w:iCs/>
        </w:rPr>
      </w:pPr>
      <w:r>
        <w:rPr>
          <w:i/>
          <w:iCs/>
        </w:rPr>
        <w:t>(Pointing at the blueprint titled “IMAGINATION! PAVILION”)</w:t>
      </w:r>
      <w:r>
        <w:t xml:space="preserve"> This pavilion consists of attractions “Journey into Imagination with Figment” and “How the Image Works: The What-if Labs”, along with Disney Vacation Club Lounges where Disney &amp; Pixar Short Film Festivals are organized, three portable water stands and a popcorn kiosk. As applied here, Full-automatic Robot laborers possess privileges over human in durable working, no salary requirements and simple reparations.</w:t>
      </w:r>
    </w:p>
    <w:p w14:paraId="0576A2EC" w14:textId="77777777" w:rsidR="00162074" w:rsidRDefault="006E4140">
      <w:pPr>
        <w:pStyle w:val="Character"/>
        <w:suppressLineNumbers w:val="0"/>
      </w:pPr>
      <w:r>
        <w:t>Rapunzel</w:t>
      </w:r>
    </w:p>
    <w:p w14:paraId="3354FBB2" w14:textId="77777777" w:rsidR="00162074" w:rsidRDefault="006E4140">
      <w:r>
        <w:t>Who is Figment? How can we journey into imagination with him?</w:t>
      </w:r>
    </w:p>
    <w:p w14:paraId="5E48ABD6" w14:textId="77777777" w:rsidR="00162074" w:rsidRDefault="006E4140">
      <w:pPr>
        <w:pStyle w:val="Character"/>
        <w:suppressLineNumbers w:val="0"/>
      </w:pPr>
      <w:r>
        <w:t>Adela Chan Jr</w:t>
      </w:r>
    </w:p>
    <w:p w14:paraId="24F51838" w14:textId="77777777" w:rsidR="00162074" w:rsidRDefault="006E4140">
      <w:pPr>
        <w:rPr>
          <w:i/>
          <w:iCs/>
        </w:rPr>
      </w:pPr>
      <w:r>
        <w:t xml:space="preserve">Carrying fabrication, creation, invention, illusion, fantasy and hallucination, Figment works in a full house: Sight, Sound, Smell, Touch and Taste. Therefore, we can take a tram through his Imagination Institute, to excavate our potentials to realize our imaginations. </w:t>
      </w:r>
      <w:r>
        <w:rPr>
          <w:i/>
          <w:iCs/>
        </w:rPr>
        <w:t>(Rolls the blueprints)</w:t>
      </w:r>
    </w:p>
    <w:p w14:paraId="69AEF043" w14:textId="77777777" w:rsidR="00162074" w:rsidRDefault="006E4140">
      <w:pPr>
        <w:pStyle w:val="Effects"/>
        <w:suppressLineNumbers w:val="0"/>
      </w:pPr>
      <w:r>
        <w:t>Marvin the Martian turns back into the pavilion, and Angela Chan chases him, followed by Mulan, Rapunzel, Merida, Elsa and Anna.</w:t>
      </w:r>
    </w:p>
    <w:p w14:paraId="774424F6" w14:textId="77777777" w:rsidR="00162074" w:rsidRDefault="006E4140">
      <w:pPr>
        <w:pStyle w:val="Character"/>
        <w:suppressLineNumbers w:val="0"/>
      </w:pPr>
      <w:r>
        <w:t>Angela Chan</w:t>
      </w:r>
    </w:p>
    <w:p w14:paraId="0C4ADD6B" w14:textId="77777777" w:rsidR="00162074" w:rsidRDefault="006E4140">
      <w:r>
        <w:t>The Earth is never tolerating invaders!</w:t>
      </w:r>
    </w:p>
    <w:p w14:paraId="2F1D02A7" w14:textId="77777777" w:rsidR="00162074" w:rsidRDefault="006E4140">
      <w:pPr>
        <w:pStyle w:val="Effects"/>
        <w:suppressLineNumbers w:val="0"/>
      </w:pPr>
      <w:r>
        <w:t xml:space="preserve">Merida shoots him with one arrow, and he fled to The Living Seas. </w:t>
      </w:r>
    </w:p>
    <w:p w14:paraId="06FB7DAA" w14:textId="77777777" w:rsidR="00162074" w:rsidRDefault="006E4140">
      <w:pPr>
        <w:pStyle w:val="Character"/>
        <w:suppressLineNumbers w:val="0"/>
        <w:rPr>
          <w:rFonts w:ascii="Calibri" w:hAnsi="Calibri" w:cs="Calibri"/>
        </w:rPr>
      </w:pPr>
      <w:r>
        <w:t>(Merida)</w:t>
      </w:r>
    </w:p>
    <w:p w14:paraId="791090B0" w14:textId="77777777" w:rsidR="00162074" w:rsidRDefault="006E4140">
      <w:r>
        <w:t>Pursue! He is polluting the Sea Base!</w:t>
      </w:r>
    </w:p>
    <w:p w14:paraId="0B8B970B" w14:textId="77777777" w:rsidR="00162074" w:rsidRDefault="006E4140">
      <w:pPr>
        <w:pStyle w:val="Character"/>
        <w:suppressLineNumbers w:val="0"/>
      </w:pPr>
      <w:r>
        <w:t>Adela Chan Jr</w:t>
      </w:r>
    </w:p>
    <w:p w14:paraId="052E3214" w14:textId="77777777" w:rsidR="00162074" w:rsidRDefault="006E4140">
      <w:r>
        <w:rPr>
          <w:i/>
          <w:iCs/>
        </w:rPr>
        <w:t>(Settles the remaining ladies)</w:t>
      </w:r>
      <w:r>
        <w:t xml:space="preserve"> Don’t Panic. These six persons are very capable in catching Martians. Without them, legions of Earth resources will be smuggled away. Now let’s guard the ODYSSEY.</w:t>
      </w:r>
    </w:p>
    <w:p w14:paraId="5843DBC4" w14:textId="77777777" w:rsidR="00162074" w:rsidRDefault="006E4140">
      <w:pPr>
        <w:pStyle w:val="Character"/>
        <w:suppressLineNumbers w:val="0"/>
      </w:pPr>
      <w:r>
        <w:t>Ariel</w:t>
      </w:r>
    </w:p>
    <w:p w14:paraId="3E52D860" w14:textId="77777777" w:rsidR="00162074" w:rsidRDefault="006E4140">
      <w:r>
        <w:t xml:space="preserve">Well, more pollutants descend from the Earth itself. For example, the </w:t>
      </w:r>
      <w:r>
        <w:rPr>
          <w:rFonts w:hint="eastAsia"/>
        </w:rPr>
        <w:t>m</w:t>
      </w:r>
      <w:r>
        <w:t>arine debris, majorly deprecated nets and plastics, has claimed large quantities of fish and turtles, by means of suffocating, infilling, releasing microbeads to cumulate, carry germs and infect diseases to them.</w:t>
      </w:r>
    </w:p>
    <w:p w14:paraId="0B43C37A" w14:textId="77777777" w:rsidR="00162074" w:rsidRDefault="006E4140">
      <w:pPr>
        <w:pStyle w:val="Effects"/>
        <w:suppressLineNumbers w:val="0"/>
      </w:pPr>
      <w:r>
        <w:t>The screen quickly darkens, with Adela Chan Jr leads the remaining ladies towards Odyssey Events Pavilion.</w:t>
      </w:r>
    </w:p>
    <w:p w14:paraId="41AEE8AD" w14:textId="03BA43B2" w:rsidR="00162074" w:rsidRDefault="006E4140">
      <w:pPr>
        <w:pStyle w:val="Heading2"/>
      </w:pPr>
      <w:bookmarkStart w:id="90" w:name="_Toc83995214"/>
      <w:r>
        <w:lastRenderedPageBreak/>
        <w:t>Scene V</w:t>
      </w:r>
      <w:bookmarkEnd w:id="90"/>
    </w:p>
    <w:p w14:paraId="6E210804" w14:textId="77777777" w:rsidR="00162074" w:rsidRDefault="006E4140">
      <w:pPr>
        <w:pStyle w:val="Effects"/>
        <w:suppressLineNumbers w:val="0"/>
      </w:pPr>
      <w:r>
        <w:t>INTERIOR — Odyssey Events Pavilion, clean and organized. Turning on the lights, Adela and Angela Chan observe merely an empty space, without exhibitions, concessions or attractions.</w:t>
      </w:r>
    </w:p>
    <w:p w14:paraId="043D7320" w14:textId="77777777" w:rsidR="00162074" w:rsidRDefault="006E4140">
      <w:pPr>
        <w:pStyle w:val="Character"/>
        <w:suppressLineNumbers w:val="0"/>
      </w:pPr>
      <w:r>
        <w:t>Belle</w:t>
      </w:r>
    </w:p>
    <w:p w14:paraId="447634DE" w14:textId="77777777" w:rsidR="00162074" w:rsidRDefault="006E4140">
      <w:r>
        <w:t>It was Moana who roused the cleaner, “Ocean”.</w:t>
      </w:r>
    </w:p>
    <w:p w14:paraId="05D702DE" w14:textId="77777777" w:rsidR="00162074" w:rsidRDefault="006E4140">
      <w:pPr>
        <w:pStyle w:val="Effects"/>
        <w:suppressLineNumbers w:val="0"/>
      </w:pPr>
      <w:r>
        <w:t>Moana smiles.</w:t>
      </w:r>
    </w:p>
    <w:p w14:paraId="2495A670" w14:textId="77777777" w:rsidR="00162074" w:rsidRDefault="006E4140">
      <w:pPr>
        <w:pStyle w:val="Character"/>
        <w:suppressLineNumbers w:val="0"/>
      </w:pPr>
      <w:r>
        <w:t>Adela Chan Jr</w:t>
      </w:r>
    </w:p>
    <w:p w14:paraId="1C1EDB79" w14:textId="77777777" w:rsidR="00162074" w:rsidRDefault="006E4140">
      <w:r>
        <w:rPr>
          <w:i/>
          <w:iCs/>
        </w:rPr>
        <w:t>(Pointing a blueprint titled “ODYSSEY EVENTS PAVILION”)</w:t>
      </w:r>
      <w:r>
        <w:t xml:space="preserve"> This pavilion consists of an exhibitory center that predicts openings, a flexible space for festivals and sporadic events, and the Odyssey Restaurant serving exotic cuisines, as well as a platform for first aid, lost children and baby services. </w:t>
      </w:r>
      <w:r>
        <w:rPr>
          <w:i/>
          <w:iCs/>
        </w:rPr>
        <w:t>(Scan the blueprint at the leading robot)</w:t>
      </w:r>
    </w:p>
    <w:p w14:paraId="66D6810E" w14:textId="77777777" w:rsidR="00162074" w:rsidRDefault="006E4140">
      <w:pPr>
        <w:pStyle w:val="Character"/>
        <w:suppressLineNumbers w:val="0"/>
      </w:pPr>
      <w:r>
        <w:t>Ariel</w:t>
      </w:r>
    </w:p>
    <w:p w14:paraId="4E21D698" w14:textId="77777777" w:rsidR="00162074" w:rsidRDefault="006E4140">
      <w:r>
        <w:t>Well, we can locate our melody now!</w:t>
      </w:r>
    </w:p>
    <w:p w14:paraId="03325D43" w14:textId="77777777" w:rsidR="00162074" w:rsidRDefault="006E4140">
      <w:pPr>
        <w:pStyle w:val="Character"/>
        <w:suppressLineNumbers w:val="0"/>
      </w:pPr>
      <w:r>
        <w:t>Jasmine</w:t>
      </w:r>
    </w:p>
    <w:p w14:paraId="3E30973A" w14:textId="77777777" w:rsidR="00162074" w:rsidRDefault="006E4140">
      <w:r>
        <w:t>OK, but I just missed my favorite dishes last year. It’s from the Far East.</w:t>
      </w:r>
    </w:p>
    <w:p w14:paraId="69265547" w14:textId="77777777" w:rsidR="00162074" w:rsidRDefault="006E4140">
      <w:pPr>
        <w:pStyle w:val="Effects"/>
        <w:suppressLineNumbers w:val="0"/>
      </w:pPr>
      <w:r>
        <w:t>Mulan returns along with Angela Chan, Rapunzel, Merida, Elsa and Anna.</w:t>
      </w:r>
    </w:p>
    <w:p w14:paraId="7EA26107" w14:textId="77777777" w:rsidR="00162074" w:rsidRDefault="006E4140">
      <w:pPr>
        <w:pStyle w:val="Character"/>
        <w:suppressLineNumbers w:val="0"/>
      </w:pPr>
      <w:r>
        <w:t>Mulan, Raya</w:t>
      </w:r>
    </w:p>
    <w:p w14:paraId="36713A63" w14:textId="77777777" w:rsidR="00162074" w:rsidRDefault="006E4140">
      <w:r>
        <w:t>Cheers!</w:t>
      </w:r>
    </w:p>
    <w:p w14:paraId="30D9B0B9" w14:textId="77777777" w:rsidR="00162074" w:rsidRDefault="006E4140">
      <w:pPr>
        <w:pStyle w:val="Effects"/>
        <w:suppressLineNumbers w:val="0"/>
      </w:pPr>
      <w:r>
        <w:t>All leaves, looking at Spaceship Earth, whose 9,292 out of 11,324 sandwich panels have been destroyed. Adela and Angela Chan offer to fix them, with other ladies too scared to walk near it. Therefore, the Adela and Angela Chan draw them back to Test Track.</w:t>
      </w:r>
    </w:p>
    <w:p w14:paraId="2A5D6AFF" w14:textId="1BC3C0CF" w:rsidR="00162074" w:rsidRDefault="006E4140">
      <w:pPr>
        <w:pStyle w:val="Heading2"/>
      </w:pPr>
      <w:bookmarkStart w:id="91" w:name="_Toc83995215"/>
      <w:r>
        <w:t>Scene V</w:t>
      </w:r>
      <w:r w:rsidR="00B76F2B">
        <w:t>I</w:t>
      </w:r>
      <w:bookmarkEnd w:id="91"/>
    </w:p>
    <w:p w14:paraId="5CDE7E8B" w14:textId="77777777" w:rsidR="00162074" w:rsidRDefault="006E4140">
      <w:pPr>
        <w:pStyle w:val="Effects"/>
        <w:suppressLineNumbers w:val="0"/>
      </w:pPr>
      <w:r>
        <w:t>INTERIOR — Test Track Pavilion. Adela and Angela Chan et alia walk along the test route.</w:t>
      </w:r>
    </w:p>
    <w:p w14:paraId="5EA98664" w14:textId="77777777" w:rsidR="00162074" w:rsidRDefault="006E4140">
      <w:pPr>
        <w:pStyle w:val="Character"/>
        <w:suppressLineNumbers w:val="0"/>
      </w:pPr>
      <w:r>
        <w:t>Adela Chan Jr</w:t>
      </w:r>
    </w:p>
    <w:p w14:paraId="289599C0" w14:textId="77777777" w:rsidR="00162074" w:rsidRDefault="006E4140">
      <w:r>
        <w:rPr>
          <w:i/>
          <w:iCs/>
        </w:rPr>
        <w:t>(Pointing a blueprint titled “TEST TRACK”)</w:t>
      </w:r>
      <w:r>
        <w:t xml:space="preserve"> On the test track, guests design and board their own cars, which are then taken through the "digital" testing ground of the "Sim-Track". Throughout the ride, guests see how their designs performed in each individual test: capability, efficiency, responsiveness, and power. After the ride, guests can observe their car’s scores, reward themselves in cool wash and donut box, film a commercial, race their designs, or even go shopping in Test Track SIMPORIUM.</w:t>
      </w:r>
    </w:p>
    <w:p w14:paraId="0E38120D" w14:textId="77777777" w:rsidR="00162074" w:rsidRDefault="006E4140">
      <w:pPr>
        <w:pStyle w:val="Character"/>
        <w:suppressLineNumbers w:val="0"/>
      </w:pPr>
      <w:r>
        <w:t>Mulan, Raya</w:t>
      </w:r>
    </w:p>
    <w:p w14:paraId="18193226" w14:textId="77777777" w:rsidR="00162074" w:rsidRDefault="006E4140">
      <w:r>
        <w:rPr>
          <w:i/>
          <w:iCs/>
        </w:rPr>
        <w:t xml:space="preserve">(Sword pointing Adela Chan Jr) </w:t>
      </w:r>
      <w:r>
        <w:t>Are you treating us?</w:t>
      </w:r>
    </w:p>
    <w:p w14:paraId="19A5A2D7" w14:textId="77777777" w:rsidR="00162074" w:rsidRDefault="006E4140">
      <w:pPr>
        <w:pStyle w:val="Character"/>
        <w:suppressLineNumbers w:val="0"/>
      </w:pPr>
      <w:r>
        <w:lastRenderedPageBreak/>
        <w:t>Adela Chan Jr</w:t>
      </w:r>
    </w:p>
    <w:p w14:paraId="0264CD14" w14:textId="77777777" w:rsidR="00162074" w:rsidRDefault="006E4140">
      <w:r>
        <w:t>No, robots will come to rebuild them. They just add some details since the basic facilities were not damaged.</w:t>
      </w:r>
    </w:p>
    <w:p w14:paraId="701C29DE" w14:textId="77777777" w:rsidR="00162074" w:rsidRDefault="006E4140">
      <w:pPr>
        <w:pStyle w:val="Character"/>
        <w:suppressLineNumbers w:val="0"/>
      </w:pPr>
      <w:r>
        <w:t>Angela Chan</w:t>
      </w:r>
    </w:p>
    <w:p w14:paraId="037F0CEF" w14:textId="77777777" w:rsidR="00162074" w:rsidRDefault="006E4140">
      <w:r>
        <w:t>So, our sparks of hope haven’t been blown out or burnt out yet.</w:t>
      </w:r>
    </w:p>
    <w:p w14:paraId="3C1FEACA" w14:textId="77777777" w:rsidR="00162074" w:rsidRDefault="006E4140">
      <w:pPr>
        <w:pStyle w:val="Effects"/>
        <w:suppressLineNumbers w:val="0"/>
      </w:pPr>
      <w:r>
        <w:t>All exit the pavilion and enter Test Track SIMPORIUM, with Camera following.</w:t>
      </w:r>
    </w:p>
    <w:p w14:paraId="2F7F298A" w14:textId="77777777" w:rsidR="00162074" w:rsidRDefault="006E4140">
      <w:pPr>
        <w:pStyle w:val="Character"/>
        <w:suppressLineNumbers w:val="0"/>
      </w:pPr>
      <w:r>
        <w:t>Snow White</w:t>
      </w:r>
    </w:p>
    <w:p w14:paraId="3C696B06" w14:textId="77777777" w:rsidR="00162074" w:rsidRDefault="006E4140">
      <w:r>
        <w:t>Here comes my first birthday gift in EPCOT!</w:t>
      </w:r>
    </w:p>
    <w:p w14:paraId="333BA17E" w14:textId="77777777" w:rsidR="00162074" w:rsidRDefault="006E4140">
      <w:pPr>
        <w:pStyle w:val="Character"/>
        <w:suppressLineNumbers w:val="0"/>
      </w:pPr>
      <w:r>
        <w:t>Adela Chan Jr</w:t>
      </w:r>
    </w:p>
    <w:p w14:paraId="11AF3039" w14:textId="77777777" w:rsidR="00162074" w:rsidRDefault="006E4140">
      <w:r>
        <w:t>In this Super-Intelligent Market Plaza of Recreation Imagineers’ Union Master will be selling toy cars, figurines, pit crew caps, pins, T-shirts, water cups and bottles, as well as engravable goods and so on.</w:t>
      </w:r>
    </w:p>
    <w:p w14:paraId="08D9BF32" w14:textId="3FC88111" w:rsidR="00162074" w:rsidRDefault="006E4140">
      <w:pPr>
        <w:pStyle w:val="Heading2"/>
      </w:pPr>
      <w:bookmarkStart w:id="92" w:name="_Toc83995216"/>
      <w:r>
        <w:t>Scene VI</w:t>
      </w:r>
      <w:r w:rsidR="00B76F2B">
        <w:t>I</w:t>
      </w:r>
      <w:bookmarkEnd w:id="92"/>
    </w:p>
    <w:p w14:paraId="24889564" w14:textId="77777777" w:rsidR="00162074" w:rsidRDefault="006E4140">
      <w:pPr>
        <w:pStyle w:val="Effects"/>
        <w:suppressLineNumbers w:val="0"/>
      </w:pPr>
      <w:r>
        <w:t>INTERIOR — Planetary Plaza, the exterior courtyard of Mission: Space.</w:t>
      </w:r>
    </w:p>
    <w:p w14:paraId="26D7E7F5" w14:textId="77777777" w:rsidR="00162074" w:rsidRDefault="006E4140">
      <w:pPr>
        <w:pStyle w:val="Character"/>
        <w:suppressLineNumbers w:val="0"/>
      </w:pPr>
      <w:r>
        <w:t>Pocahontas</w:t>
      </w:r>
    </w:p>
    <w:p w14:paraId="43EA788C" w14:textId="77777777" w:rsidR="00162074" w:rsidRDefault="006E4140">
      <w:r>
        <w:t>What are the marks on spheres and plaques about to tell us?</w:t>
      </w:r>
    </w:p>
    <w:p w14:paraId="151F64D5" w14:textId="77777777" w:rsidR="00162074" w:rsidRDefault="006E4140">
      <w:pPr>
        <w:pStyle w:val="Character"/>
        <w:suppressLineNumbers w:val="0"/>
      </w:pPr>
      <w:r>
        <w:t>Adela Chan Jr</w:t>
      </w:r>
    </w:p>
    <w:p w14:paraId="706C0E47" w14:textId="77777777" w:rsidR="00162074" w:rsidRDefault="006E4140">
      <w:r>
        <w:t>They celebrate the human exploration of our solar system, among which ten plaques are lined along the walls featuring inspirational quotes from various figures in the history of space travel, and four spheres represent the Earth, Mars, the Moon, and Jupiter, with “Mars” containing the attraction's entrance. Over one hundred markers with flags on “Moon” and “Mars” are covered in markers characterize worldwide rocket missions to the Moon and Mars, both crewed and uncrewed.</w:t>
      </w:r>
    </w:p>
    <w:p w14:paraId="7C6C9DE5" w14:textId="77777777" w:rsidR="00162074" w:rsidRDefault="006E4140">
      <w:pPr>
        <w:pStyle w:val="Character"/>
        <w:suppressLineNumbers w:val="0"/>
      </w:pPr>
      <w:r>
        <w:t>Mulan</w:t>
      </w:r>
    </w:p>
    <w:p w14:paraId="6DF24DCE" w14:textId="77777777" w:rsidR="00162074" w:rsidRDefault="006E4140">
      <w:r>
        <w:t>Now we travel inside Mars.</w:t>
      </w:r>
    </w:p>
    <w:p w14:paraId="039FBC2B" w14:textId="77777777" w:rsidR="00162074" w:rsidRDefault="006E4140">
      <w:pPr>
        <w:pStyle w:val="Character"/>
        <w:suppressLineNumbers w:val="0"/>
      </w:pPr>
      <w:r>
        <w:t>Adela Chan Jr</w:t>
      </w:r>
    </w:p>
    <w:p w14:paraId="2202797E" w14:textId="77777777" w:rsidR="00162074" w:rsidRDefault="006E4140">
      <w:r>
        <w:rPr>
          <w:i/>
          <w:iCs/>
        </w:rPr>
        <w:t>(Leads Angela Chan and the ladies into the entrance and enters)</w:t>
      </w:r>
      <w:r>
        <w:t xml:space="preserve"> Upon arrival features the main ride: a simulated astronaut training for the first manned mission of the state to Mars aboard the fictional X-2 Deep Space Shuttle in 2048, right after the semicentenary of launching the International Space Station.</w:t>
      </w:r>
    </w:p>
    <w:p w14:paraId="53FB8F45" w14:textId="77777777" w:rsidR="00162074" w:rsidRDefault="006E4140">
      <w:pPr>
        <w:pStyle w:val="Character"/>
        <w:suppressLineNumbers w:val="0"/>
      </w:pPr>
      <w:r>
        <w:t>Tiana</w:t>
      </w:r>
    </w:p>
    <w:p w14:paraId="74B42241" w14:textId="77777777" w:rsidR="00162074" w:rsidRDefault="006E4140">
      <w:r>
        <w:t>And then?</w:t>
      </w:r>
    </w:p>
    <w:p w14:paraId="3D930FCC" w14:textId="77777777" w:rsidR="00162074" w:rsidRDefault="006E4140">
      <w:pPr>
        <w:pStyle w:val="Character"/>
        <w:suppressLineNumbers w:val="0"/>
      </w:pPr>
      <w:r>
        <w:t>Adela Chan Jr</w:t>
      </w:r>
    </w:p>
    <w:p w14:paraId="4DD1EC6F" w14:textId="77777777" w:rsidR="00162074" w:rsidRDefault="006E4140">
      <w:r>
        <w:t>Riders are "trainees" at the “International Space Training Center”, where they are arranged into crews of four, one navigator, one pilot, one commander and one engineer, given two tasks to perform during the mission.</w:t>
      </w:r>
    </w:p>
    <w:p w14:paraId="09684AAD" w14:textId="51FD7F89" w:rsidR="00162074" w:rsidRDefault="00511E30">
      <w:pPr>
        <w:pStyle w:val="Character"/>
        <w:suppressLineNumbers w:val="0"/>
      </w:pPr>
      <w:r>
        <w:lastRenderedPageBreak/>
        <w:t>Rapunzel</w:t>
      </w:r>
    </w:p>
    <w:p w14:paraId="010574FE" w14:textId="77777777" w:rsidR="00162074" w:rsidRDefault="006E4140">
      <w:r>
        <w:t>What does the commander do?</w:t>
      </w:r>
    </w:p>
    <w:p w14:paraId="4965D2D8" w14:textId="77777777" w:rsidR="00162074" w:rsidRDefault="006E4140">
      <w:pPr>
        <w:pStyle w:val="Character"/>
        <w:suppressLineNumbers w:val="0"/>
      </w:pPr>
      <w:r>
        <w:t>Adela Chan Jr</w:t>
      </w:r>
    </w:p>
    <w:p w14:paraId="62568681" w14:textId="77777777" w:rsidR="00162074" w:rsidRDefault="006E4140">
      <w:r>
        <w:t>The commander operates the “spacecraft” with several buttons, one of which initiates the rocket's first-stage separation, and the other activates manual flight control.</w:t>
      </w:r>
    </w:p>
    <w:p w14:paraId="2C72E698" w14:textId="399724EE" w:rsidR="00162074" w:rsidRDefault="00511E30">
      <w:pPr>
        <w:pStyle w:val="Character"/>
        <w:suppressLineNumbers w:val="0"/>
      </w:pPr>
      <w:r>
        <w:t>Merida</w:t>
      </w:r>
    </w:p>
    <w:p w14:paraId="4F0525FE" w14:textId="77777777" w:rsidR="00162074" w:rsidRDefault="006E4140">
      <w:r>
        <w:t>The pilot?</w:t>
      </w:r>
    </w:p>
    <w:p w14:paraId="138F53C6" w14:textId="77777777" w:rsidR="00162074" w:rsidRDefault="006E4140">
      <w:pPr>
        <w:pStyle w:val="Character"/>
        <w:suppressLineNumbers w:val="0"/>
      </w:pPr>
      <w:r>
        <w:t>Adela Chan Jr</w:t>
      </w:r>
    </w:p>
    <w:p w14:paraId="7C8D85E1" w14:textId="77777777" w:rsidR="00162074" w:rsidRDefault="006E4140">
      <w:r>
        <w:t>The spacecraft's on-board self-automated pilot will perform each task if the rider does not respond to his prompt from Mission Control or if there is no one to perform the task. Various fooling buttons and switches are also featured within riders’ reach but do nothing, only added to the realism aspect of the ride.</w:t>
      </w:r>
    </w:p>
    <w:p w14:paraId="5C55F65B" w14:textId="77777777" w:rsidR="00162074" w:rsidRDefault="006E4140">
      <w:pPr>
        <w:pStyle w:val="Character"/>
        <w:suppressLineNumbers w:val="0"/>
      </w:pPr>
      <w:r>
        <w:t>Moana</w:t>
      </w:r>
    </w:p>
    <w:p w14:paraId="68D8F75E" w14:textId="77777777" w:rsidR="00162074" w:rsidRDefault="006E4140">
      <w:r>
        <w:t>What about the navigator and the engineer?</w:t>
      </w:r>
    </w:p>
    <w:p w14:paraId="6696CA15" w14:textId="77777777" w:rsidR="00162074" w:rsidRDefault="006E4140">
      <w:pPr>
        <w:pStyle w:val="Character"/>
        <w:suppressLineNumbers w:val="0"/>
        <w:rPr>
          <w:lang w:eastAsia="zh-TW"/>
        </w:rPr>
      </w:pPr>
      <w:r>
        <w:rPr>
          <w:lang w:eastAsia="zh-TW"/>
        </w:rPr>
        <w:t>Adela Chan Jr</w:t>
      </w:r>
    </w:p>
    <w:p w14:paraId="41D367E9" w14:textId="77777777" w:rsidR="00162074" w:rsidRDefault="006E4140">
      <w:pPr>
        <w:rPr>
          <w:lang w:eastAsia="zh-TW"/>
        </w:rPr>
      </w:pPr>
      <w:r>
        <w:rPr>
          <w:lang w:eastAsia="zh-TW"/>
        </w:rPr>
        <w:t>They help navigate the space shuttle correctly and securely to Mars.</w:t>
      </w:r>
    </w:p>
    <w:p w14:paraId="66463F24" w14:textId="0517C9A2" w:rsidR="00162074" w:rsidRDefault="00511E30">
      <w:pPr>
        <w:pStyle w:val="Character"/>
        <w:suppressLineNumbers w:val="0"/>
        <w:rPr>
          <w:lang w:eastAsia="zh-TW"/>
        </w:rPr>
      </w:pPr>
      <w:r>
        <w:rPr>
          <w:lang w:eastAsia="zh-TW"/>
        </w:rPr>
        <w:t>Jasmine</w:t>
      </w:r>
    </w:p>
    <w:p w14:paraId="2FF13EB1" w14:textId="77777777" w:rsidR="00162074" w:rsidRDefault="006E4140">
      <w:pPr>
        <w:rPr>
          <w:lang w:eastAsia="zh-TW"/>
        </w:rPr>
      </w:pPr>
      <w:r>
        <w:rPr>
          <w:lang w:eastAsia="zh-TW"/>
        </w:rPr>
        <w:t>After the mission, guests are invited into an advanced training lab featuring other activities. What are they?</w:t>
      </w:r>
    </w:p>
    <w:p w14:paraId="54FED461" w14:textId="77777777" w:rsidR="00162074" w:rsidRDefault="006E4140">
      <w:pPr>
        <w:pStyle w:val="Character"/>
        <w:suppressLineNumbers w:val="0"/>
        <w:rPr>
          <w:lang w:eastAsia="zh-TW"/>
        </w:rPr>
      </w:pPr>
      <w:r>
        <w:rPr>
          <w:lang w:eastAsia="zh-TW"/>
        </w:rPr>
        <w:t>Adela Chan Jr</w:t>
      </w:r>
    </w:p>
    <w:p w14:paraId="4F268366" w14:textId="77777777" w:rsidR="00162074" w:rsidRDefault="006E4140">
      <w:pPr>
        <w:rPr>
          <w:lang w:eastAsia="zh-TW"/>
        </w:rPr>
      </w:pPr>
      <w:r>
        <w:rPr>
          <w:lang w:eastAsia="zh-TW"/>
        </w:rPr>
        <w:t>For one thing, the multiplayer game Space Race requires up to 60 players send a rocket from Mars back to Earth by cooperatively fixing technical issues.</w:t>
      </w:r>
    </w:p>
    <w:p w14:paraId="138BCB0E" w14:textId="77777777" w:rsidR="00162074" w:rsidRDefault="006E4140">
      <w:pPr>
        <w:pStyle w:val="Character"/>
        <w:suppressLineNumbers w:val="0"/>
        <w:rPr>
          <w:lang w:eastAsia="zh-TW"/>
        </w:rPr>
      </w:pPr>
      <w:r>
        <w:rPr>
          <w:lang w:eastAsia="zh-TW"/>
        </w:rPr>
        <w:t>Angela Chan</w:t>
      </w:r>
    </w:p>
    <w:p w14:paraId="74F99A3F" w14:textId="77777777" w:rsidR="00162074" w:rsidRDefault="006E4140">
      <w:pPr>
        <w:rPr>
          <w:lang w:eastAsia="zh-TW"/>
        </w:rPr>
      </w:pPr>
      <w:r>
        <w:rPr>
          <w:lang w:eastAsia="zh-TW"/>
        </w:rPr>
        <w:t>For another thing, the single-player game Expedition Mars lasts four minutes where guests control an astronaut attempting to return their expedition team.</w:t>
      </w:r>
    </w:p>
    <w:p w14:paraId="269F4BA3" w14:textId="77777777" w:rsidR="00162074" w:rsidRDefault="006E4140">
      <w:pPr>
        <w:pStyle w:val="Character"/>
        <w:suppressLineNumbers w:val="0"/>
        <w:rPr>
          <w:lang w:eastAsia="zh-TW"/>
        </w:rPr>
      </w:pPr>
      <w:r>
        <w:rPr>
          <w:lang w:eastAsia="zh-TW"/>
        </w:rPr>
        <w:t>Adela Chan Jr</w:t>
      </w:r>
    </w:p>
    <w:p w14:paraId="482583A8" w14:textId="77777777" w:rsidR="00162074" w:rsidRDefault="006E4140">
      <w:pPr>
        <w:rPr>
          <w:lang w:eastAsia="zh-TW"/>
        </w:rPr>
      </w:pPr>
      <w:r>
        <w:rPr>
          <w:lang w:eastAsia="zh-TW"/>
        </w:rPr>
        <w:t>Besides, for children too young to ride the missions, a space-themed playing place presents as Space Base. Additionally, a camera kiosk, Postcards from Space allows guests send messages from “space” to their localhosts on Earth.</w:t>
      </w:r>
    </w:p>
    <w:p w14:paraId="62389CE5" w14:textId="77777777" w:rsidR="00162074" w:rsidRDefault="006E4140">
      <w:pPr>
        <w:pStyle w:val="Character"/>
        <w:suppressLineNumbers w:val="0"/>
        <w:rPr>
          <w:lang w:eastAsia="zh-TW"/>
        </w:rPr>
      </w:pPr>
      <w:r>
        <w:rPr>
          <w:lang w:eastAsia="zh-TW"/>
        </w:rPr>
        <w:t>Angela Chan</w:t>
      </w:r>
    </w:p>
    <w:p w14:paraId="30E7E75E" w14:textId="77777777" w:rsidR="00162074" w:rsidRDefault="006E4140">
      <w:pPr>
        <w:rPr>
          <w:lang w:eastAsia="zh-TW"/>
        </w:rPr>
      </w:pPr>
      <w:r>
        <w:rPr>
          <w:lang w:eastAsia="zh-TW"/>
        </w:rPr>
        <w:t>Beyond the training lab is the Mission Space Cargo Bay gift shop, as well as a new simulated space restaurant, Space 220, holding up to 220 families of “space travelers”. Yesterday, we tried some Space 220 food recommended by our little Vanellope, and they are more than delicious — wonderful!</w:t>
      </w:r>
    </w:p>
    <w:p w14:paraId="4BA3C362" w14:textId="77777777" w:rsidR="00162074" w:rsidRDefault="006E4140">
      <w:pPr>
        <w:pStyle w:val="Character"/>
        <w:suppressLineNumbers w:val="0"/>
        <w:rPr>
          <w:lang w:eastAsia="zh-TW"/>
        </w:rPr>
      </w:pPr>
      <w:r>
        <w:rPr>
          <w:lang w:eastAsia="zh-TW"/>
        </w:rPr>
        <w:t>Ariel</w:t>
      </w:r>
    </w:p>
    <w:p w14:paraId="648B7651" w14:textId="77777777" w:rsidR="00162074" w:rsidRDefault="006E4140">
      <w:pPr>
        <w:rPr>
          <w:lang w:eastAsia="zh-TW"/>
        </w:rPr>
      </w:pPr>
      <w:r>
        <w:rPr>
          <w:lang w:eastAsia="zh-TW"/>
        </w:rPr>
        <w:t>Bon Appetit!</w:t>
      </w:r>
    </w:p>
    <w:p w14:paraId="5546FAF5" w14:textId="77777777" w:rsidR="00162074" w:rsidRDefault="006E4140">
      <w:pPr>
        <w:pStyle w:val="Effects"/>
        <w:suppressLineNumbers w:val="0"/>
        <w:rPr>
          <w:lang w:eastAsia="zh-TW"/>
        </w:rPr>
      </w:pPr>
      <w:r>
        <w:rPr>
          <w:lang w:eastAsia="zh-TW"/>
        </w:rPr>
        <w:t>Led by Ariel, all dashes towards Space 220 Restaurant, with camera following.</w:t>
      </w:r>
    </w:p>
    <w:p w14:paraId="1F167AAC" w14:textId="77777777" w:rsidR="00162074" w:rsidRDefault="006E4140">
      <w:pPr>
        <w:pStyle w:val="Character"/>
        <w:suppressLineNumbers w:val="0"/>
        <w:rPr>
          <w:lang w:eastAsia="zh-TW"/>
        </w:rPr>
      </w:pPr>
      <w:r>
        <w:rPr>
          <w:lang w:eastAsia="zh-TW"/>
        </w:rPr>
        <w:lastRenderedPageBreak/>
        <w:t>Vanellope von Schweetz</w:t>
      </w:r>
    </w:p>
    <w:p w14:paraId="3C6CE104" w14:textId="77777777" w:rsidR="00162074" w:rsidRDefault="006E4140">
      <w:pPr>
        <w:rPr>
          <w:i/>
          <w:iCs/>
          <w:lang w:eastAsia="zh-TW"/>
        </w:rPr>
      </w:pPr>
      <w:r>
        <w:rPr>
          <w:lang w:eastAsia="zh-TW"/>
        </w:rPr>
        <w:t xml:space="preserve">Ladies, this is where I gathered and delivered space food packages for your Majesties, Highnesses and Excellencies. Let’s enjoy yourselves throughout our EPCOT! </w:t>
      </w:r>
      <w:r>
        <w:rPr>
          <w:i/>
          <w:iCs/>
          <w:lang w:eastAsia="zh-TW"/>
        </w:rPr>
        <w:t>(Flees through the wall)</w:t>
      </w:r>
    </w:p>
    <w:p w14:paraId="380129B3" w14:textId="77777777" w:rsidR="00162074" w:rsidRDefault="006E4140">
      <w:pPr>
        <w:pStyle w:val="Character"/>
        <w:suppressLineNumbers w:val="0"/>
        <w:rPr>
          <w:lang w:eastAsia="zh-TW"/>
        </w:rPr>
      </w:pPr>
      <w:r>
        <w:rPr>
          <w:lang w:eastAsia="zh-TW"/>
        </w:rPr>
        <w:t>Angela Chan</w:t>
      </w:r>
    </w:p>
    <w:p w14:paraId="1FA98A4D" w14:textId="77777777" w:rsidR="00162074" w:rsidRDefault="006E4140">
      <w:pPr>
        <w:rPr>
          <w:lang w:eastAsia="zh-TW"/>
        </w:rPr>
      </w:pPr>
      <w:r>
        <w:rPr>
          <w:lang w:eastAsia="zh-TW"/>
        </w:rPr>
        <w:t>Our next destination is PLAY Pavilion.</w:t>
      </w:r>
    </w:p>
    <w:p w14:paraId="462B7062" w14:textId="77777777" w:rsidR="00162074" w:rsidRDefault="006E4140">
      <w:pPr>
        <w:pStyle w:val="Effects"/>
        <w:suppressLineNumbers w:val="0"/>
        <w:rPr>
          <w:lang w:eastAsia="zh-TW"/>
        </w:rPr>
      </w:pPr>
      <w:r>
        <w:rPr>
          <w:lang w:eastAsia="zh-TW"/>
        </w:rPr>
        <w:t>All tread to PLAY Pavilion.</w:t>
      </w:r>
    </w:p>
    <w:p w14:paraId="0B83333A" w14:textId="0A0C480A" w:rsidR="00162074" w:rsidRDefault="006E4140">
      <w:pPr>
        <w:pStyle w:val="Heading2"/>
        <w:rPr>
          <w:lang w:eastAsia="zh-TW"/>
        </w:rPr>
      </w:pPr>
      <w:bookmarkStart w:id="93" w:name="_Toc83995217"/>
      <w:r>
        <w:rPr>
          <w:lang w:eastAsia="zh-TW"/>
        </w:rPr>
        <w:t>Scene VII</w:t>
      </w:r>
      <w:r w:rsidR="00B76F2B">
        <w:rPr>
          <w:lang w:eastAsia="zh-TW"/>
        </w:rPr>
        <w:t>I</w:t>
      </w:r>
      <w:bookmarkEnd w:id="93"/>
    </w:p>
    <w:p w14:paraId="4350E075" w14:textId="77777777" w:rsidR="00162074" w:rsidRDefault="006E4140">
      <w:pPr>
        <w:pStyle w:val="Effects"/>
        <w:suppressLineNumbers w:val="0"/>
        <w:rPr>
          <w:lang w:eastAsia="zh-TW"/>
        </w:rPr>
      </w:pPr>
      <w:r>
        <w:rPr>
          <w:lang w:eastAsia="zh-TW"/>
        </w:rPr>
        <w:t>INTERIOR — PLAY Pavilion. Adela and Angela Chan et alia summon MICROSOFIA.</w:t>
      </w:r>
    </w:p>
    <w:p w14:paraId="10BFBEAD" w14:textId="77777777" w:rsidR="00162074" w:rsidRDefault="006E4140">
      <w:pPr>
        <w:pStyle w:val="Character"/>
        <w:suppressLineNumbers w:val="0"/>
        <w:rPr>
          <w:lang w:eastAsia="zh-TW"/>
        </w:rPr>
      </w:pPr>
      <w:r>
        <w:rPr>
          <w:lang w:eastAsia="zh-TW"/>
        </w:rPr>
        <w:t>Adela Chan Jr</w:t>
      </w:r>
    </w:p>
    <w:p w14:paraId="2702A1FB" w14:textId="77777777" w:rsidR="00162074" w:rsidRDefault="006E4140">
      <w:pPr>
        <w:rPr>
          <w:i/>
          <w:iCs/>
          <w:lang w:eastAsia="zh-TW"/>
        </w:rPr>
      </w:pPr>
      <w:r>
        <w:rPr>
          <w:lang w:eastAsia="zh-TW"/>
        </w:rPr>
        <w:t xml:space="preserve">Blueprints are ready. </w:t>
      </w:r>
      <w:r>
        <w:rPr>
          <w:i/>
          <w:iCs/>
          <w:lang w:eastAsia="zh-TW"/>
        </w:rPr>
        <w:t>(Handing the blueprints over to MICROSOFIA)</w:t>
      </w:r>
    </w:p>
    <w:p w14:paraId="2B0CD754" w14:textId="77777777" w:rsidR="00162074" w:rsidRDefault="006E4140">
      <w:pPr>
        <w:pStyle w:val="Character"/>
        <w:suppressLineNumbers w:val="0"/>
        <w:rPr>
          <w:lang w:eastAsia="zh-TW"/>
        </w:rPr>
      </w:pPr>
      <w:r>
        <w:rPr>
          <w:lang w:eastAsia="zh-TW"/>
        </w:rPr>
        <w:t>MICROSOFIA</w:t>
      </w:r>
    </w:p>
    <w:p w14:paraId="26AD6D63" w14:textId="77777777" w:rsidR="00162074" w:rsidRDefault="006E4140">
      <w:pPr>
        <w:rPr>
          <w:lang w:eastAsia="zh-TW"/>
        </w:rPr>
      </w:pPr>
      <w:r>
        <w:rPr>
          <w:lang w:eastAsia="zh-TW"/>
        </w:rPr>
        <w:t xml:space="preserve">The PLAY Pavilion contains an Animation Academy, where guests help Edna Mode with uninspired style. Next to it is an interactive game, Hotel Heist, hosted by Nick Wilde and Judy Hopps, where players assist them by receiving visitors and arrest robbers. Besides, a water balloon throwing game with Huey, Dewey, and Louie, and Webby Vander-quack will arrive. Other potential attractions include meet-and-greets for 6 Big Heroes, Wreck-It Ralph and Vanellope von Schweetz, as well as </w:t>
      </w:r>
      <w:r>
        <w:rPr>
          <w:i/>
          <w:iCs/>
          <w:lang w:eastAsia="zh-TW"/>
        </w:rPr>
        <w:t>(points westwards)</w:t>
      </w:r>
      <w:r>
        <w:rPr>
          <w:lang w:eastAsia="zh-TW"/>
        </w:rPr>
        <w:t xml:space="preserve"> the right honorable Guardians of the GALAXY!</w:t>
      </w:r>
    </w:p>
    <w:p w14:paraId="664A2775" w14:textId="77777777" w:rsidR="00162074" w:rsidRDefault="006E4140">
      <w:pPr>
        <w:pStyle w:val="Character"/>
        <w:suppressLineNumbers w:val="0"/>
        <w:rPr>
          <w:lang w:eastAsia="zh-TW"/>
        </w:rPr>
      </w:pPr>
      <w:r>
        <w:rPr>
          <w:lang w:eastAsia="zh-TW"/>
        </w:rPr>
        <w:t>Adela Chan Jr</w:t>
      </w:r>
    </w:p>
    <w:p w14:paraId="45D8B20F" w14:textId="77777777" w:rsidR="00162074" w:rsidRDefault="006E4140">
      <w:pPr>
        <w:rPr>
          <w:lang w:eastAsia="zh-TW"/>
        </w:rPr>
      </w:pPr>
      <w:r>
        <w:rPr>
          <w:lang w:eastAsia="zh-TW"/>
        </w:rPr>
        <w:t>Cosmic Rewind?</w:t>
      </w:r>
    </w:p>
    <w:p w14:paraId="2533BB46" w14:textId="77777777" w:rsidR="00162074" w:rsidRDefault="006E4140">
      <w:pPr>
        <w:pStyle w:val="Character"/>
        <w:suppressLineNumbers w:val="0"/>
        <w:rPr>
          <w:lang w:eastAsia="zh-TW"/>
        </w:rPr>
      </w:pPr>
      <w:r>
        <w:rPr>
          <w:lang w:eastAsia="zh-TW"/>
        </w:rPr>
        <w:t>MICROSOFIA</w:t>
      </w:r>
    </w:p>
    <w:p w14:paraId="4CA42D64" w14:textId="77777777" w:rsidR="00162074" w:rsidRDefault="006E4140">
      <w:pPr>
        <w:rPr>
          <w:lang w:eastAsia="zh-TW"/>
        </w:rPr>
      </w:pPr>
      <w:r>
        <w:rPr>
          <w:lang w:eastAsia="zh-TW"/>
        </w:rPr>
        <w:t>All right! Seeking place to establish a peaceful connection to Earth under the suggestion of nostalgic Peter Quill, the planet Xandar and its Nova Corps have decided to establish EPCOT's first “Other-World Showcase” Pavilion. For their presentation, they have decided on a deep space travel, with an elaborate planetarium “Galaxarium” serving guests a look at the Big Bang as well as a hyperjump to Xandar, which is however interrupted by the Guardians and chaos ensues…</w:t>
      </w:r>
    </w:p>
    <w:p w14:paraId="516E41AC" w14:textId="77777777" w:rsidR="00162074" w:rsidRDefault="006E4140">
      <w:pPr>
        <w:pStyle w:val="Character"/>
        <w:suppressLineNumbers w:val="0"/>
        <w:rPr>
          <w:lang w:eastAsia="zh-TW"/>
        </w:rPr>
      </w:pPr>
      <w:r>
        <w:rPr>
          <w:lang w:eastAsia="zh-TW"/>
        </w:rPr>
        <w:t>Angela Chan</w:t>
      </w:r>
    </w:p>
    <w:p w14:paraId="0DDA565A" w14:textId="77777777" w:rsidR="00162074" w:rsidRDefault="006E4140">
      <w:pPr>
        <w:rPr>
          <w:lang w:eastAsia="zh-TW"/>
        </w:rPr>
      </w:pPr>
      <w:r>
        <w:rPr>
          <w:lang w:eastAsia="zh-TW"/>
        </w:rPr>
        <w:t>And then?</w:t>
      </w:r>
    </w:p>
    <w:p w14:paraId="0C2F7FA2" w14:textId="77777777" w:rsidR="00162074" w:rsidRDefault="006E4140">
      <w:pPr>
        <w:pStyle w:val="Character"/>
        <w:suppressLineNumbers w:val="0"/>
        <w:rPr>
          <w:lang w:eastAsia="zh-TW"/>
        </w:rPr>
      </w:pPr>
      <w:r>
        <w:rPr>
          <w:lang w:eastAsia="zh-TW"/>
        </w:rPr>
        <w:t>MICROSOFIA</w:t>
      </w:r>
    </w:p>
    <w:p w14:paraId="15402187" w14:textId="77777777" w:rsidR="00162074" w:rsidRDefault="006E4140">
      <w:pPr>
        <w:rPr>
          <w:lang w:eastAsia="zh-TW"/>
        </w:rPr>
      </w:pPr>
      <w:r>
        <w:rPr>
          <w:lang w:eastAsia="zh-TW"/>
        </w:rPr>
        <w:t>Everyone returns to our Spaceship “Earth”, safe and sound, commemorating this as the first Marvel-themed Disneyland Attraction.</w:t>
      </w:r>
    </w:p>
    <w:p w14:paraId="5852E9F2" w14:textId="77777777" w:rsidR="00162074" w:rsidRDefault="006E4140">
      <w:pPr>
        <w:pStyle w:val="Character"/>
        <w:suppressLineNumbers w:val="0"/>
        <w:rPr>
          <w:lang w:eastAsia="zh-TW"/>
        </w:rPr>
      </w:pPr>
      <w:r>
        <w:rPr>
          <w:lang w:eastAsia="zh-TW"/>
        </w:rPr>
        <w:t>Pocahontas</w:t>
      </w:r>
    </w:p>
    <w:p w14:paraId="7FE5C1B3" w14:textId="77777777" w:rsidR="00162074" w:rsidRDefault="006E4140">
      <w:pPr>
        <w:rPr>
          <w:lang w:eastAsia="zh-TW"/>
        </w:rPr>
      </w:pPr>
      <w:r>
        <w:rPr>
          <w:lang w:eastAsia="zh-TW"/>
        </w:rPr>
        <w:t>It’s already shaved down…</w:t>
      </w:r>
    </w:p>
    <w:p w14:paraId="2C44F999" w14:textId="77777777" w:rsidR="00162074" w:rsidRDefault="006E4140">
      <w:pPr>
        <w:pStyle w:val="Character"/>
        <w:suppressLineNumbers w:val="0"/>
        <w:rPr>
          <w:lang w:eastAsia="zh-TW"/>
        </w:rPr>
      </w:pPr>
      <w:r>
        <w:rPr>
          <w:lang w:eastAsia="zh-TW"/>
        </w:rPr>
        <w:lastRenderedPageBreak/>
        <w:t>Adela Chan</w:t>
      </w:r>
    </w:p>
    <w:p w14:paraId="6D2828F0" w14:textId="77777777" w:rsidR="00162074" w:rsidRDefault="006E4140">
      <w:r>
        <w:rPr>
          <w:lang w:eastAsia="zh-TW"/>
        </w:rPr>
        <w:t>Don’t panic as it is being repaired. The centerpiece and 18-story geodesic sphere of EPCOT houses a 16-minute dark ride themed the evolution of human communications from Paleolithic ages to the Internet and beyond.</w:t>
      </w:r>
      <w:r>
        <w:rPr>
          <w:rFonts w:hint="eastAsia"/>
        </w:rPr>
        <w:t xml:space="preserve"> Aft</w:t>
      </w:r>
      <w:r>
        <w:t>er that, challenging games and engaging displays based on the theme of high-tech medicine, automated transportation and energy efficiency will be offered for all ages, who are welcome to Pin Traders’ Headquarters, containing Gateway Gifts and Camera Center that allows guests to memorialize EPCOT.</w:t>
      </w:r>
    </w:p>
    <w:p w14:paraId="38B76E88" w14:textId="77777777" w:rsidR="00162074" w:rsidRDefault="006E4140">
      <w:pPr>
        <w:pStyle w:val="Character"/>
        <w:suppressLineNumbers w:val="0"/>
      </w:pPr>
      <w:r>
        <w:t>Pocahontas</w:t>
      </w:r>
    </w:p>
    <w:p w14:paraId="70182E3F" w14:textId="77777777" w:rsidR="00162074" w:rsidRDefault="006E4140">
      <w:r>
        <w:t>Now let’s recover our World Nature!</w:t>
      </w:r>
    </w:p>
    <w:p w14:paraId="6AB314BB" w14:textId="77777777" w:rsidR="00162074" w:rsidRDefault="006E4140">
      <w:pPr>
        <w:pStyle w:val="Effects"/>
        <w:suppressLineNumbers w:val="0"/>
      </w:pPr>
      <w:r>
        <w:t>Without a word, MICROSOFIA submerges to under the floor.</w:t>
      </w:r>
    </w:p>
    <w:p w14:paraId="732F2EDC" w14:textId="41E5FEB0" w:rsidR="00162074" w:rsidRDefault="006E4140">
      <w:pPr>
        <w:pStyle w:val="Heading2"/>
      </w:pPr>
      <w:bookmarkStart w:id="94" w:name="_Toc83995218"/>
      <w:r>
        <w:t xml:space="preserve">Scene </w:t>
      </w:r>
      <w:r w:rsidR="00B76F2B">
        <w:t>IX</w:t>
      </w:r>
      <w:bookmarkEnd w:id="94"/>
    </w:p>
    <w:p w14:paraId="7425A175" w14:textId="77777777" w:rsidR="00162074" w:rsidRDefault="006E4140">
      <w:pPr>
        <w:pStyle w:val="Effects"/>
        <w:suppressLineNumbers w:val="0"/>
        <w:rPr>
          <w:lang w:eastAsia="zh-TW"/>
        </w:rPr>
      </w:pPr>
      <w:r>
        <w:rPr>
          <w:lang w:eastAsia="zh-TW"/>
        </w:rPr>
        <w:t xml:space="preserve">EXTERIOR — Journey of the Water, where Moana seeks for her place of Interest. Adela and Angela Chan ensue with Bugs Bunny pushing his way there, shoving </w:t>
      </w:r>
      <w:r>
        <w:rPr>
          <w:rFonts w:hint="eastAsia"/>
        </w:rPr>
        <w:t>and</w:t>
      </w:r>
      <w:r>
        <w:rPr>
          <w:lang w:eastAsia="zh-TW"/>
        </w:rPr>
        <w:t xml:space="preserve"> humping. Hastily, an arrow shoots onto his hips </w:t>
      </w:r>
      <w:r>
        <w:rPr>
          <w:i/>
          <w:iCs/>
          <w:lang w:eastAsia="zh-TW"/>
        </w:rPr>
        <w:t>(sounds, off-screen)</w:t>
      </w:r>
      <w:r>
        <w:rPr>
          <w:lang w:eastAsia="zh-TW"/>
        </w:rPr>
        <w:t xml:space="preserve"> when Moana is about to capture him.</w:t>
      </w:r>
    </w:p>
    <w:p w14:paraId="62B0094D" w14:textId="77777777" w:rsidR="00162074" w:rsidRDefault="006E4140">
      <w:pPr>
        <w:pStyle w:val="Character"/>
        <w:suppressLineNumbers w:val="0"/>
        <w:rPr>
          <w:lang w:eastAsia="zh-TW"/>
        </w:rPr>
      </w:pPr>
      <w:r>
        <w:rPr>
          <w:lang w:eastAsia="zh-TW"/>
        </w:rPr>
        <w:t>Adela Chan Jr</w:t>
      </w:r>
    </w:p>
    <w:p w14:paraId="1661BC4C" w14:textId="77777777" w:rsidR="00162074" w:rsidRDefault="006E4140">
      <w:pPr>
        <w:rPr>
          <w:lang w:eastAsia="zh-TW"/>
        </w:rPr>
      </w:pPr>
      <w:r>
        <w:rPr>
          <w:lang w:eastAsia="zh-TW"/>
        </w:rPr>
        <w:t>Journey of Water is a garden featuring interactive fountains and other water landscapes, serving as a whimsical exploration of the water cycle and how it sustains our world.</w:t>
      </w:r>
    </w:p>
    <w:p w14:paraId="3E81639C" w14:textId="77777777" w:rsidR="00162074" w:rsidRDefault="006E4140">
      <w:pPr>
        <w:pStyle w:val="Character"/>
        <w:suppressLineNumbers w:val="0"/>
        <w:rPr>
          <w:lang w:eastAsia="zh-TW"/>
        </w:rPr>
      </w:pPr>
      <w:r>
        <w:rPr>
          <w:lang w:eastAsia="zh-TW"/>
        </w:rPr>
        <w:t>Angela Chan</w:t>
      </w:r>
    </w:p>
    <w:p w14:paraId="04D733C3" w14:textId="77777777" w:rsidR="00162074" w:rsidRDefault="006E4140">
      <w:pPr>
        <w:rPr>
          <w:lang w:eastAsia="zh-TW"/>
        </w:rPr>
      </w:pPr>
      <w:r>
        <w:rPr>
          <w:lang w:eastAsia="zh-TW"/>
        </w:rPr>
        <w:t>So, this is presumably why it’s located between the Living Seas and the Land. All these three attractions are now being refurbished into a brand-new complex — WORLD NATURE!</w:t>
      </w:r>
    </w:p>
    <w:p w14:paraId="4EE97C62" w14:textId="77777777" w:rsidR="00162074" w:rsidRDefault="006E4140">
      <w:pPr>
        <w:pStyle w:val="Character"/>
        <w:suppressLineNumbers w:val="0"/>
        <w:rPr>
          <w:lang w:eastAsia="zh-TW"/>
        </w:rPr>
      </w:pPr>
      <w:r>
        <w:rPr>
          <w:lang w:eastAsia="zh-TW"/>
        </w:rPr>
        <w:t>Bugs Bunny</w:t>
      </w:r>
    </w:p>
    <w:p w14:paraId="6E558C72" w14:textId="77777777" w:rsidR="00162074" w:rsidRDefault="006E4140">
      <w:pPr>
        <w:rPr>
          <w:lang w:eastAsia="zh-TW"/>
        </w:rPr>
      </w:pPr>
      <w:r>
        <w:rPr>
          <w:lang w:eastAsia="zh-TW"/>
        </w:rPr>
        <w:t>HELP!!!</w:t>
      </w:r>
    </w:p>
    <w:p w14:paraId="62F9F13D" w14:textId="77777777" w:rsidR="00162074" w:rsidRDefault="006E4140">
      <w:pPr>
        <w:pStyle w:val="Character"/>
        <w:suppressLineNumbers w:val="0"/>
        <w:rPr>
          <w:lang w:eastAsia="zh-TW"/>
        </w:rPr>
      </w:pPr>
      <w:r>
        <w:rPr>
          <w:lang w:eastAsia="zh-TW"/>
        </w:rPr>
        <w:t>Moana</w:t>
      </w:r>
    </w:p>
    <w:p w14:paraId="29A8ACDE" w14:textId="77777777" w:rsidR="00162074" w:rsidRDefault="006E4140">
      <w:pPr>
        <w:rPr>
          <w:lang w:eastAsia="zh-TW"/>
        </w:rPr>
      </w:pPr>
      <w:r>
        <w:rPr>
          <w:lang w:eastAsia="zh-TW"/>
        </w:rPr>
        <w:t>It is this bunny that causes lots of bugs EPCOT and abroad. For example, it has been devouring out grassland against cattle and herd, and burrowing mountains and infrastructures. Who wants to offer help?</w:t>
      </w:r>
    </w:p>
    <w:p w14:paraId="46FC9637" w14:textId="77777777" w:rsidR="00162074" w:rsidRDefault="006E4140">
      <w:pPr>
        <w:pStyle w:val="Effects"/>
        <w:suppressLineNumbers w:val="0"/>
        <w:rPr>
          <w:lang w:eastAsia="zh-TW"/>
        </w:rPr>
      </w:pPr>
      <w:r>
        <w:rPr>
          <w:lang w:eastAsia="zh-TW"/>
        </w:rPr>
        <w:t>Suddenly, a stinky liquid shoots Moana’s right leg from the east, but Journey of Water reboots to wash it. In one second, Adela and Angela Chan races eastwards to track the invader who has spread this liquid.</w:t>
      </w:r>
    </w:p>
    <w:p w14:paraId="631BA674" w14:textId="77777777" w:rsidR="00162074" w:rsidRDefault="006E4140">
      <w:pPr>
        <w:pStyle w:val="Character"/>
        <w:suppressLineNumbers w:val="0"/>
        <w:rPr>
          <w:lang w:eastAsia="zh-TW"/>
        </w:rPr>
      </w:pPr>
      <w:r>
        <w:rPr>
          <w:lang w:eastAsia="zh-TW"/>
        </w:rPr>
        <w:t>Adela Chan Jr</w:t>
      </w:r>
    </w:p>
    <w:p w14:paraId="36CD8E40" w14:textId="77777777" w:rsidR="00162074" w:rsidRDefault="006E4140">
      <w:pPr>
        <w:rPr>
          <w:lang w:eastAsia="zh-TW"/>
        </w:rPr>
      </w:pPr>
      <w:r>
        <w:rPr>
          <w:lang w:eastAsia="zh-TW"/>
        </w:rPr>
        <w:t>Attention! Pepe le Pew returns!</w:t>
      </w:r>
    </w:p>
    <w:p w14:paraId="06D70C7D" w14:textId="77777777" w:rsidR="00162074" w:rsidRDefault="006E4140">
      <w:pPr>
        <w:pStyle w:val="Effects"/>
        <w:suppressLineNumbers w:val="0"/>
        <w:rPr>
          <w:lang w:eastAsia="zh-TW"/>
        </w:rPr>
      </w:pPr>
      <w:r>
        <w:rPr>
          <w:lang w:eastAsia="zh-TW"/>
        </w:rPr>
        <w:t>Adela and Angela Chan disappeared into the distance.</w:t>
      </w:r>
    </w:p>
    <w:p w14:paraId="0306C5B8" w14:textId="14345977" w:rsidR="00162074" w:rsidRDefault="006E4140">
      <w:pPr>
        <w:pStyle w:val="Heading2"/>
      </w:pPr>
      <w:bookmarkStart w:id="95" w:name="_Toc83995219"/>
      <w:r>
        <w:rPr>
          <w:rFonts w:hint="eastAsia"/>
        </w:rPr>
        <w:lastRenderedPageBreak/>
        <w:t>Scene</w:t>
      </w:r>
      <w:r>
        <w:t xml:space="preserve"> X</w:t>
      </w:r>
      <w:bookmarkEnd w:id="95"/>
    </w:p>
    <w:p w14:paraId="35DBE110" w14:textId="77777777" w:rsidR="00162074" w:rsidRDefault="006E4140">
      <w:pPr>
        <w:pStyle w:val="Effects"/>
        <w:suppressLineNumbers w:val="0"/>
      </w:pPr>
      <w:r>
        <w:t>EXTERIOR — Showcase Plaza of EPCOT, where Adela and Angela Chan pick up three triangular Alucobond panels each.</w:t>
      </w:r>
    </w:p>
    <w:p w14:paraId="4F55E5A6" w14:textId="77777777" w:rsidR="00162074" w:rsidRDefault="006E4140">
      <w:pPr>
        <w:pStyle w:val="Character"/>
        <w:suppressLineNumbers w:val="0"/>
      </w:pPr>
      <w:r>
        <w:t>Adela Chan Jr</w:t>
      </w:r>
    </w:p>
    <w:p w14:paraId="2D58030C" w14:textId="77777777" w:rsidR="00162074" w:rsidRDefault="006E4140">
      <w:r>
        <w:t>What is it doing with the most Eternally Persistent Centerpiece on Terrain ruined?</w:t>
      </w:r>
    </w:p>
    <w:p w14:paraId="2479B2DC" w14:textId="77777777" w:rsidR="00162074" w:rsidRDefault="006E4140">
      <w:pPr>
        <w:pStyle w:val="Character"/>
        <w:suppressLineNumbers w:val="0"/>
      </w:pPr>
      <w:r>
        <w:t>Angela Chan</w:t>
      </w:r>
    </w:p>
    <w:p w14:paraId="6BCF710B" w14:textId="77777777" w:rsidR="00162074" w:rsidRDefault="006E4140">
      <w:r>
        <w:t>It’s no difficulty to explain the ruins, to be covered by solar panels instead.</w:t>
      </w:r>
    </w:p>
    <w:p w14:paraId="1030AC02" w14:textId="77777777" w:rsidR="00162074" w:rsidRDefault="006E4140">
      <w:pPr>
        <w:pStyle w:val="Character"/>
        <w:suppressLineNumbers w:val="0"/>
      </w:pPr>
      <w:r>
        <w:t>Adela Chan Jr</w:t>
      </w:r>
    </w:p>
    <w:p w14:paraId="364389B1" w14:textId="77777777" w:rsidR="00162074" w:rsidRDefault="006E4140">
      <w:r>
        <w:t xml:space="preserve">ALOFT ELEVAR! </w:t>
      </w:r>
      <w:r>
        <w:rPr>
          <w:i/>
          <w:iCs/>
        </w:rPr>
        <w:t>(The panels float.)</w:t>
      </w:r>
      <w:r>
        <w:t xml:space="preserve"> Let’s go catch it! </w:t>
      </w:r>
      <w:r>
        <w:rPr>
          <w:i/>
          <w:iCs/>
        </w:rPr>
        <w:t>(Runs eastwards)</w:t>
      </w:r>
    </w:p>
    <w:p w14:paraId="58061148" w14:textId="77777777" w:rsidR="00162074" w:rsidRDefault="006E4140">
      <w:pPr>
        <w:pStyle w:val="Effects"/>
        <w:suppressLineNumbers w:val="0"/>
      </w:pPr>
      <w:r>
        <w:t>Dressed as Chip and Dale, the Goofy Gophers, Mac and Tosh leap in, tripping Adela and Angela Chan. Six panels fall into the World Showcase Lagoon</w:t>
      </w:r>
    </w:p>
    <w:p w14:paraId="7BD1EA05" w14:textId="77777777" w:rsidR="00162074" w:rsidRDefault="006E4140">
      <w:pPr>
        <w:pStyle w:val="Character"/>
        <w:suppressLineNumbers w:val="0"/>
      </w:pPr>
      <w:r>
        <w:t>Mac</w:t>
      </w:r>
    </w:p>
    <w:p w14:paraId="3F0BAD1D" w14:textId="77777777" w:rsidR="00162074" w:rsidRDefault="006E4140">
      <w:r>
        <w:t>London Bridge is down!</w:t>
      </w:r>
    </w:p>
    <w:p w14:paraId="3DFD0F92" w14:textId="77777777" w:rsidR="00162074" w:rsidRDefault="006E4140">
      <w:pPr>
        <w:pStyle w:val="Character"/>
        <w:suppressLineNumbers w:val="0"/>
      </w:pPr>
      <w:r>
        <w:t>Tosh</w:t>
      </w:r>
    </w:p>
    <w:p w14:paraId="304B2C4E" w14:textId="77777777" w:rsidR="00162074" w:rsidRDefault="006E4140">
      <w:r>
        <w:t>Indubitably!</w:t>
      </w:r>
    </w:p>
    <w:p w14:paraId="4EEF8520" w14:textId="77777777" w:rsidR="00162074" w:rsidRDefault="006E4140">
      <w:pPr>
        <w:pStyle w:val="Character"/>
        <w:suppressLineNumbers w:val="0"/>
      </w:pPr>
      <w:r>
        <w:t>Angela Chan</w:t>
      </w:r>
    </w:p>
    <w:p w14:paraId="34342C8B" w14:textId="77777777" w:rsidR="005A7C00" w:rsidRDefault="006E4140">
      <w:r>
        <w:rPr>
          <w:i/>
          <w:iCs/>
        </w:rPr>
        <w:t>(Stands up)</w:t>
      </w:r>
      <w:r>
        <w:t xml:space="preserve"> These are not the pair of Chip and Dale</w:t>
      </w:r>
      <w:r w:rsidR="005A7C00">
        <w:t xml:space="preserve">! </w:t>
      </w:r>
    </w:p>
    <w:p w14:paraId="493DF234" w14:textId="7FDF3B84" w:rsidR="005A7C00" w:rsidRDefault="005A7C00" w:rsidP="005A7C00">
      <w:pPr>
        <w:pStyle w:val="Character"/>
      </w:pPr>
      <w:r>
        <w:t>Mac</w:t>
      </w:r>
    </w:p>
    <w:p w14:paraId="31FB27A5" w14:textId="61D55217" w:rsidR="005A7C00" w:rsidRDefault="004758B7" w:rsidP="005A7C00">
      <w:r>
        <w:t>Would you like to visit my Antique Shop?</w:t>
      </w:r>
    </w:p>
    <w:p w14:paraId="4FBB1D03" w14:textId="5B27940F" w:rsidR="008D4EB0" w:rsidRDefault="008D4EB0" w:rsidP="008D4EB0">
      <w:pPr>
        <w:pStyle w:val="Character"/>
      </w:pPr>
      <w:r>
        <w:t>Adela Chan Jr</w:t>
      </w:r>
    </w:p>
    <w:p w14:paraId="1867DD11" w14:textId="560A6944" w:rsidR="008D4EB0" w:rsidRPr="008D4EB0" w:rsidRDefault="008D4EB0" w:rsidP="008D4EB0">
      <w:r>
        <w:t xml:space="preserve">No, </w:t>
      </w:r>
      <w:r w:rsidR="00D734FA">
        <w:t>it is</w:t>
      </w:r>
      <w:r>
        <w:t xml:space="preserve"> n</w:t>
      </w:r>
      <w:r w:rsidR="00D734FA">
        <w:t>ever</w:t>
      </w:r>
      <w:r>
        <w:t xml:space="preserve"> worth v</w:t>
      </w:r>
      <w:r w:rsidR="00D734FA">
        <w:t>isiting.</w:t>
      </w:r>
    </w:p>
    <w:p w14:paraId="6A5C452E" w14:textId="7741E9AD" w:rsidR="005A7C00" w:rsidRDefault="005A7C00" w:rsidP="005A7C00">
      <w:pPr>
        <w:pStyle w:val="Character"/>
      </w:pPr>
      <w:r>
        <w:t>Tosh</w:t>
      </w:r>
    </w:p>
    <w:p w14:paraId="36AE8FF4" w14:textId="31E45D64" w:rsidR="008D4EB0" w:rsidRDefault="00D734FA" w:rsidP="008D4EB0">
      <w:r>
        <w:t xml:space="preserve">I </w:t>
      </w:r>
      <w:r w:rsidR="00B66966">
        <w:t>am asking the other bird. Would you like</w:t>
      </w:r>
      <w:r>
        <w:t xml:space="preserve"> </w:t>
      </w:r>
      <w:r w:rsidR="00B66966">
        <w:t xml:space="preserve">some </w:t>
      </w:r>
      <w:r w:rsidR="00E87BD9">
        <w:t>China</w:t>
      </w:r>
      <w:r w:rsidR="00B66966">
        <w:t xml:space="preserve"> dishes?</w:t>
      </w:r>
    </w:p>
    <w:p w14:paraId="58569D94" w14:textId="3DB77282" w:rsidR="00B66966" w:rsidRDefault="00E87BD9" w:rsidP="00E87BD9">
      <w:pPr>
        <w:pStyle w:val="Character"/>
      </w:pPr>
      <w:r>
        <w:t>Angela Chan</w:t>
      </w:r>
    </w:p>
    <w:p w14:paraId="53B56360" w14:textId="01FD880F" w:rsidR="001254EB" w:rsidRDefault="00E87BD9">
      <w:r>
        <w:rPr>
          <w:i/>
          <w:iCs/>
        </w:rPr>
        <w:t>(Grabs Mac and Tosh)</w:t>
      </w:r>
      <w:r>
        <w:t xml:space="preserve"> </w:t>
      </w:r>
      <w:r w:rsidR="00C56182">
        <w:t xml:space="preserve">No, </w:t>
      </w:r>
      <w:r>
        <w:t>Macintosh.</w:t>
      </w:r>
    </w:p>
    <w:p w14:paraId="76595407" w14:textId="5CED5A69" w:rsidR="001254EB" w:rsidRDefault="001254EB" w:rsidP="001254EB">
      <w:pPr>
        <w:pStyle w:val="Character"/>
      </w:pPr>
      <w:r>
        <w:t>Mac, Tosh</w:t>
      </w:r>
    </w:p>
    <w:p w14:paraId="18B25F37" w14:textId="46F6A08B" w:rsidR="001254EB" w:rsidRDefault="001254EB" w:rsidP="001254EB">
      <w:r>
        <w:t>Here!</w:t>
      </w:r>
    </w:p>
    <w:p w14:paraId="64870960" w14:textId="4538DCFD" w:rsidR="001254EB" w:rsidRPr="001254EB" w:rsidRDefault="001254EB" w:rsidP="001254EB">
      <w:pPr>
        <w:pStyle w:val="Character"/>
      </w:pPr>
      <w:r>
        <w:t>Adela Chan Jr</w:t>
      </w:r>
    </w:p>
    <w:p w14:paraId="726FA382" w14:textId="65283CE7" w:rsidR="005A7C00" w:rsidRDefault="006E4140">
      <w:r>
        <w:t>Cam Sh</w:t>
      </w:r>
      <w:r>
        <w:rPr>
          <w:rFonts w:hint="eastAsia"/>
        </w:rPr>
        <w:t>ot</w:t>
      </w:r>
      <w:r>
        <w:t>!</w:t>
      </w:r>
    </w:p>
    <w:p w14:paraId="03EF3D71" w14:textId="0C14C0F7" w:rsidR="005A7C00" w:rsidRPr="005A7C00" w:rsidRDefault="006E4140" w:rsidP="005A7C00">
      <w:pPr>
        <w:pStyle w:val="Effects"/>
        <w:suppressLineNumbers w:val="0"/>
      </w:pPr>
      <w:r>
        <w:t>The screen cuts a photograph with a sound of snapshot, and the photograph flips over.</w:t>
      </w:r>
    </w:p>
    <w:p w14:paraId="06989FA5" w14:textId="2F687271" w:rsidR="00162074" w:rsidRDefault="006E4140">
      <w:pPr>
        <w:pStyle w:val="Heading2"/>
      </w:pPr>
      <w:bookmarkStart w:id="96" w:name="_Toc83995220"/>
      <w:r>
        <w:t>Scene X</w:t>
      </w:r>
      <w:r w:rsidR="00B76F2B">
        <w:t>I</w:t>
      </w:r>
      <w:bookmarkEnd w:id="96"/>
    </w:p>
    <w:p w14:paraId="28312D46" w14:textId="77777777" w:rsidR="00162074" w:rsidRDefault="006E4140">
      <w:pPr>
        <w:pStyle w:val="Effects"/>
      </w:pPr>
      <w:r>
        <w:t>EXTERIOR — PLAY Pavilion. Failing to summon MICROSOFIA, Adela and Angela contribute two gophers, Mac and Tosh, to the ladies present.</w:t>
      </w:r>
    </w:p>
    <w:p w14:paraId="01A28FFB" w14:textId="77777777" w:rsidR="00162074" w:rsidRDefault="006E4140">
      <w:pPr>
        <w:pStyle w:val="Character"/>
      </w:pPr>
      <w:r>
        <w:t>Adela Chan Jr</w:t>
      </w:r>
    </w:p>
    <w:p w14:paraId="547A307A" w14:textId="77777777" w:rsidR="00162074" w:rsidRDefault="006E4140">
      <w:r>
        <w:t>How shall we deal with these two alien gophers?</w:t>
      </w:r>
    </w:p>
    <w:p w14:paraId="6EA29D2C" w14:textId="77777777" w:rsidR="00162074" w:rsidRDefault="006E4140">
      <w:pPr>
        <w:pStyle w:val="Character"/>
      </w:pPr>
      <w:r>
        <w:lastRenderedPageBreak/>
        <w:t>Snow White, Aurora</w:t>
      </w:r>
    </w:p>
    <w:p w14:paraId="6F749904" w14:textId="77777777" w:rsidR="00162074" w:rsidRDefault="006E4140">
      <w:r>
        <w:t>I want to keep them as pets.</w:t>
      </w:r>
    </w:p>
    <w:p w14:paraId="671F2E5B" w14:textId="77777777" w:rsidR="00162074" w:rsidRDefault="006E4140">
      <w:pPr>
        <w:pStyle w:val="Character"/>
      </w:pPr>
      <w:r>
        <w:t>Cinderella</w:t>
      </w:r>
    </w:p>
    <w:p w14:paraId="3242354C" w14:textId="77777777" w:rsidR="00162074" w:rsidRDefault="006E4140">
      <w:r>
        <w:t>Jaq and Gus will be loving them.</w:t>
      </w:r>
    </w:p>
    <w:p w14:paraId="31036F17" w14:textId="77777777" w:rsidR="00162074" w:rsidRDefault="006E4140">
      <w:pPr>
        <w:pStyle w:val="Character"/>
      </w:pPr>
      <w:r>
        <w:t>Belle</w:t>
      </w:r>
    </w:p>
    <w:p w14:paraId="6BC98DF5" w14:textId="77777777" w:rsidR="00162074" w:rsidRDefault="006E4140">
      <w:pPr>
        <w:rPr>
          <w:i/>
          <w:iCs/>
        </w:rPr>
      </w:pPr>
      <w:r>
        <w:t xml:space="preserve">So will our valets and maids, but don’t let them break Potts and Chips, bite Wardrobe and Cogsworth, or blow out Lumiere. </w:t>
      </w:r>
      <w:r>
        <w:rPr>
          <w:i/>
          <w:iCs/>
        </w:rPr>
        <w:t>(Delivers a striped hide to Adela and Angela Chan)</w:t>
      </w:r>
    </w:p>
    <w:p w14:paraId="2E57F095" w14:textId="77777777" w:rsidR="00162074" w:rsidRDefault="006E4140">
      <w:pPr>
        <w:pStyle w:val="Character"/>
      </w:pPr>
      <w:r>
        <w:t>Jasmine, Mulan</w:t>
      </w:r>
    </w:p>
    <w:p w14:paraId="7EB55247" w14:textId="77777777" w:rsidR="00162074" w:rsidRDefault="006E4140">
      <w:r>
        <w:t>Danger!</w:t>
      </w:r>
    </w:p>
    <w:p w14:paraId="0D2258F2" w14:textId="77777777" w:rsidR="00162074" w:rsidRDefault="006E4140">
      <w:pPr>
        <w:pStyle w:val="Effects"/>
      </w:pPr>
      <w:r>
        <w:t>Pocahontas summons the wind to blow Adela and Angela Chan away.</w:t>
      </w:r>
    </w:p>
    <w:p w14:paraId="79BAE5CC" w14:textId="77777777" w:rsidR="00162074" w:rsidRDefault="006E4140">
      <w:pPr>
        <w:pStyle w:val="Character"/>
      </w:pPr>
      <w:r>
        <w:t>Angela Chan</w:t>
      </w:r>
    </w:p>
    <w:p w14:paraId="120EB18F" w14:textId="77777777" w:rsidR="00162074" w:rsidRDefault="006E4140">
      <w:r>
        <w:rPr>
          <w:i/>
          <w:iCs/>
        </w:rPr>
        <w:t>(Yelling)</w:t>
      </w:r>
      <w:r>
        <w:t xml:space="preserve"> Sorry, danger is not from them but the sorcerers in our basements!</w:t>
      </w:r>
    </w:p>
    <w:p w14:paraId="58BE6489" w14:textId="77777777" w:rsidR="00162074" w:rsidRDefault="006E4140">
      <w:pPr>
        <w:pStyle w:val="Effects"/>
      </w:pPr>
      <w:r>
        <w:t>Gandalf the Grey enters, with Bilbo and Frodo Baggins following.</w:t>
      </w:r>
    </w:p>
    <w:p w14:paraId="1B23AE58" w14:textId="77777777" w:rsidR="00162074" w:rsidRDefault="006E4140">
      <w:pPr>
        <w:pStyle w:val="Character"/>
      </w:pPr>
      <w:r>
        <w:t>Gandalf the Grey</w:t>
      </w:r>
    </w:p>
    <w:p w14:paraId="42E41FE3" w14:textId="77777777" w:rsidR="00162074" w:rsidRDefault="006E4140">
      <w:r>
        <w:t>Ha-ha-ha! You shall not escape!</w:t>
      </w:r>
    </w:p>
    <w:p w14:paraId="44A830F7" w14:textId="77777777" w:rsidR="00162074" w:rsidRDefault="006E4140">
      <w:pPr>
        <w:pStyle w:val="Effects"/>
      </w:pPr>
      <w:r>
        <w:t>Thunder strikes the pavilion, only to light up the devices.</w:t>
      </w:r>
    </w:p>
    <w:p w14:paraId="036B43FC" w14:textId="77777777" w:rsidR="00162074" w:rsidRDefault="006E4140">
      <w:pPr>
        <w:pStyle w:val="Character"/>
      </w:pPr>
      <w:r>
        <w:t>Bilbo Baggins</w:t>
      </w:r>
    </w:p>
    <w:p w14:paraId="451BBC44" w14:textId="77777777" w:rsidR="00162074" w:rsidRDefault="006E4140">
      <w:r>
        <w:t>Missed!</w:t>
      </w:r>
    </w:p>
    <w:p w14:paraId="54124C80" w14:textId="77777777" w:rsidR="00162074" w:rsidRDefault="006E4140">
      <w:pPr>
        <w:pStyle w:val="Character"/>
      </w:pPr>
      <w:r>
        <w:t>Frodo Baggins</w:t>
      </w:r>
    </w:p>
    <w:p w14:paraId="5D0DB57F" w14:textId="77777777" w:rsidR="00162074" w:rsidRDefault="006E4140">
      <w:pPr>
        <w:rPr>
          <w:i/>
          <w:iCs/>
        </w:rPr>
      </w:pPr>
      <w:r>
        <w:t xml:space="preserve">Show up your hands! </w:t>
      </w:r>
      <w:r>
        <w:rPr>
          <w:i/>
          <w:iCs/>
        </w:rPr>
        <w:t>(Pointing Mulan and Jasmine)</w:t>
      </w:r>
    </w:p>
    <w:p w14:paraId="71F8B1A9" w14:textId="77777777" w:rsidR="00162074" w:rsidRDefault="006E4140">
      <w:pPr>
        <w:pStyle w:val="Effects"/>
      </w:pPr>
      <w:r>
        <w:t>Adela Chan Jr lifts Mac whilst Angela Chan lifts Tosh. Vanellope von Schweetz teleport herself inside Frodo Baggins, causing him in agony. Adela and Angela Chan lead the ladies to the secret exit of PLAY Pavilion.</w:t>
      </w:r>
    </w:p>
    <w:p w14:paraId="6CC48924" w14:textId="54FB1DFC" w:rsidR="00162074" w:rsidRDefault="006E4140">
      <w:pPr>
        <w:pStyle w:val="Heading2"/>
      </w:pPr>
      <w:bookmarkStart w:id="97" w:name="_Toc83995221"/>
      <w:r>
        <w:t>Scene XI</w:t>
      </w:r>
      <w:r w:rsidR="00B76F2B">
        <w:t>I</w:t>
      </w:r>
      <w:bookmarkEnd w:id="97"/>
    </w:p>
    <w:p w14:paraId="4ACE27E2" w14:textId="77777777" w:rsidR="00162074" w:rsidRDefault="006E4140">
      <w:pPr>
        <w:pStyle w:val="Effects"/>
        <w:suppressLineNumbers w:val="0"/>
      </w:pPr>
      <w:r>
        <w:t>INTERIOR — Latin America Pavilion, loaded with Mexican mice. Adela and Angela Chan et alia enters the Mesoamerican pyramid, its main structure.</w:t>
      </w:r>
    </w:p>
    <w:p w14:paraId="61DCE20A" w14:textId="77777777" w:rsidR="00162074" w:rsidRDefault="006E4140">
      <w:pPr>
        <w:pStyle w:val="Character"/>
      </w:pPr>
      <w:r>
        <w:t>Angela Chan</w:t>
      </w:r>
    </w:p>
    <w:p w14:paraId="71D88AC6" w14:textId="77777777" w:rsidR="00162074" w:rsidRDefault="006E4140">
      <w:r>
        <w:t>Here is the museum area, contains traveling exhibits on Mexican culture and history.</w:t>
      </w:r>
    </w:p>
    <w:p w14:paraId="1B50B269" w14:textId="77777777" w:rsidR="00162074" w:rsidRDefault="006E4140">
      <w:pPr>
        <w:pStyle w:val="Character"/>
        <w:suppressLineNumbers w:val="0"/>
      </w:pPr>
      <w:r>
        <w:t>Adela Chan Jr</w:t>
      </w:r>
    </w:p>
    <w:p w14:paraId="01D92FF4" w14:textId="77777777" w:rsidR="00162074" w:rsidRDefault="006E4140">
      <w:pPr>
        <w:rPr>
          <w:i/>
          <w:iCs/>
        </w:rPr>
      </w:pPr>
      <w:r>
        <w:rPr>
          <w:i/>
          <w:iCs/>
        </w:rPr>
        <w:t>(Points to the letters carved on the wall)</w:t>
      </w:r>
      <w:r>
        <w:t xml:space="preserve"> </w:t>
      </w:r>
      <w:r>
        <w:rPr>
          <w:i/>
          <w:iCs/>
        </w:rPr>
        <w:t>¡El Rio de Tiempo es largo y perdurable!</w:t>
      </w:r>
      <w:r>
        <w:t xml:space="preserve"> [The River of Time is long and permanent!] </w:t>
      </w:r>
      <w:r>
        <w:rPr>
          <w:i/>
          <w:iCs/>
        </w:rPr>
        <w:t>(Sweeps some mice into the river that flows into the Lagoon)</w:t>
      </w:r>
    </w:p>
    <w:p w14:paraId="041153E6" w14:textId="77777777" w:rsidR="00162074" w:rsidRDefault="006E4140">
      <w:pPr>
        <w:pStyle w:val="Character"/>
        <w:suppressLineNumbers w:val="0"/>
      </w:pPr>
      <w:r>
        <w:t>Speedy Gonzales</w:t>
      </w:r>
    </w:p>
    <w:p w14:paraId="27CC5123" w14:textId="77777777" w:rsidR="00162074" w:rsidRDefault="006E4140">
      <w:r>
        <w:rPr>
          <w:i/>
          <w:iCs/>
        </w:rPr>
        <w:t>¡Buenos Dias!</w:t>
      </w:r>
      <w:r>
        <w:t xml:space="preserve"> [Good morning!]</w:t>
      </w:r>
    </w:p>
    <w:p w14:paraId="6451671F" w14:textId="77777777" w:rsidR="00162074" w:rsidRDefault="006E4140">
      <w:pPr>
        <w:pStyle w:val="Effects"/>
        <w:suppressLineNumbers w:val="0"/>
      </w:pPr>
      <w:r>
        <w:t>Adela and Angela Chan et alia step forward into the KIDCOT Fun Stop Mexico.</w:t>
      </w:r>
    </w:p>
    <w:p w14:paraId="21EE02CB" w14:textId="77777777" w:rsidR="00162074" w:rsidRDefault="006E4140">
      <w:pPr>
        <w:pStyle w:val="Character"/>
        <w:suppressLineNumbers w:val="0"/>
      </w:pPr>
      <w:r>
        <w:lastRenderedPageBreak/>
        <w:t>Mulan</w:t>
      </w:r>
    </w:p>
    <w:p w14:paraId="42EDDE8B" w14:textId="77777777" w:rsidR="00162074" w:rsidRDefault="006E4140">
      <w:r>
        <w:t>I feel a bit confused.</w:t>
      </w:r>
    </w:p>
    <w:p w14:paraId="3A7F4833" w14:textId="77777777" w:rsidR="00162074" w:rsidRDefault="006E4140">
      <w:pPr>
        <w:pStyle w:val="Character"/>
        <w:suppressLineNumbers w:val="0"/>
      </w:pPr>
      <w:r>
        <w:t>Angela Chan</w:t>
      </w:r>
    </w:p>
    <w:p w14:paraId="40018DDD" w14:textId="77777777" w:rsidR="00162074" w:rsidRDefault="006E4140">
      <w:r>
        <w:t>It rearranges, “Adelie urges mobile property reload.”</w:t>
      </w:r>
    </w:p>
    <w:p w14:paraId="16AC401D" w14:textId="77777777" w:rsidR="00162074" w:rsidRDefault="006E4140">
      <w:pPr>
        <w:pStyle w:val="Character"/>
        <w:suppressLineNumbers w:val="0"/>
      </w:pPr>
      <w:r>
        <w:t>Mulan</w:t>
      </w:r>
    </w:p>
    <w:p w14:paraId="6924506E" w14:textId="77777777" w:rsidR="00162074" w:rsidRDefault="006E4140">
      <w:r>
        <w:t>What is “Mobile property”?</w:t>
      </w:r>
    </w:p>
    <w:p w14:paraId="312E7922" w14:textId="77777777" w:rsidR="00162074" w:rsidRDefault="006E4140">
      <w:pPr>
        <w:pStyle w:val="Character"/>
        <w:suppressLineNumbers w:val="0"/>
      </w:pPr>
      <w:r>
        <w:t>Adela Chan</w:t>
      </w:r>
    </w:p>
    <w:p w14:paraId="5EE9D9C7" w14:textId="77777777" w:rsidR="00162074" w:rsidRDefault="006E4140">
      <w:r>
        <w:t>World Showcase exhibitions and attractions, especially ones in KIDCOT Fun Stops. As they are devoured and burrowed by these Mexican mice, we have been urging to reload them.</w:t>
      </w:r>
    </w:p>
    <w:p w14:paraId="4C548B9F" w14:textId="77777777" w:rsidR="00162074" w:rsidRDefault="006E4140">
      <w:pPr>
        <w:pStyle w:val="Character"/>
        <w:suppressLineNumbers w:val="0"/>
      </w:pPr>
      <w:r>
        <w:t>Mulan</w:t>
      </w:r>
    </w:p>
    <w:p w14:paraId="627D34EA" w14:textId="77777777" w:rsidR="00162074" w:rsidRDefault="006E4140">
      <w:r>
        <w:t>Execute.</w:t>
      </w:r>
    </w:p>
    <w:p w14:paraId="7863F342" w14:textId="77777777" w:rsidR="00162074" w:rsidRDefault="006E4140">
      <w:pPr>
        <w:pStyle w:val="Effects"/>
        <w:suppressLineNumbers w:val="0"/>
      </w:pPr>
      <w:r>
        <w:t>The mice absconding to all the directions, all edge out to Nordic Pavilion.</w:t>
      </w:r>
    </w:p>
    <w:p w14:paraId="2D782DA7" w14:textId="40BA2A95" w:rsidR="00162074" w:rsidRDefault="006E4140">
      <w:pPr>
        <w:pStyle w:val="Heading2"/>
      </w:pPr>
      <w:bookmarkStart w:id="98" w:name="_Toc83995222"/>
      <w:r>
        <w:t>Scene XII</w:t>
      </w:r>
      <w:r w:rsidR="00B76F2B">
        <w:t>I</w:t>
      </w:r>
      <w:bookmarkEnd w:id="98"/>
    </w:p>
    <w:p w14:paraId="767C311D" w14:textId="77777777" w:rsidR="00162074" w:rsidRDefault="006E4140">
      <w:pPr>
        <w:pStyle w:val="Effects"/>
        <w:suppressLineNumbers w:val="0"/>
      </w:pPr>
      <w:r>
        <w:t>INTERIOR — Nordics Pavilion, with assorted Nordic clothing, candy, and statuettes of Norse gods and trolls arranged in rows, to Adela and Angela Chan’s favor upon arrival.</w:t>
      </w:r>
    </w:p>
    <w:p w14:paraId="15751063" w14:textId="77777777" w:rsidR="00162074" w:rsidRDefault="006E4140">
      <w:pPr>
        <w:pStyle w:val="Character"/>
        <w:suppressLineNumbers w:val="0"/>
      </w:pPr>
      <w:r>
        <w:t>Adela Chan Jr</w:t>
      </w:r>
    </w:p>
    <w:p w14:paraId="47025A57" w14:textId="77777777" w:rsidR="00162074" w:rsidRDefault="006E4140">
      <w:r>
        <w:t>As Norway and Iceland failed to join the Eternal Unity, whilst Denmark and Sweden failed to apply EU Regal Order, it just seems to lack something.</w:t>
      </w:r>
    </w:p>
    <w:p w14:paraId="4050942C" w14:textId="77777777" w:rsidR="00162074" w:rsidRDefault="006E4140">
      <w:pPr>
        <w:pStyle w:val="Character"/>
        <w:suppressLineNumbers w:val="0"/>
      </w:pPr>
      <w:r>
        <w:t>Angela Chan</w:t>
      </w:r>
    </w:p>
    <w:p w14:paraId="6E512A48" w14:textId="77777777" w:rsidR="00162074" w:rsidRDefault="006E4140">
      <w:r>
        <w:t>Elsa and Anna!</w:t>
      </w:r>
    </w:p>
    <w:p w14:paraId="3AD0053E" w14:textId="77777777" w:rsidR="00162074" w:rsidRDefault="006E4140">
      <w:pPr>
        <w:pStyle w:val="Effects"/>
        <w:suppressLineNumbers w:val="0"/>
      </w:pPr>
      <w:r>
        <w:t>Elsa and Anna emerge from a corner.</w:t>
      </w:r>
    </w:p>
    <w:p w14:paraId="5965E361" w14:textId="77777777" w:rsidR="00162074" w:rsidRDefault="006E4140">
      <w:pPr>
        <w:pStyle w:val="Character"/>
        <w:suppressLineNumbers w:val="0"/>
      </w:pPr>
      <w:r>
        <w:t>Adela Chan Jr</w:t>
      </w:r>
    </w:p>
    <w:p w14:paraId="34D0E17F" w14:textId="77777777" w:rsidR="00162074" w:rsidRDefault="006E4140">
      <w:r>
        <w:t>Welcome back, your Majesties!</w:t>
      </w:r>
    </w:p>
    <w:p w14:paraId="4C679622" w14:textId="77777777" w:rsidR="00162074" w:rsidRDefault="006E4140">
      <w:pPr>
        <w:pStyle w:val="Character"/>
        <w:suppressLineNumbers w:val="0"/>
      </w:pPr>
      <w:r>
        <w:t>Anna</w:t>
      </w:r>
    </w:p>
    <w:p w14:paraId="3CF77DC1" w14:textId="77777777" w:rsidR="00162074" w:rsidRDefault="006E4140">
      <w:r>
        <w:t>Have you ever passed by the ruins of pavilions?</w:t>
      </w:r>
    </w:p>
    <w:p w14:paraId="7DA02210" w14:textId="77777777" w:rsidR="00162074" w:rsidRDefault="006E4140">
      <w:pPr>
        <w:pStyle w:val="Effects"/>
        <w:suppressLineNumbers w:val="0"/>
      </w:pPr>
      <w:r>
        <w:t>Elsa raises an icy blue firework and enters the pavilion.</w:t>
      </w:r>
    </w:p>
    <w:p w14:paraId="0347AE90" w14:textId="77777777" w:rsidR="00162074" w:rsidRDefault="006E4140">
      <w:pPr>
        <w:pStyle w:val="Character"/>
        <w:suppressLineNumbers w:val="0"/>
      </w:pPr>
      <w:r>
        <w:t>Adela Chan Jr</w:t>
      </w:r>
    </w:p>
    <w:p w14:paraId="70006968" w14:textId="77777777" w:rsidR="00162074" w:rsidRDefault="006E4140">
      <w:r>
        <w:t>Yes, seven pavilions have been exploded at last midnight. Anyway, the ladies had all been rescued before midnight and no effects are conveyed to other pavilions and the International Gateway yet.</w:t>
      </w:r>
    </w:p>
    <w:p w14:paraId="5AD8A33B" w14:textId="77777777" w:rsidR="00162074" w:rsidRDefault="006E4140">
      <w:pPr>
        <w:pStyle w:val="Character"/>
        <w:suppressLineNumbers w:val="0"/>
      </w:pPr>
      <w:r>
        <w:t>Elsa</w:t>
      </w:r>
    </w:p>
    <w:p w14:paraId="43FB074B" w14:textId="77777777" w:rsidR="00162074" w:rsidRDefault="006E4140">
      <w:r>
        <w:t>What a pity!</w:t>
      </w:r>
    </w:p>
    <w:p w14:paraId="1053A190" w14:textId="77777777" w:rsidR="00162074" w:rsidRDefault="006E4140">
      <w:pPr>
        <w:pStyle w:val="Effects"/>
        <w:suppressLineNumbers w:val="0"/>
      </w:pPr>
      <w:r>
        <w:t>Shaking hands with Elsa, Adela Chan Jr appears immune to Elsa’s magic, only to grip a snowball.</w:t>
      </w:r>
    </w:p>
    <w:p w14:paraId="7369D891" w14:textId="77777777" w:rsidR="00162074" w:rsidRDefault="006E4140">
      <w:pPr>
        <w:pStyle w:val="Character"/>
        <w:suppressLineNumbers w:val="0"/>
      </w:pPr>
      <w:r>
        <w:t>Adela Chan Jr</w:t>
      </w:r>
    </w:p>
    <w:p w14:paraId="3EA628EA" w14:textId="77777777" w:rsidR="00162074" w:rsidRDefault="006E4140">
      <w:pPr>
        <w:rPr>
          <w:i/>
          <w:iCs/>
        </w:rPr>
      </w:pPr>
      <w:r>
        <w:t xml:space="preserve">That’s easy to explain. It’s the privates of the untied tastes who set bombs to </w:t>
      </w:r>
      <w:r>
        <w:lastRenderedPageBreak/>
        <w:t xml:space="preserve">execute our Ladies. Let’s track them! </w:t>
      </w:r>
      <w:r>
        <w:rPr>
          <w:i/>
          <w:iCs/>
        </w:rPr>
        <w:t>(Throws the snowball to the lagoon)</w:t>
      </w:r>
    </w:p>
    <w:p w14:paraId="077C64C4" w14:textId="77777777" w:rsidR="00162074" w:rsidRDefault="006E4140">
      <w:pPr>
        <w:pStyle w:val="Effects"/>
        <w:suppressLineNumbers w:val="0"/>
      </w:pPr>
      <w:r>
        <w:t>Adela and Angela Chan depart to track the other ladies.</w:t>
      </w:r>
    </w:p>
    <w:p w14:paraId="4A3258D1" w14:textId="4897F17B" w:rsidR="00162074" w:rsidRDefault="006E4140">
      <w:pPr>
        <w:pStyle w:val="Heading2"/>
      </w:pPr>
      <w:bookmarkStart w:id="99" w:name="_Toc83995223"/>
      <w:r>
        <w:t>Scene XI</w:t>
      </w:r>
      <w:r w:rsidR="00B76F2B">
        <w:t>V</w:t>
      </w:r>
      <w:bookmarkEnd w:id="99"/>
    </w:p>
    <w:p w14:paraId="08862AD0" w14:textId="77777777" w:rsidR="00162074" w:rsidRDefault="006E4140">
      <w:pPr>
        <w:pStyle w:val="Effects"/>
        <w:suppressLineNumbers w:val="0"/>
      </w:pPr>
      <w:r>
        <w:t>INTERIOR — China Pavilion. Adela and Angela Chan direct the ladies in, except Anna and Elsa, who guards the Nordics Pavilion.</w:t>
      </w:r>
    </w:p>
    <w:p w14:paraId="1E251BB9" w14:textId="77777777" w:rsidR="00162074" w:rsidRDefault="006E4140">
      <w:pPr>
        <w:pStyle w:val="Character"/>
        <w:suppressLineNumbers w:val="0"/>
      </w:pPr>
      <w:r>
        <w:t>Mulan</w:t>
      </w:r>
    </w:p>
    <w:p w14:paraId="10A5377D" w14:textId="77777777" w:rsidR="00162074" w:rsidRDefault="006E4140">
      <w:pPr>
        <w:rPr>
          <w:i/>
          <w:iCs/>
        </w:rPr>
      </w:pPr>
      <w:r>
        <w:t xml:space="preserve">Welcome to our Wondrous China! This seamless and monumental 360° Circle-Vision film is starting in the Hall of Prayer for Good Harvest to view. Warm and appealing, it’s our most brilliant introduction to the people and natural beauty of China ever. </w:t>
      </w:r>
      <w:r>
        <w:rPr>
          <w:i/>
          <w:iCs/>
        </w:rPr>
        <w:t>(The clock strikes 01:00:01)</w:t>
      </w:r>
      <w:r>
        <w:t xml:space="preserve"> One, two, three! </w:t>
      </w:r>
      <w:r>
        <w:rPr>
          <w:i/>
          <w:iCs/>
        </w:rPr>
        <w:t>(The film Wondrous China starts)</w:t>
      </w:r>
    </w:p>
    <w:p w14:paraId="2D4E817D" w14:textId="77777777" w:rsidR="00162074" w:rsidRDefault="006E4140">
      <w:pPr>
        <w:pStyle w:val="Character"/>
        <w:suppressLineNumbers w:val="0"/>
      </w:pPr>
      <w:r>
        <w:t>Adela Chan Jr</w:t>
      </w:r>
    </w:p>
    <w:p w14:paraId="37CA7266" w14:textId="1D2BFCA6" w:rsidR="00162074" w:rsidRDefault="006E4140">
      <w:r>
        <w:t>Yeah,</w:t>
      </w:r>
      <w:r w:rsidR="00FC2AFC">
        <w:t xml:space="preserve"> your Highness Mulan,</w:t>
      </w:r>
      <w:r>
        <w:t xml:space="preserve"> China is the most wondrous country I have ever been to</w:t>
      </w:r>
      <w:r w:rsidR="008E34BE">
        <w:t>, instead of the</w:t>
      </w:r>
      <w:r w:rsidR="002F7609">
        <w:t xml:space="preserve"> origins of</w:t>
      </w:r>
      <w:r w:rsidR="008E34BE">
        <w:t xml:space="preserve"> </w:t>
      </w:r>
      <w:r w:rsidR="002F7609">
        <w:t xml:space="preserve">the </w:t>
      </w:r>
      <w:r w:rsidR="008E34BE">
        <w:t xml:space="preserve">untied tastes, </w:t>
      </w:r>
      <w:r w:rsidR="002F7609">
        <w:t xml:space="preserve">the </w:t>
      </w:r>
      <w:r w:rsidR="005452B6">
        <w:rPr>
          <w:rFonts w:hint="eastAsia"/>
        </w:rPr>
        <w:t>demounting</w:t>
      </w:r>
      <w:r w:rsidR="005452B6">
        <w:t xml:space="preserve"> kid</w:t>
      </w:r>
      <w:r w:rsidR="00624A34">
        <w:t xml:space="preserve">, </w:t>
      </w:r>
      <w:r w:rsidR="00A27FFB">
        <w:rPr>
          <w:rFonts w:hint="eastAsia"/>
        </w:rPr>
        <w:t>DNA</w:t>
      </w:r>
      <w:r w:rsidR="00A27FFB">
        <w:t xml:space="preserve"> can</w:t>
      </w:r>
      <w:r w:rsidR="00624A34">
        <w:t xml:space="preserve">, </w:t>
      </w:r>
      <w:r w:rsidR="00AB5E6F">
        <w:t>N</w:t>
      </w:r>
      <w:r w:rsidR="00A27FFB">
        <w:t>-facer</w:t>
      </w:r>
      <w:r w:rsidR="00624A34">
        <w:t xml:space="preserve">, </w:t>
      </w:r>
      <w:r w:rsidR="00A74E01">
        <w:t>gray m</w:t>
      </w:r>
      <w:r w:rsidR="002F7609">
        <w:t>e</w:t>
      </w:r>
      <w:r w:rsidR="00A74E01">
        <w:t>n</w:t>
      </w:r>
      <w:r w:rsidR="00624A34">
        <w:t xml:space="preserve">, </w:t>
      </w:r>
      <w:r w:rsidR="00AB5E6F">
        <w:t>Y-tail</w:t>
      </w:r>
      <w:r w:rsidR="00624A34">
        <w:t xml:space="preserve">, </w:t>
      </w:r>
      <w:r w:rsidR="007C62C7">
        <w:t xml:space="preserve">and </w:t>
      </w:r>
      <w:r w:rsidR="00650BA8">
        <w:t>AA Pin</w:t>
      </w:r>
      <w:r w:rsidR="007C62C7">
        <w:t>.</w:t>
      </w:r>
    </w:p>
    <w:p w14:paraId="6C9392A9" w14:textId="77777777" w:rsidR="00162074" w:rsidRDefault="006E4140">
      <w:pPr>
        <w:pStyle w:val="Character"/>
        <w:suppressLineNumbers w:val="0"/>
      </w:pPr>
      <w:r>
        <w:t>Mulan</w:t>
      </w:r>
    </w:p>
    <w:p w14:paraId="746E54E7" w14:textId="77777777" w:rsidR="00162074" w:rsidRDefault="006E4140">
      <w:r>
        <w:t>I don’t understand.</w:t>
      </w:r>
    </w:p>
    <w:p w14:paraId="47BC1755" w14:textId="36EB4D86" w:rsidR="00162074" w:rsidRDefault="00FC2AFC">
      <w:pPr>
        <w:pStyle w:val="Character"/>
        <w:suppressLineNumbers w:val="0"/>
      </w:pPr>
      <w:r>
        <w:rPr>
          <w:rFonts w:hint="eastAsia"/>
        </w:rPr>
        <w:t>Angela</w:t>
      </w:r>
      <w:r>
        <w:t xml:space="preserve"> Chan</w:t>
      </w:r>
    </w:p>
    <w:p w14:paraId="15D7E3A2" w14:textId="6D203454" w:rsidR="00162074" w:rsidRDefault="006E4140">
      <w:r>
        <w:t xml:space="preserve">You just need to notice the standing pavilions of Latin America, Nordics, </w:t>
      </w:r>
      <w:r w:rsidR="00371A9E">
        <w:t>North Africa</w:t>
      </w:r>
      <w:r>
        <w:t xml:space="preserve"> and China, while four other pavilions are being constructed: Russia, Equatorial Africa, Israel and Southeast Asia.</w:t>
      </w:r>
      <w:r w:rsidR="009A4C04">
        <w:t xml:space="preserve"> Your </w:t>
      </w:r>
      <w:r w:rsidR="006C1084">
        <w:t xml:space="preserve">best </w:t>
      </w:r>
      <w:r w:rsidR="009A4C04">
        <w:t>friend Raya is to meet at the last one.</w:t>
      </w:r>
    </w:p>
    <w:p w14:paraId="716C2218" w14:textId="3D38AF93" w:rsidR="00AC4621" w:rsidRDefault="002878D7" w:rsidP="00AC4621">
      <w:pPr>
        <w:pStyle w:val="Effects"/>
      </w:pPr>
      <w:r>
        <w:rPr>
          <w:rFonts w:hint="eastAsia"/>
        </w:rPr>
        <w:t>Snow</w:t>
      </w:r>
      <w:r>
        <w:t xml:space="preserve"> White, Cinderella, Aurora and Belle burst into moaning.</w:t>
      </w:r>
    </w:p>
    <w:p w14:paraId="2ED12A7D" w14:textId="318E46B4" w:rsidR="006C1084" w:rsidRDefault="006C1084" w:rsidP="006C1084">
      <w:pPr>
        <w:pStyle w:val="Character"/>
      </w:pPr>
      <w:r>
        <w:t>Mulan</w:t>
      </w:r>
    </w:p>
    <w:p w14:paraId="626205F9" w14:textId="3A3B2A27" w:rsidR="006C1084" w:rsidRDefault="007C62C7" w:rsidP="006C1084">
      <w:r>
        <w:t>Nice to hear that, but I am keeping this pavilion.</w:t>
      </w:r>
    </w:p>
    <w:p w14:paraId="0ACCEDF1" w14:textId="11B4DE79" w:rsidR="00E82615" w:rsidRDefault="00E82615" w:rsidP="00E82615">
      <w:pPr>
        <w:pStyle w:val="Character"/>
      </w:pPr>
      <w:r>
        <w:t>Jasmine, Pocahontas, Tiana, Moana</w:t>
      </w:r>
    </w:p>
    <w:p w14:paraId="62C77596" w14:textId="071731F4" w:rsidR="00E82615" w:rsidRPr="00E82615" w:rsidRDefault="00A70635" w:rsidP="00E82615">
      <w:r>
        <w:t xml:space="preserve">Me, too. </w:t>
      </w:r>
      <w:r w:rsidR="00E82615">
        <w:t xml:space="preserve">Could you please </w:t>
      </w:r>
      <w:r>
        <w:t xml:space="preserve">explain </w:t>
      </w:r>
      <w:r w:rsidR="00FD2EE4">
        <w:t>her</w:t>
      </w:r>
      <w:r>
        <w:t xml:space="preserve"> wondrousness?</w:t>
      </w:r>
    </w:p>
    <w:p w14:paraId="164489D5" w14:textId="77777777" w:rsidR="00162074" w:rsidRDefault="006E4140">
      <w:pPr>
        <w:pStyle w:val="Character"/>
        <w:suppressLineNumbers w:val="0"/>
      </w:pPr>
      <w:r>
        <w:t>Adela Chan Jr</w:t>
      </w:r>
    </w:p>
    <w:p w14:paraId="5E686AE5" w14:textId="761517F8" w:rsidR="00162074" w:rsidRDefault="00960342">
      <w:r>
        <w:t xml:space="preserve">It is a good bulletin that </w:t>
      </w:r>
      <w:r w:rsidR="006E4140">
        <w:t>China has extinguished two crowned viruses as well as a triangular virus nine years ago, prior to most nations. And then, she regained Tier One peacefully</w:t>
      </w:r>
      <w:r w:rsidR="002D058A">
        <w:t xml:space="preserve"> against the </w:t>
      </w:r>
      <w:r w:rsidR="002D058A">
        <w:t xml:space="preserve">untied tastes, the </w:t>
      </w:r>
      <w:r w:rsidR="002D058A">
        <w:rPr>
          <w:rFonts w:hint="eastAsia"/>
        </w:rPr>
        <w:t>demounting</w:t>
      </w:r>
      <w:r w:rsidR="002D058A">
        <w:t xml:space="preserve"> kid, </w:t>
      </w:r>
      <w:r w:rsidR="002D058A">
        <w:rPr>
          <w:rFonts w:hint="eastAsia"/>
        </w:rPr>
        <w:t>DNA</w:t>
      </w:r>
      <w:r w:rsidR="002D058A">
        <w:t xml:space="preserve"> can, N-facer, gray men, Y-tail, and AA Pin.</w:t>
      </w:r>
      <w:r w:rsidR="00FD2EE4">
        <w:t xml:space="preserve"> </w:t>
      </w:r>
      <w:r w:rsidR="00997D1F">
        <w:t>At that moment</w:t>
      </w:r>
      <w:r w:rsidR="00FD2EE4">
        <w:t xml:space="preserve">, the white terror </w:t>
      </w:r>
      <w:r w:rsidR="00707FD7">
        <w:t>faded out</w:t>
      </w:r>
      <w:r w:rsidR="00615CAF">
        <w:t xml:space="preserve"> the world</w:t>
      </w:r>
      <w:r w:rsidR="00FD2EE4">
        <w:t>.</w:t>
      </w:r>
    </w:p>
    <w:p w14:paraId="66D9CE12" w14:textId="77777777" w:rsidR="00162074" w:rsidRDefault="006E4140">
      <w:pPr>
        <w:pStyle w:val="Character"/>
        <w:suppressLineNumbers w:val="0"/>
      </w:pPr>
      <w:r>
        <w:t>Mulan</w:t>
      </w:r>
    </w:p>
    <w:p w14:paraId="5640239D" w14:textId="7C09DA07" w:rsidR="002D058A" w:rsidRDefault="006E4140">
      <w:r>
        <w:t xml:space="preserve">Here </w:t>
      </w:r>
      <w:r w:rsidR="002D058A">
        <w:t>comes</w:t>
      </w:r>
      <w:r>
        <w:t xml:space="preserve"> our spark of hope!</w:t>
      </w:r>
    </w:p>
    <w:p w14:paraId="20FE4245" w14:textId="24D3100B" w:rsidR="00FC2AFC" w:rsidRDefault="00FC2AFC" w:rsidP="00FC2AFC">
      <w:pPr>
        <w:pStyle w:val="Character"/>
      </w:pPr>
      <w:r>
        <w:t>Angela Chan</w:t>
      </w:r>
    </w:p>
    <w:p w14:paraId="501B475E" w14:textId="3EE677DF" w:rsidR="00FC2AFC" w:rsidRDefault="00DC23A4" w:rsidP="00FC2AFC">
      <w:r>
        <w:t>How will it illuminate the Experimental Prototype Community of Tomorrow?</w:t>
      </w:r>
    </w:p>
    <w:p w14:paraId="50044F41" w14:textId="333CF658" w:rsidR="00DC23A4" w:rsidRDefault="00DC23A4" w:rsidP="00DC23A4">
      <w:pPr>
        <w:pStyle w:val="Character"/>
      </w:pPr>
      <w:r>
        <w:lastRenderedPageBreak/>
        <w:t>Mulan</w:t>
      </w:r>
    </w:p>
    <w:p w14:paraId="44C36DCD" w14:textId="3A71478B" w:rsidR="00DC23A4" w:rsidRPr="00DC23A4" w:rsidRDefault="00DC23A4" w:rsidP="00DC23A4">
      <w:r>
        <w:t xml:space="preserve">You merely need to </w:t>
      </w:r>
      <w:r w:rsidR="00AC4621">
        <w:t>throw it into our Spaceship Earth.</w:t>
      </w:r>
    </w:p>
    <w:p w14:paraId="03C0B9F1" w14:textId="77777777" w:rsidR="00162074" w:rsidRDefault="006E4140">
      <w:pPr>
        <w:pStyle w:val="Character"/>
        <w:suppressLineNumbers w:val="0"/>
      </w:pPr>
      <w:r>
        <w:t>Adela Chan Jr</w:t>
      </w:r>
    </w:p>
    <w:p w14:paraId="13AA062E" w14:textId="77777777" w:rsidR="00162074" w:rsidRDefault="006E4140">
      <w:r>
        <w:t xml:space="preserve">Goodbye! </w:t>
      </w:r>
      <w:r>
        <w:rPr>
          <w:i/>
          <w:iCs/>
        </w:rPr>
        <w:t>(Throws the snowball to World Showcase Lagoon)</w:t>
      </w:r>
    </w:p>
    <w:p w14:paraId="7CBBCBF4" w14:textId="77777777" w:rsidR="00162074" w:rsidRDefault="006E4140">
      <w:pPr>
        <w:pStyle w:val="Effects"/>
        <w:suppressLineNumbers w:val="0"/>
      </w:pPr>
      <w:r>
        <w:t>Adela and Angela Chan left the pavilion.</w:t>
      </w:r>
    </w:p>
    <w:p w14:paraId="4B8C4727" w14:textId="0817DEE4" w:rsidR="00162074" w:rsidRDefault="006E4140">
      <w:pPr>
        <w:pStyle w:val="Heading2"/>
      </w:pPr>
      <w:bookmarkStart w:id="100" w:name="_Toc83995224"/>
      <w:r>
        <w:t>Scene XV</w:t>
      </w:r>
      <w:bookmarkEnd w:id="100"/>
    </w:p>
    <w:p w14:paraId="5F927237" w14:textId="77777777" w:rsidR="00162074" w:rsidRDefault="006E4140">
      <w:pPr>
        <w:pStyle w:val="Effects"/>
        <w:suppressLineNumbers w:val="0"/>
      </w:pPr>
      <w:r>
        <w:t>EXTERIOR — World Showcase, telescope view from Dreamers’ Point. Adela and Angela Chan board a canoe at the International Gateway with two oars.</w:t>
      </w:r>
    </w:p>
    <w:p w14:paraId="10349A06" w14:textId="77777777" w:rsidR="00162074" w:rsidRDefault="006E4140">
      <w:pPr>
        <w:pStyle w:val="Character"/>
        <w:suppressLineNumbers w:val="0"/>
      </w:pPr>
      <w:r>
        <w:t>Adela Chan Jr</w:t>
      </w:r>
    </w:p>
    <w:p w14:paraId="4D059D30" w14:textId="77777777" w:rsidR="00162074" w:rsidRDefault="006E4140">
      <w:r>
        <w:t>This canoe is probably Pocahontas’.</w:t>
      </w:r>
    </w:p>
    <w:p w14:paraId="6B6C1F70" w14:textId="77777777" w:rsidR="00162074" w:rsidRDefault="006E4140">
      <w:pPr>
        <w:pStyle w:val="Character"/>
        <w:suppressLineNumbers w:val="0"/>
      </w:pPr>
      <w:r>
        <w:t>Angela Chan</w:t>
      </w:r>
    </w:p>
    <w:p w14:paraId="2DFF0632" w14:textId="77777777" w:rsidR="00162074" w:rsidRDefault="006E4140">
      <w:r>
        <w:t xml:space="preserve">Yes, it is. </w:t>
      </w:r>
      <w:r>
        <w:rPr>
          <w:i/>
          <w:iCs/>
        </w:rPr>
        <w:t>(Both rowing it towards China Pavilion)</w:t>
      </w:r>
    </w:p>
    <w:p w14:paraId="2B9D8568" w14:textId="77777777" w:rsidR="00162074" w:rsidRDefault="006E4140">
      <w:pPr>
        <w:pStyle w:val="Character"/>
        <w:suppressLineNumbers w:val="0"/>
      </w:pPr>
      <w:r>
        <w:t>(Pocahontas)</w:t>
      </w:r>
    </w:p>
    <w:p w14:paraId="5513A712" w14:textId="77777777" w:rsidR="00162074" w:rsidRDefault="006E4140">
      <w:r>
        <w:t>That’s good! We’re setting off when the show ends!</w:t>
      </w:r>
    </w:p>
    <w:p w14:paraId="6DFD3188" w14:textId="77777777" w:rsidR="00162074" w:rsidRDefault="006E4140">
      <w:pPr>
        <w:pStyle w:val="Effects"/>
        <w:suppressLineNumbers w:val="0"/>
      </w:pPr>
      <w:r>
        <w:t>Whip-zoom to Adela and Angela Chan. A black figure strikes the screen, only to fall under Adela Chan Jr’s oar. Three seconds later, the figure turns out as Daffy Duck dressed as Donald Duck.</w:t>
      </w:r>
    </w:p>
    <w:p w14:paraId="25622000" w14:textId="77777777" w:rsidR="00162074" w:rsidRDefault="006E4140">
      <w:pPr>
        <w:pStyle w:val="Character"/>
        <w:suppressLineNumbers w:val="0"/>
      </w:pPr>
      <w:r>
        <w:t>Daffy Duck</w:t>
      </w:r>
    </w:p>
    <w:p w14:paraId="40726190" w14:textId="77777777" w:rsidR="00162074" w:rsidRDefault="006E4140">
      <w:r>
        <w:t>Elmer Fudd!</w:t>
      </w:r>
    </w:p>
    <w:p w14:paraId="7F15A8AD" w14:textId="77777777" w:rsidR="00162074" w:rsidRDefault="006E4140">
      <w:pPr>
        <w:pStyle w:val="Character"/>
        <w:suppressLineNumbers w:val="0"/>
      </w:pPr>
      <w:r>
        <w:t>Adela Chan Jr</w:t>
      </w:r>
    </w:p>
    <w:p w14:paraId="7CF4ED1B" w14:textId="77777777" w:rsidR="00162074" w:rsidRDefault="006E4140">
      <w:r>
        <w:t>Who dost thou reckon will help this Maleficent’s duck with food?</w:t>
      </w:r>
    </w:p>
    <w:p w14:paraId="5B39132D" w14:textId="77777777" w:rsidR="00162074" w:rsidRDefault="006E4140">
      <w:pPr>
        <w:pStyle w:val="Effects"/>
        <w:suppressLineNumbers w:val="0"/>
      </w:pPr>
      <w:r>
        <w:t xml:space="preserve">About to sink the canoe, Elmer Fudd gets stuck with Angela Chan’s oar. Then, he shoots the camera lens, which breaks into pieces and drops </w:t>
      </w:r>
      <w:r>
        <w:rPr>
          <w:i/>
          <w:iCs/>
        </w:rPr>
        <w:t>(sound)</w:t>
      </w:r>
      <w:r>
        <w:t>, leaving the next scene.</w:t>
      </w:r>
    </w:p>
    <w:p w14:paraId="37A1949E" w14:textId="16CE9730" w:rsidR="00162074" w:rsidRDefault="006E4140">
      <w:pPr>
        <w:pStyle w:val="Heading2"/>
      </w:pPr>
      <w:bookmarkStart w:id="101" w:name="_Toc83995225"/>
      <w:r>
        <w:t>Scene XV</w:t>
      </w:r>
      <w:r w:rsidR="00B76F2B">
        <w:t>I</w:t>
      </w:r>
      <w:bookmarkEnd w:id="101"/>
    </w:p>
    <w:p w14:paraId="4CCF411F" w14:textId="77777777" w:rsidR="00162074" w:rsidRDefault="006E4140">
      <w:pPr>
        <w:pStyle w:val="Effects"/>
      </w:pPr>
      <w:r>
        <w:t>INTERIOR — Nordics Pavilion. Elsa and Anna are so frightened hearing the gunshot of Elmer Fudd (Scene XIII).</w:t>
      </w:r>
    </w:p>
    <w:p w14:paraId="4602264A" w14:textId="77777777" w:rsidR="00162074" w:rsidRDefault="006E4140">
      <w:pPr>
        <w:pStyle w:val="Character"/>
      </w:pPr>
      <w:r>
        <w:t>Anna</w:t>
      </w:r>
    </w:p>
    <w:p w14:paraId="5B83D187" w14:textId="77777777" w:rsidR="00162074" w:rsidRDefault="006E4140">
      <w:r>
        <w:t>Elsa! Someone is trying to capture our EPCOT in cradle!</w:t>
      </w:r>
    </w:p>
    <w:p w14:paraId="6B0A106A" w14:textId="77777777" w:rsidR="00162074" w:rsidRDefault="006E4140">
      <w:pPr>
        <w:pStyle w:val="Character"/>
      </w:pPr>
      <w:r>
        <w:t>Elsa</w:t>
      </w:r>
    </w:p>
    <w:p w14:paraId="7C24B3AE" w14:textId="77777777" w:rsidR="00162074" w:rsidRDefault="006E4140">
      <w:pPr>
        <w:rPr>
          <w:i/>
          <w:iCs/>
        </w:rPr>
      </w:pPr>
      <w:r>
        <w:t xml:space="preserve">Execute! </w:t>
      </w:r>
      <w:r>
        <w:rPr>
          <w:i/>
          <w:iCs/>
        </w:rPr>
        <w:t>(Both sprinting out with camera following)</w:t>
      </w:r>
    </w:p>
    <w:p w14:paraId="270E201C" w14:textId="77777777" w:rsidR="00162074" w:rsidRDefault="006E4140">
      <w:pPr>
        <w:pStyle w:val="Character"/>
      </w:pPr>
      <w:r>
        <w:t>Anna</w:t>
      </w:r>
    </w:p>
    <w:p w14:paraId="63F29C6D" w14:textId="77777777" w:rsidR="00162074" w:rsidRDefault="006E4140">
      <w:r>
        <w:rPr>
          <w:i/>
          <w:iCs/>
        </w:rPr>
        <w:t>(Pointing the black figure of Elmer Fudd and runs towards it)</w:t>
      </w:r>
      <w:r>
        <w:t xml:space="preserve"> Yes! Hans is revived over there, and here is neither Kristoff nor his Sami soldiers!</w:t>
      </w:r>
    </w:p>
    <w:p w14:paraId="6D67DBA9" w14:textId="77777777" w:rsidR="00162074" w:rsidRDefault="006E4140">
      <w:pPr>
        <w:pStyle w:val="Effects"/>
      </w:pPr>
      <w:r>
        <w:t>Elsa freezes Elmer Fudd and Anna punches him into the lagoon. The sound of singing fades in —</w:t>
      </w:r>
    </w:p>
    <w:p w14:paraId="4462C8F9" w14:textId="77777777" w:rsidR="00162074" w:rsidRDefault="006E4140">
      <w:pPr>
        <w:pStyle w:val="Character"/>
        <w:suppressLineNumbers w:val="0"/>
      </w:pPr>
      <w:r>
        <w:t>(Adela Chan Jr) (Sing)</w:t>
      </w:r>
    </w:p>
    <w:p w14:paraId="1CC4C590" w14:textId="77777777" w:rsidR="00162074" w:rsidRDefault="006E4140">
      <w:r>
        <w:t>Having failed to overcome the Deluge,</w:t>
      </w:r>
    </w:p>
    <w:p w14:paraId="43DBD544" w14:textId="77777777" w:rsidR="00162074" w:rsidRDefault="006E4140">
      <w:r>
        <w:lastRenderedPageBreak/>
        <w:t>Why was he recommended for refuge?</w:t>
      </w:r>
    </w:p>
    <w:p w14:paraId="63917522" w14:textId="77777777" w:rsidR="00162074" w:rsidRDefault="006E4140">
      <w:pPr>
        <w:pStyle w:val="Character"/>
        <w:suppressLineNumbers w:val="0"/>
      </w:pPr>
      <w:r>
        <w:t>(Angela Chan) (Sing)</w:t>
      </w:r>
    </w:p>
    <w:p w14:paraId="5E47749D" w14:textId="77777777" w:rsidR="00162074" w:rsidRDefault="006E4140">
      <w:r>
        <w:t>All the present told him not to worry,</w:t>
      </w:r>
    </w:p>
    <w:p w14:paraId="76518E03" w14:textId="77777777" w:rsidR="00162074" w:rsidRDefault="006E4140">
      <w:r>
        <w:t>“Why not try to write another story?”</w:t>
      </w:r>
    </w:p>
    <w:p w14:paraId="31C20745" w14:textId="77777777" w:rsidR="00162074" w:rsidRDefault="006E4140">
      <w:pPr>
        <w:pStyle w:val="Character"/>
        <w:suppressLineNumbers w:val="0"/>
      </w:pPr>
      <w:r>
        <w:t>(Adela Chan Jr) (Sing)</w:t>
      </w:r>
    </w:p>
    <w:p w14:paraId="7B9DB768" w14:textId="77777777" w:rsidR="00162074" w:rsidRDefault="006E4140">
      <w:r>
        <w:t>The night bird dragging with’ turtle guiding,</w:t>
      </w:r>
    </w:p>
    <w:p w14:paraId="6C920CB6" w14:textId="77777777" w:rsidR="00162074" w:rsidRDefault="006E4140">
      <w:r>
        <w:t>What was the “giant fish” leader providing?</w:t>
      </w:r>
    </w:p>
    <w:p w14:paraId="39FE8CBE" w14:textId="77777777" w:rsidR="00162074" w:rsidRDefault="006E4140">
      <w:pPr>
        <w:pStyle w:val="Character"/>
        <w:suppressLineNumbers w:val="0"/>
      </w:pPr>
      <w:r>
        <w:t>(Angela Chan) (Sing)</w:t>
      </w:r>
    </w:p>
    <w:p w14:paraId="756A1AC7" w14:textId="77777777" w:rsidR="00162074" w:rsidRDefault="006E4140">
      <w:r>
        <w:t>If he met the requisites and made it,</w:t>
      </w:r>
    </w:p>
    <w:p w14:paraId="0292489F" w14:textId="77777777" w:rsidR="00162074" w:rsidRDefault="006E4140">
      <w:r>
        <w:t>Why did the emperor block his credit?</w:t>
      </w:r>
    </w:p>
    <w:p w14:paraId="40F8A6D9" w14:textId="77777777" w:rsidR="00162074" w:rsidRDefault="006E4140">
      <w:pPr>
        <w:pStyle w:val="Character"/>
        <w:suppressLineNumbers w:val="0"/>
      </w:pPr>
      <w:r>
        <w:t>(Adela Chan Jr) (Sing)</w:t>
      </w:r>
    </w:p>
    <w:p w14:paraId="1E259752" w14:textId="77777777" w:rsidR="00162074" w:rsidRDefault="006E4140">
      <w:r>
        <w:t>In life sentence on the Feather Alley,</w:t>
      </w:r>
    </w:p>
    <w:p w14:paraId="232AF005" w14:textId="77777777" w:rsidR="00162074" w:rsidRDefault="006E4140">
      <w:r>
        <w:t>Why had he got away from death penalty?</w:t>
      </w:r>
    </w:p>
    <w:p w14:paraId="4146B161" w14:textId="77777777" w:rsidR="00162074" w:rsidRDefault="006E4140">
      <w:pPr>
        <w:pStyle w:val="Character"/>
        <w:suppressLineNumbers w:val="0"/>
      </w:pPr>
      <w:r>
        <w:t>(Angela Chan) (Sing)</w:t>
      </w:r>
    </w:p>
    <w:p w14:paraId="500FAD9B" w14:textId="77777777" w:rsidR="00162074" w:rsidRDefault="006E4140">
      <w:r>
        <w:t>The Great Father gained birth from his belly,</w:t>
      </w:r>
    </w:p>
    <w:p w14:paraId="0483E536" w14:textId="77777777" w:rsidR="00162074" w:rsidRDefault="006E4140">
      <w:r>
        <w:t>By what means did he change in realty?</w:t>
      </w:r>
    </w:p>
    <w:p w14:paraId="52FCEA2F" w14:textId="77777777" w:rsidR="00162074" w:rsidRDefault="006E4140">
      <w:pPr>
        <w:pStyle w:val="Character"/>
        <w:suppressLineNumbers w:val="0"/>
      </w:pPr>
      <w:r>
        <w:t>(Adela Chan Jr) (Sing)</w:t>
      </w:r>
    </w:p>
    <w:p w14:paraId="4BB0F54D" w14:textId="77777777" w:rsidR="00162074" w:rsidRDefault="006E4140">
      <w:r>
        <w:t>Receiving his predecessor’s mission,</w:t>
      </w:r>
    </w:p>
    <w:p w14:paraId="5EBF57D9" w14:textId="77777777" w:rsidR="00162074" w:rsidRDefault="006E4140">
      <w:r>
        <w:t>Why must it yield his momentous success?</w:t>
      </w:r>
    </w:p>
    <w:p w14:paraId="6D9A079B" w14:textId="77777777" w:rsidR="00162074" w:rsidRDefault="006E4140">
      <w:pPr>
        <w:pStyle w:val="Character"/>
        <w:suppressLineNumbers w:val="0"/>
      </w:pPr>
      <w:r>
        <w:t>(Angela Chan) (Sing)</w:t>
      </w:r>
    </w:p>
    <w:p w14:paraId="4922B51A" w14:textId="77777777" w:rsidR="00162074" w:rsidRDefault="006E4140">
      <w:r>
        <w:t>Inheriting his father’s tradition,</w:t>
      </w:r>
    </w:p>
    <w:p w14:paraId="538A8095" w14:textId="77777777" w:rsidR="00162074" w:rsidRDefault="006E4140">
      <w:r>
        <w:t>Why was he playing a different chess?</w:t>
      </w:r>
    </w:p>
    <w:p w14:paraId="0373C1AE" w14:textId="77777777" w:rsidR="00162074" w:rsidRDefault="006E4140">
      <w:pPr>
        <w:pStyle w:val="Character"/>
        <w:suppressLineNumbers w:val="0"/>
      </w:pPr>
      <w:r>
        <w:t>(Adela Chan Jr) (Sing)</w:t>
      </w:r>
    </w:p>
    <w:p w14:paraId="0AD9D2C2" w14:textId="77777777" w:rsidR="00162074" w:rsidRDefault="006E4140">
      <w:r>
        <w:t>Unfathomable as the Abyss bares,</w:t>
      </w:r>
    </w:p>
    <w:p w14:paraId="617705D6" w14:textId="77777777" w:rsidR="00162074" w:rsidRDefault="006E4140">
      <w:r>
        <w:t>What did he utilize for its infill?</w:t>
      </w:r>
    </w:p>
    <w:p w14:paraId="2E27C6C6" w14:textId="77777777" w:rsidR="00162074" w:rsidRDefault="006E4140">
      <w:pPr>
        <w:pStyle w:val="Character"/>
        <w:suppressLineNumbers w:val="0"/>
      </w:pPr>
      <w:r>
        <w:t>(Angela Chan) (Sing)</w:t>
      </w:r>
    </w:p>
    <w:p w14:paraId="47016036" w14:textId="77777777" w:rsidR="00162074" w:rsidRDefault="006E4140">
      <w:r>
        <w:t>The earth classified into nine squares,</w:t>
      </w:r>
    </w:p>
    <w:p w14:paraId="1AD4DFFF" w14:textId="77777777" w:rsidR="00162074" w:rsidRDefault="006E4140">
      <w:r>
        <w:t>To what degree are they remaining still?</w:t>
      </w:r>
    </w:p>
    <w:p w14:paraId="73A1EE15" w14:textId="77777777" w:rsidR="00162074" w:rsidRDefault="006E4140">
      <w:pPr>
        <w:pStyle w:val="Character"/>
        <w:suppressLineNumbers w:val="0"/>
      </w:pPr>
      <w:r>
        <w:t>(Adela Chan JR) (Sing)</w:t>
      </w:r>
    </w:p>
    <w:p w14:paraId="2637A187" w14:textId="77777777" w:rsidR="00162074" w:rsidRDefault="006E4140">
      <w:r>
        <w:t>Where did the seraphim sweep ‘way the drought?</w:t>
      </w:r>
    </w:p>
    <w:p w14:paraId="3F3C824C" w14:textId="77777777" w:rsidR="00162074" w:rsidRDefault="006E4140">
      <w:r>
        <w:t>Who pointed the rivers and the oceans?</w:t>
      </w:r>
    </w:p>
    <w:p w14:paraId="0F5F77AD" w14:textId="77777777" w:rsidR="00162074" w:rsidRDefault="006E4140">
      <w:pPr>
        <w:pStyle w:val="Character"/>
        <w:suppressLineNumbers w:val="0"/>
      </w:pPr>
      <w:r>
        <w:t>(Angela Chan) (Sing)</w:t>
      </w:r>
    </w:p>
    <w:p w14:paraId="5C7EE80F" w14:textId="77777777" w:rsidR="00162074" w:rsidRDefault="006E4140">
      <w:r>
        <w:t>What was the Great Senior confused about?</w:t>
      </w:r>
    </w:p>
    <w:p w14:paraId="0B997AD8" w14:textId="77777777" w:rsidR="00162074" w:rsidRDefault="006E4140">
      <w:r>
        <w:t>But the Great Junior made it in notions?</w:t>
      </w:r>
    </w:p>
    <w:p w14:paraId="1A0A5975" w14:textId="77777777" w:rsidR="00162074" w:rsidRDefault="006E4140">
      <w:pPr>
        <w:pStyle w:val="Character"/>
        <w:suppressLineNumbers w:val="0"/>
      </w:pPr>
      <w:r>
        <w:t>(Adela Chan Jr, Angela Chan) (Sing)</w:t>
      </w:r>
    </w:p>
    <w:p w14:paraId="1A169EB2" w14:textId="77777777" w:rsidR="00162074" w:rsidRDefault="006E4140">
      <w:r>
        <w:t>Then Poseidon burst out into a beast,</w:t>
      </w:r>
    </w:p>
    <w:p w14:paraId="70D2C730" w14:textId="77777777" w:rsidR="00162074" w:rsidRDefault="006E4140">
      <w:r>
        <w:t>Triggering Gaya slide down the southeast?</w:t>
      </w:r>
    </w:p>
    <w:p w14:paraId="613062F0" w14:textId="77777777" w:rsidR="00162074" w:rsidRDefault="006E4140">
      <w:pPr>
        <w:pStyle w:val="Effects"/>
        <w:suppressLineNumbers w:val="0"/>
      </w:pPr>
      <w:r>
        <w:t>Interact Instrumental begins and the canoe approaches.</w:t>
      </w:r>
    </w:p>
    <w:p w14:paraId="18507D9D" w14:textId="77777777" w:rsidR="00162074" w:rsidRDefault="006E4140">
      <w:pPr>
        <w:pStyle w:val="Character"/>
      </w:pPr>
      <w:r>
        <w:lastRenderedPageBreak/>
        <w:t>Elsa</w:t>
      </w:r>
    </w:p>
    <w:p w14:paraId="62EF9D24" w14:textId="0361D387" w:rsidR="00162074" w:rsidRDefault="006E4140">
      <w:pPr>
        <w:rPr>
          <w:i/>
          <w:iCs/>
        </w:rPr>
      </w:pPr>
      <w:r>
        <w:t xml:space="preserve">Sorry, I don’t understand. Just remember to barbeque this </w:t>
      </w:r>
      <w:r w:rsidR="005F678C">
        <w:t>Anti-</w:t>
      </w:r>
      <w:r>
        <w:t>Donald.</w:t>
      </w:r>
    </w:p>
    <w:p w14:paraId="1D6C5542" w14:textId="77777777" w:rsidR="00162074" w:rsidRDefault="006E4140">
      <w:pPr>
        <w:pStyle w:val="Effects"/>
      </w:pPr>
      <w:r>
        <w:t>The canoe turns back and the screen fades out when Elsa raises an icy firework.</w:t>
      </w:r>
    </w:p>
    <w:p w14:paraId="600F7D05" w14:textId="77777777" w:rsidR="00162074" w:rsidRDefault="006E4140">
      <w:pPr>
        <w:pStyle w:val="Subtitle"/>
      </w:pPr>
      <w:r>
        <w:t>— MVSICA INTERACTA</w:t>
      </w:r>
      <w:bookmarkStart w:id="102" w:name="_Toc80735948"/>
      <w:r>
        <w:t xml:space="preserve"> —</w:t>
      </w:r>
      <w:r>
        <w:br w:type="page"/>
      </w:r>
    </w:p>
    <w:p w14:paraId="4D3C23EC" w14:textId="77777777" w:rsidR="00162074" w:rsidRDefault="006E4140" w:rsidP="00021E86">
      <w:pPr>
        <w:pStyle w:val="Heading1"/>
      </w:pPr>
      <w:bookmarkStart w:id="103" w:name="_Toc83995226"/>
      <w:r>
        <w:lastRenderedPageBreak/>
        <w:t>Part 4. New worlds</w:t>
      </w:r>
      <w:bookmarkEnd w:id="102"/>
      <w:bookmarkEnd w:id="103"/>
    </w:p>
    <w:p w14:paraId="173AFF49" w14:textId="77777777" w:rsidR="00162074" w:rsidRDefault="006E4140">
      <w:pPr>
        <w:pStyle w:val="Heading2"/>
      </w:pPr>
      <w:bookmarkStart w:id="104" w:name="_Toc80735949"/>
      <w:bookmarkStart w:id="105" w:name="_Toc83995227"/>
      <w:r>
        <w:t>Scene I</w:t>
      </w:r>
      <w:bookmarkEnd w:id="104"/>
      <w:bookmarkEnd w:id="105"/>
    </w:p>
    <w:p w14:paraId="4D60523C" w14:textId="77777777" w:rsidR="00162074" w:rsidRDefault="006E4140">
      <w:pPr>
        <w:pStyle w:val="Effects"/>
        <w:suppressLineNumbers w:val="0"/>
      </w:pPr>
      <w:r>
        <w:t>INTERIOR — Temple of Heaven replica of China Pavilion, camera zooming from exterior. Having enjoyed the Wondrous China show, ten of the princesses greet Adela and Angela Chan.</w:t>
      </w:r>
    </w:p>
    <w:p w14:paraId="033FA2EA" w14:textId="77777777" w:rsidR="00162074" w:rsidRDefault="006E4140">
      <w:pPr>
        <w:pStyle w:val="Character"/>
        <w:suppressLineNumbers w:val="0"/>
      </w:pPr>
      <w:r>
        <w:t>Pocahontas, Jasmine</w:t>
      </w:r>
    </w:p>
    <w:p w14:paraId="3B5999B0" w14:textId="77777777" w:rsidR="00162074" w:rsidRDefault="006E4140">
      <w:pPr>
        <w:rPr>
          <w:i/>
          <w:iCs/>
        </w:rPr>
      </w:pPr>
      <w:r>
        <w:t xml:space="preserve">Here we go! </w:t>
      </w:r>
      <w:r>
        <w:rPr>
          <w:i/>
          <w:iCs/>
        </w:rPr>
        <w:t>(Leave China Pavilion)</w:t>
      </w:r>
    </w:p>
    <w:p w14:paraId="7769D4FF" w14:textId="77777777" w:rsidR="00162074" w:rsidRDefault="006E4140">
      <w:pPr>
        <w:pStyle w:val="Character"/>
        <w:suppressLineNumbers w:val="0"/>
      </w:pPr>
      <w:r>
        <w:t>Adela Chan Jr, Angela Chan</w:t>
      </w:r>
    </w:p>
    <w:p w14:paraId="321D263C" w14:textId="77777777" w:rsidR="00162074" w:rsidRDefault="006E4140">
      <w:r>
        <w:t>Please don’t forget to Build Back Better World!</w:t>
      </w:r>
    </w:p>
    <w:p w14:paraId="23509F58" w14:textId="77777777" w:rsidR="00162074" w:rsidRDefault="006E4140">
      <w:pPr>
        <w:pStyle w:val="Character"/>
        <w:suppressLineNumbers w:val="0"/>
      </w:pPr>
      <w:r>
        <w:t>Snow White</w:t>
      </w:r>
    </w:p>
    <w:p w14:paraId="66FDBABF" w14:textId="77777777" w:rsidR="00162074" w:rsidRDefault="006E4140">
      <w:r>
        <w:t>That is, to rebuild The American Adventure!</w:t>
      </w:r>
    </w:p>
    <w:p w14:paraId="2EF2320A" w14:textId="77777777" w:rsidR="00162074" w:rsidRDefault="006E4140">
      <w:pPr>
        <w:pStyle w:val="Character"/>
        <w:suppressLineNumbers w:val="0"/>
      </w:pPr>
      <w:r>
        <w:t>Cinderella</w:t>
      </w:r>
    </w:p>
    <w:p w14:paraId="1C767EC1" w14:textId="77777777" w:rsidR="00162074" w:rsidRDefault="006E4140">
      <w:r>
        <w:t>Canada Pavilion!</w:t>
      </w:r>
    </w:p>
    <w:p w14:paraId="08E972C8" w14:textId="77777777" w:rsidR="00162074" w:rsidRDefault="006E4140">
      <w:pPr>
        <w:pStyle w:val="Character"/>
        <w:suppressLineNumbers w:val="0"/>
      </w:pPr>
      <w:r>
        <w:t>Aurora</w:t>
      </w:r>
    </w:p>
    <w:p w14:paraId="7EE50CC3" w14:textId="77777777" w:rsidR="00162074" w:rsidRDefault="006E4140">
      <w:r>
        <w:t>United Kingdom Pavilion!</w:t>
      </w:r>
    </w:p>
    <w:p w14:paraId="34279831" w14:textId="77777777" w:rsidR="00162074" w:rsidRDefault="006E4140">
      <w:pPr>
        <w:pStyle w:val="Character"/>
        <w:suppressLineNumbers w:val="0"/>
      </w:pPr>
      <w:r>
        <w:t>Ariel</w:t>
      </w:r>
    </w:p>
    <w:p w14:paraId="6E06534F" w14:textId="77777777" w:rsidR="00162074" w:rsidRDefault="006E4140">
      <w:r>
        <w:t>France Pavilion!</w:t>
      </w:r>
    </w:p>
    <w:p w14:paraId="03B6F0CB" w14:textId="77777777" w:rsidR="00162074" w:rsidRDefault="006E4140">
      <w:pPr>
        <w:pStyle w:val="Character"/>
        <w:suppressLineNumbers w:val="0"/>
      </w:pPr>
      <w:r>
        <w:t>Belle</w:t>
      </w:r>
    </w:p>
    <w:p w14:paraId="1C404F39" w14:textId="77777777" w:rsidR="00162074" w:rsidRDefault="006E4140">
      <w:r>
        <w:t>Germany Pavilion!</w:t>
      </w:r>
    </w:p>
    <w:p w14:paraId="6A2C0F60" w14:textId="77777777" w:rsidR="00162074" w:rsidRDefault="006E4140">
      <w:pPr>
        <w:pStyle w:val="Character"/>
        <w:suppressLineNumbers w:val="0"/>
      </w:pPr>
      <w:r>
        <w:t>Tiana</w:t>
      </w:r>
    </w:p>
    <w:p w14:paraId="3756D5A1" w14:textId="77777777" w:rsidR="00162074" w:rsidRDefault="006E4140">
      <w:pPr>
        <w:rPr>
          <w:lang w:val="de-DE"/>
        </w:rPr>
      </w:pPr>
      <w:r>
        <w:rPr>
          <w:lang w:val="de-DE"/>
        </w:rPr>
        <w:t>Italy Pavilion!</w:t>
      </w:r>
    </w:p>
    <w:p w14:paraId="194E4FB7" w14:textId="77777777" w:rsidR="00162074" w:rsidRDefault="006E4140">
      <w:pPr>
        <w:pStyle w:val="Character"/>
        <w:suppressLineNumbers w:val="0"/>
        <w:rPr>
          <w:lang w:val="de-DE"/>
        </w:rPr>
      </w:pPr>
      <w:r>
        <w:rPr>
          <w:lang w:val="de-DE"/>
        </w:rPr>
        <w:t>Rapunzel</w:t>
      </w:r>
    </w:p>
    <w:p w14:paraId="6C54EB3B" w14:textId="77777777" w:rsidR="00162074" w:rsidRDefault="006E4140">
      <w:pPr>
        <w:rPr>
          <w:lang w:val="de-DE"/>
        </w:rPr>
      </w:pPr>
      <w:r>
        <w:rPr>
          <w:lang w:val="de-DE"/>
        </w:rPr>
        <w:t>Japan Pavilion!</w:t>
      </w:r>
    </w:p>
    <w:p w14:paraId="10D128C7" w14:textId="77777777" w:rsidR="00162074" w:rsidRDefault="006E4140">
      <w:pPr>
        <w:pStyle w:val="Character"/>
        <w:suppressLineNumbers w:val="0"/>
      </w:pPr>
      <w:r>
        <w:t>Merida</w:t>
      </w:r>
    </w:p>
    <w:p w14:paraId="431614F6" w14:textId="77777777" w:rsidR="00162074" w:rsidRDefault="006E4140">
      <w:r>
        <w:t xml:space="preserve">And our Eternally Persistent Centerpiece on Terrain! </w:t>
      </w:r>
    </w:p>
    <w:p w14:paraId="412F03D3" w14:textId="77777777" w:rsidR="00162074" w:rsidRDefault="006E4140">
      <w:pPr>
        <w:pStyle w:val="Character"/>
        <w:suppressLineNumbers w:val="0"/>
      </w:pPr>
      <w:r>
        <w:t>Adela Chan Jr, Angela Chan</w:t>
      </w:r>
    </w:p>
    <w:p w14:paraId="43B2830E" w14:textId="77777777" w:rsidR="00162074" w:rsidRDefault="006E4140">
      <w:r>
        <w:t>Yes, but all will be depoliticized! China is the most endurable country we’ve ever traveled in.</w:t>
      </w:r>
    </w:p>
    <w:p w14:paraId="325A7BEA" w14:textId="77777777" w:rsidR="00162074" w:rsidRDefault="006E4140">
      <w:pPr>
        <w:pStyle w:val="Character"/>
        <w:suppressLineNumbers w:val="0"/>
      </w:pPr>
      <w:r>
        <w:t>Vanellope von Schweetz</w:t>
      </w:r>
    </w:p>
    <w:p w14:paraId="545092F4" w14:textId="77777777" w:rsidR="00162074" w:rsidRDefault="006E4140">
      <w:r>
        <w:t>I haven’t heard anything about China yet. Isn’t it disordered, stinky and loaded with Cy-Bugs like the wrecked Sugar Rush?</w:t>
      </w:r>
    </w:p>
    <w:p w14:paraId="32227767" w14:textId="77777777" w:rsidR="00162074" w:rsidRDefault="006E4140">
      <w:pPr>
        <w:pStyle w:val="Character"/>
        <w:suppressLineNumbers w:val="0"/>
      </w:pPr>
      <w:r>
        <w:t>Adela Chan Jr</w:t>
      </w:r>
    </w:p>
    <w:p w14:paraId="6F4B7F4F" w14:textId="77777777" w:rsidR="00162074" w:rsidRDefault="006E4140">
      <w:r>
        <w:t>No, China is wonderful. The aliens just watch the prejudiced broadcasts from Cramped Negative Network, Boastful Beasts’ Company and so on, so they accepted.</w:t>
      </w:r>
    </w:p>
    <w:p w14:paraId="3E5FF22F" w14:textId="77777777" w:rsidR="00162074" w:rsidRDefault="006E4140">
      <w:pPr>
        <w:pStyle w:val="Effects"/>
        <w:suppressLineNumbers w:val="0"/>
      </w:pPr>
      <w:r>
        <w:rPr>
          <w:rFonts w:hint="eastAsia"/>
        </w:rPr>
        <w:t>So</w:t>
      </w:r>
      <w:r>
        <w:t xml:space="preserve"> scared is Vanellope von Schweetz as to escape the pavilion, leading the Princesses but Mulan guarding there. A bell strike four times.</w:t>
      </w:r>
    </w:p>
    <w:p w14:paraId="01DAD1EA" w14:textId="77777777" w:rsidR="00162074" w:rsidRDefault="006E4140">
      <w:pPr>
        <w:pStyle w:val="Character"/>
        <w:suppressLineNumbers w:val="0"/>
      </w:pPr>
      <w:r>
        <w:lastRenderedPageBreak/>
        <w:t>(Elsa, Anna)</w:t>
      </w:r>
    </w:p>
    <w:p w14:paraId="42B3B382" w14:textId="77777777" w:rsidR="00162074" w:rsidRDefault="006E4140">
      <w:r>
        <w:t>We do think so.</w:t>
      </w:r>
    </w:p>
    <w:p w14:paraId="02FA503C" w14:textId="77777777" w:rsidR="00162074" w:rsidRDefault="006E4140">
      <w:pPr>
        <w:pStyle w:val="Effects"/>
        <w:suppressLineNumbers w:val="0"/>
      </w:pPr>
      <w:r>
        <w:t>Sounds — a bump of water. Adela and Angela Chan hasten out for the reality.</w:t>
      </w:r>
    </w:p>
    <w:p w14:paraId="57E4B548" w14:textId="77777777" w:rsidR="00162074" w:rsidRDefault="006E4140">
      <w:pPr>
        <w:pStyle w:val="Heading2"/>
      </w:pPr>
      <w:bookmarkStart w:id="106" w:name="_Toc83995228"/>
      <w:r>
        <w:t>Scene II</w:t>
      </w:r>
      <w:bookmarkEnd w:id="106"/>
    </w:p>
    <w:p w14:paraId="7C0B80CB" w14:textId="77777777" w:rsidR="00162074" w:rsidRDefault="006E4140">
      <w:pPr>
        <w:pStyle w:val="Effects"/>
        <w:suppressLineNumbers w:val="0"/>
      </w:pPr>
      <w:r>
        <w:t>EXTERIOR — World Showcase Lagoon in Adela and Angela Chan’s point of view, with Spaceship Earth completed with solar panels powering Spaceship Earth and nearby. Ariel jumps out from the World Showcase Lagoon, and then she drops into it.</w:t>
      </w:r>
    </w:p>
    <w:p w14:paraId="6058E354" w14:textId="77777777" w:rsidR="00162074" w:rsidRDefault="006E4140">
      <w:pPr>
        <w:pStyle w:val="Character"/>
        <w:suppressLineNumbers w:val="0"/>
      </w:pPr>
      <w:r>
        <w:t>Adela Chan Jr</w:t>
      </w:r>
    </w:p>
    <w:p w14:paraId="4D1609D2" w14:textId="77777777" w:rsidR="00162074" w:rsidRDefault="006E4140">
      <w:r>
        <w:t>Look! The Spaceship Earth is completed with a brand-new outlook!</w:t>
      </w:r>
    </w:p>
    <w:p w14:paraId="6183A43D" w14:textId="77777777" w:rsidR="00162074" w:rsidRDefault="006E4140">
      <w:pPr>
        <w:pStyle w:val="Character"/>
        <w:suppressLineNumbers w:val="0"/>
      </w:pPr>
      <w:r>
        <w:t>Angela Chan</w:t>
      </w:r>
    </w:p>
    <w:p w14:paraId="1240A808" w14:textId="77777777" w:rsidR="00162074" w:rsidRDefault="006E4140">
      <w:r>
        <w:t>Yes! The harbinger of now world has been arising, one after another!</w:t>
      </w:r>
    </w:p>
    <w:p w14:paraId="557AF5A6" w14:textId="77777777" w:rsidR="00162074" w:rsidRDefault="006E4140">
      <w:pPr>
        <w:pStyle w:val="Character"/>
        <w:suppressLineNumbers w:val="0"/>
      </w:pPr>
      <w:r>
        <w:t>Adela Chan Jr</w:t>
      </w:r>
    </w:p>
    <w:p w14:paraId="692ECABA" w14:textId="77777777" w:rsidR="00162074" w:rsidRDefault="006E4140">
      <w:r>
        <w:t>The lagoon water turning green with fishes swimming back and forth, left and right, up and down, the new world is… Clean and clear!</w:t>
      </w:r>
    </w:p>
    <w:p w14:paraId="43243137" w14:textId="77777777" w:rsidR="00162074" w:rsidRDefault="006E4140">
      <w:pPr>
        <w:pStyle w:val="Effects"/>
        <w:suppressLineNumbers w:val="0"/>
      </w:pPr>
      <w:r>
        <w:t>Ariel burst out creating a spiral with the water, and then it freezes.</w:t>
      </w:r>
    </w:p>
    <w:p w14:paraId="5E80D72E" w14:textId="77777777" w:rsidR="00162074" w:rsidRDefault="006E4140">
      <w:pPr>
        <w:pStyle w:val="Character"/>
      </w:pPr>
      <w:r>
        <w:t>Angela Chan</w:t>
      </w:r>
    </w:p>
    <w:p w14:paraId="0FCBF580" w14:textId="77777777" w:rsidR="00162074" w:rsidRDefault="006E4140">
      <w:r>
        <w:t>Wonderful!</w:t>
      </w:r>
    </w:p>
    <w:p w14:paraId="1E95F7A9" w14:textId="77777777" w:rsidR="00162074" w:rsidRDefault="006E4140">
      <w:pPr>
        <w:pStyle w:val="Effects"/>
      </w:pPr>
      <w:r>
        <w:t>It breaks into twelve discs with one EPCOT pavilion icon each.</w:t>
      </w:r>
    </w:p>
    <w:p w14:paraId="7A4ABECC" w14:textId="77777777" w:rsidR="00162074" w:rsidRDefault="006E4140">
      <w:pPr>
        <w:pStyle w:val="Character"/>
      </w:pPr>
      <w:r>
        <w:t>Adela Chan Jr</w:t>
      </w:r>
    </w:p>
    <w:p w14:paraId="20867EFD" w14:textId="77777777" w:rsidR="00162074" w:rsidRDefault="006E4140">
      <w:r>
        <w:rPr>
          <w:i/>
          <w:iCs/>
        </w:rPr>
        <w:t>(Stepping onto the frozen Lagoon surface)</w:t>
      </w:r>
      <w:r>
        <w:t xml:space="preserve"> We just need to share them with all your highnesses, one for each. Your highness Ariel is to be greeted at the Living Seas, with Pocahontas at the Land.</w:t>
      </w:r>
    </w:p>
    <w:p w14:paraId="62C27285" w14:textId="77777777" w:rsidR="00162074" w:rsidRDefault="006E4140">
      <w:pPr>
        <w:pStyle w:val="Effects"/>
      </w:pPr>
      <w:r>
        <w:t>Adela Chan Jr retreats with Ariel when the ice surface begins to crack, both leading Angela Chan into Nordics Pavilion.</w:t>
      </w:r>
    </w:p>
    <w:p w14:paraId="58B04483" w14:textId="77777777" w:rsidR="00162074" w:rsidRDefault="006E4140">
      <w:pPr>
        <w:pStyle w:val="Heading2"/>
      </w:pPr>
      <w:bookmarkStart w:id="107" w:name="_Toc83995229"/>
      <w:r>
        <w:t>Scene III</w:t>
      </w:r>
      <w:bookmarkEnd w:id="107"/>
    </w:p>
    <w:p w14:paraId="7D413A84" w14:textId="77777777" w:rsidR="00162074" w:rsidRDefault="006E4140">
      <w:pPr>
        <w:pStyle w:val="Effects"/>
        <w:suppressLineNumbers w:val="0"/>
      </w:pPr>
      <w:r>
        <w:rPr>
          <w:rFonts w:hint="eastAsia"/>
        </w:rPr>
        <w:t>INTERIOR</w:t>
      </w:r>
      <w:r>
        <w:t xml:space="preserve"> — Nordics Pavilion. In search of the ladies, Adela and Angela Chan gather four cards and display them onto the screen.</w:t>
      </w:r>
    </w:p>
    <w:p w14:paraId="4A6ECD7E" w14:textId="77777777" w:rsidR="00162074" w:rsidRDefault="006E4140">
      <w:pPr>
        <w:pStyle w:val="Character"/>
      </w:pPr>
      <w:r>
        <w:t>Adela Chan Jr</w:t>
      </w:r>
    </w:p>
    <w:p w14:paraId="17CE3836" w14:textId="77777777" w:rsidR="00162074" w:rsidRDefault="006E4140">
      <w:r>
        <w:t xml:space="preserve">All the cards feature one platonic solid and one circular triphasic rainbow hologram each. The first card is Ace of Fire, featuring a burning red frame of regular tetrahedron, below which the circle </w:t>
      </w:r>
      <w:r>
        <w:rPr>
          <w:i/>
          <w:iCs/>
        </w:rPr>
        <w:t>(tilts the card)</w:t>
      </w:r>
      <w:r>
        <w:t xml:space="preserve"> explicates the logos of </w:t>
      </w:r>
      <w:r>
        <w:rPr>
          <w:i/>
          <w:iCs/>
        </w:rPr>
        <w:t>Imagination Pavilion</w:t>
      </w:r>
      <w:r>
        <w:t xml:space="preserve">, </w:t>
      </w:r>
      <w:r>
        <w:rPr>
          <w:i/>
          <w:iCs/>
        </w:rPr>
        <w:t>Mission: Space</w:t>
      </w:r>
      <w:r>
        <w:t xml:space="preserve"> and </w:t>
      </w:r>
      <w:r>
        <w:rPr>
          <w:i/>
          <w:iCs/>
        </w:rPr>
        <w:t>Guardians of the Galaxy: Cosmic Rewind</w:t>
      </w:r>
      <w:r>
        <w:t>.</w:t>
      </w:r>
    </w:p>
    <w:p w14:paraId="5D4F367F" w14:textId="77777777" w:rsidR="00162074" w:rsidRDefault="006E4140">
      <w:pPr>
        <w:pStyle w:val="Character"/>
      </w:pPr>
      <w:r>
        <w:t>Angela Chan</w:t>
      </w:r>
    </w:p>
    <w:p w14:paraId="42EA9FE5" w14:textId="77777777" w:rsidR="00162074" w:rsidRDefault="006E4140">
      <w:r>
        <w:t xml:space="preserve">Then, Ace of Earth reveals a green frame of cube with a righthand cartesian coordinate system, above another hologram, </w:t>
      </w:r>
      <w:r>
        <w:rPr>
          <w:i/>
          <w:iCs/>
        </w:rPr>
        <w:t>(tilts the card)</w:t>
      </w:r>
      <w:r>
        <w:t xml:space="preserve"> which combines </w:t>
      </w:r>
      <w:r>
        <w:lastRenderedPageBreak/>
        <w:t xml:space="preserve">the alternating logos of </w:t>
      </w:r>
      <w:r>
        <w:rPr>
          <w:i/>
          <w:iCs/>
        </w:rPr>
        <w:t>World Showcase</w:t>
      </w:r>
      <w:r>
        <w:t xml:space="preserve">, </w:t>
      </w:r>
      <w:r>
        <w:rPr>
          <w:i/>
          <w:iCs/>
        </w:rPr>
        <w:t>the Land</w:t>
      </w:r>
      <w:r>
        <w:t xml:space="preserve"> and </w:t>
      </w:r>
      <w:r>
        <w:rPr>
          <w:i/>
          <w:iCs/>
        </w:rPr>
        <w:t>Spaceship Earth</w:t>
      </w:r>
      <w:r>
        <w:t>.</w:t>
      </w:r>
    </w:p>
    <w:p w14:paraId="3E04F466" w14:textId="77777777" w:rsidR="00162074" w:rsidRDefault="006E4140">
      <w:pPr>
        <w:pStyle w:val="Character"/>
      </w:pPr>
      <w:r>
        <w:t>Anna</w:t>
      </w:r>
    </w:p>
    <w:p w14:paraId="5F20CF95" w14:textId="77777777" w:rsidR="00162074" w:rsidRDefault="006E4140">
      <w:r>
        <w:t>Wow! Who designed it?</w:t>
      </w:r>
    </w:p>
    <w:p w14:paraId="08C881DD" w14:textId="77777777" w:rsidR="00162074" w:rsidRDefault="006E4140">
      <w:pPr>
        <w:pStyle w:val="Character"/>
      </w:pPr>
      <w:r>
        <w:t>Adela Chan Jr</w:t>
      </w:r>
    </w:p>
    <w:p w14:paraId="0F2AC2FF" w14:textId="77777777" w:rsidR="00162074" w:rsidRDefault="006E4140">
      <w:r>
        <w:t xml:space="preserve">The designer has not yet been in public acknowledgement, but the following card, Ace of Air is worth appreciation: a white frame of regular octahedron dragged upwards by a bunch of white balloons with white threads, leaving below the third hologram, </w:t>
      </w:r>
      <w:r>
        <w:rPr>
          <w:i/>
          <w:iCs/>
        </w:rPr>
        <w:t>(tilts the card)</w:t>
      </w:r>
      <w:r>
        <w:t xml:space="preserve"> featuring the logos of </w:t>
      </w:r>
      <w:r>
        <w:rPr>
          <w:i/>
          <w:iCs/>
        </w:rPr>
        <w:t>Test Track</w:t>
      </w:r>
      <w:r>
        <w:t xml:space="preserve">, </w:t>
      </w:r>
      <w:r>
        <w:rPr>
          <w:i/>
          <w:iCs/>
        </w:rPr>
        <w:t>PLAY Pavilion</w:t>
      </w:r>
      <w:r>
        <w:t xml:space="preserve"> and </w:t>
      </w:r>
      <w:r>
        <w:rPr>
          <w:i/>
          <w:iCs/>
        </w:rPr>
        <w:t>Odyssey Events Pavilion</w:t>
      </w:r>
      <w:r>
        <w:t>.</w:t>
      </w:r>
    </w:p>
    <w:p w14:paraId="76875D97" w14:textId="77777777" w:rsidR="00162074" w:rsidRDefault="006E4140">
      <w:pPr>
        <w:pStyle w:val="Character"/>
      </w:pPr>
      <w:r>
        <w:t>Angela Chan</w:t>
      </w:r>
    </w:p>
    <w:p w14:paraId="421E6975" w14:textId="77777777" w:rsidR="00162074" w:rsidRDefault="006E4140">
      <w:r>
        <w:t xml:space="preserve">The final but most valuable counts Ace of Water: a dripping blue frame of regular icosahedron, above the last hologram, </w:t>
      </w:r>
      <w:r>
        <w:rPr>
          <w:i/>
          <w:iCs/>
        </w:rPr>
        <w:t>(tilts the card)</w:t>
      </w:r>
      <w:r>
        <w:t xml:space="preserve"> showing the logos of </w:t>
      </w:r>
      <w:r>
        <w:rPr>
          <w:i/>
          <w:iCs/>
        </w:rPr>
        <w:t>Journey of Water</w:t>
      </w:r>
      <w:r>
        <w:t xml:space="preserve">, </w:t>
      </w:r>
      <w:r>
        <w:rPr>
          <w:i/>
          <w:iCs/>
        </w:rPr>
        <w:t>the Living Seas</w:t>
      </w:r>
      <w:r>
        <w:t xml:space="preserve"> and </w:t>
      </w:r>
      <w:r>
        <w:rPr>
          <w:i/>
          <w:iCs/>
        </w:rPr>
        <w:t>Harmonious</w:t>
      </w:r>
      <w:r>
        <w:t>.</w:t>
      </w:r>
    </w:p>
    <w:p w14:paraId="23C0943C" w14:textId="77777777" w:rsidR="00162074" w:rsidRDefault="006E4140">
      <w:pPr>
        <w:pStyle w:val="Character"/>
      </w:pPr>
      <w:r>
        <w:t>Elsa</w:t>
      </w:r>
    </w:p>
    <w:p w14:paraId="2E037666" w14:textId="77777777" w:rsidR="00162074" w:rsidRDefault="006E4140">
      <w:r>
        <w:t>Very Interesting. Where is the regular dodecahedron?</w:t>
      </w:r>
    </w:p>
    <w:p w14:paraId="55E1EE29" w14:textId="77777777" w:rsidR="00162074" w:rsidRDefault="006E4140">
      <w:pPr>
        <w:pStyle w:val="Character"/>
      </w:pPr>
      <w:r>
        <w:t>Adela Chan Jr</w:t>
      </w:r>
    </w:p>
    <w:p w14:paraId="577A8332" w14:textId="77777777" w:rsidR="00162074" w:rsidRDefault="006E4140">
      <w:r>
        <w:t>Maybe on the fool card.</w:t>
      </w:r>
    </w:p>
    <w:p w14:paraId="1207E903" w14:textId="77777777" w:rsidR="00162074" w:rsidRDefault="006E4140">
      <w:pPr>
        <w:pStyle w:val="Character"/>
      </w:pPr>
      <w:r>
        <w:t>Angela Chan</w:t>
      </w:r>
    </w:p>
    <w:p w14:paraId="5482D561" w14:textId="77777777" w:rsidR="00162074" w:rsidRDefault="006E4140">
      <w:r>
        <w:t>Now we go examine it.</w:t>
      </w:r>
    </w:p>
    <w:p w14:paraId="3A40DA68" w14:textId="77777777" w:rsidR="00162074" w:rsidRDefault="006E4140">
      <w:pPr>
        <w:pStyle w:val="Effects"/>
      </w:pPr>
      <w:r>
        <w:t>Adela and Angela Chan sprint out of the pavilion.</w:t>
      </w:r>
    </w:p>
    <w:p w14:paraId="65079E65" w14:textId="77777777" w:rsidR="00162074" w:rsidRDefault="006E4140">
      <w:pPr>
        <w:pStyle w:val="Heading2"/>
      </w:pPr>
      <w:bookmarkStart w:id="108" w:name="_Toc83995230"/>
      <w:r>
        <w:t>Scene IV</w:t>
      </w:r>
      <w:bookmarkEnd w:id="108"/>
    </w:p>
    <w:p w14:paraId="705487FE" w14:textId="77777777" w:rsidR="00162074" w:rsidRDefault="006E4140">
      <w:pPr>
        <w:pStyle w:val="Effects"/>
      </w:pPr>
      <w:r>
        <w:t xml:space="preserve">INTERIOR — Latin America Pavilion Pyramid, without mice. Through its museum area, Adela and Angela Chan enter a plaza on the nighttime lake shores. </w:t>
      </w:r>
    </w:p>
    <w:p w14:paraId="75F20C6A" w14:textId="77777777" w:rsidR="00162074" w:rsidRDefault="006E4140">
      <w:pPr>
        <w:pStyle w:val="Character"/>
      </w:pPr>
      <w:r>
        <w:t>Adela Chan Jr</w:t>
      </w:r>
    </w:p>
    <w:p w14:paraId="61D32323" w14:textId="77777777" w:rsidR="00162074" w:rsidRDefault="006E4140">
      <w:r>
        <w:t>Could anyone please find our ladies?</w:t>
      </w:r>
    </w:p>
    <w:p w14:paraId="7BF7CD74" w14:textId="77777777" w:rsidR="00162074" w:rsidRDefault="006E4140">
      <w:pPr>
        <w:pStyle w:val="Character"/>
      </w:pPr>
      <w:r>
        <w:t>Angela Chan</w:t>
      </w:r>
    </w:p>
    <w:p w14:paraId="6C91CFE0" w14:textId="77777777" w:rsidR="00162074" w:rsidRDefault="006E4140">
      <w:r>
        <w:t>Yeah, but go the opposite direction.</w:t>
      </w:r>
    </w:p>
    <w:p w14:paraId="30E0C494" w14:textId="77777777" w:rsidR="00162074" w:rsidRDefault="006E4140">
      <w:pPr>
        <w:pStyle w:val="Character"/>
      </w:pPr>
      <w:r>
        <w:t>Adela Chan Jr</w:t>
      </w:r>
    </w:p>
    <w:p w14:paraId="39E23383" w14:textId="77777777" w:rsidR="00162074" w:rsidRDefault="006E4140">
      <w:r>
        <w:t>Past the Nordics and China Pavilions?</w:t>
      </w:r>
    </w:p>
    <w:p w14:paraId="35DF08F3" w14:textId="77777777" w:rsidR="00162074" w:rsidRDefault="006E4140">
      <w:pPr>
        <w:pStyle w:val="Character"/>
      </w:pPr>
      <w:r>
        <w:t>Angela Chan</w:t>
      </w:r>
    </w:p>
    <w:p w14:paraId="48671C62" w14:textId="77777777" w:rsidR="00162074" w:rsidRDefault="006E4140">
      <w:r>
        <w:t xml:space="preserve">You bet! And then we clear the ruins of Germany, Italy and Japan Pavilions </w:t>
      </w:r>
      <w:r>
        <w:rPr>
          <w:rFonts w:hint="eastAsia"/>
        </w:rPr>
        <w:t>in</w:t>
      </w:r>
      <w:r>
        <w:t xml:space="preserve"> search of our ladies and Elemental Princesses’ Cards of Tomorrow.</w:t>
      </w:r>
    </w:p>
    <w:p w14:paraId="36B8A7BB" w14:textId="77777777" w:rsidR="00162074" w:rsidRDefault="006E4140">
      <w:pPr>
        <w:pStyle w:val="Effects"/>
      </w:pPr>
      <w:r>
        <w:t>White light emits from the depth of ruins.</w:t>
      </w:r>
    </w:p>
    <w:p w14:paraId="65077963" w14:textId="77777777" w:rsidR="00162074" w:rsidRDefault="006E4140">
      <w:pPr>
        <w:pStyle w:val="Character"/>
      </w:pPr>
      <w:r>
        <w:t>Adela Chan Jr</w:t>
      </w:r>
    </w:p>
    <w:p w14:paraId="6AC8BD9A" w14:textId="77777777" w:rsidR="00162074" w:rsidRDefault="006E4140">
      <w:r>
        <w:t>The night shaman has gotten revived?</w:t>
      </w:r>
    </w:p>
    <w:p w14:paraId="321EB9B4" w14:textId="77777777" w:rsidR="00162074" w:rsidRDefault="006E4140">
      <w:pPr>
        <w:pStyle w:val="Character"/>
      </w:pPr>
      <w:r>
        <w:t>Angela Chan</w:t>
      </w:r>
    </w:p>
    <w:p w14:paraId="5FC6F280" w14:textId="77777777" w:rsidR="00162074" w:rsidRDefault="006E4140">
      <w:r>
        <w:t>No, it’s perhaps from some useful clues.</w:t>
      </w:r>
    </w:p>
    <w:p w14:paraId="6E51F69C" w14:textId="77777777" w:rsidR="00162074" w:rsidRDefault="006E4140">
      <w:pPr>
        <w:pStyle w:val="Effects"/>
      </w:pPr>
      <w:r>
        <w:t>Adela and Angela Chan sneak against the light.</w:t>
      </w:r>
    </w:p>
    <w:p w14:paraId="596E9DE8" w14:textId="77777777" w:rsidR="00162074" w:rsidRDefault="006E4140">
      <w:pPr>
        <w:pStyle w:val="Character"/>
      </w:pPr>
      <w:r>
        <w:lastRenderedPageBreak/>
        <w:t>Adela Chan Jr</w:t>
      </w:r>
    </w:p>
    <w:p w14:paraId="03ACA207" w14:textId="77777777" w:rsidR="00162074" w:rsidRDefault="006E4140">
      <w:pPr>
        <w:rPr>
          <w:i/>
          <w:iCs/>
        </w:rPr>
      </w:pPr>
      <w:r>
        <w:t xml:space="preserve">Another set of four cards: Two of Fire, Two of Earth, Two of Air, Two of Water. </w:t>
      </w:r>
      <w:r>
        <w:rPr>
          <w:i/>
          <w:iCs/>
        </w:rPr>
        <w:t>(Show them onto the screen)</w:t>
      </w:r>
    </w:p>
    <w:p w14:paraId="10D0AABB" w14:textId="77777777" w:rsidR="00162074" w:rsidRDefault="006E4140">
      <w:pPr>
        <w:pStyle w:val="Character"/>
      </w:pPr>
      <w:r>
        <w:t>Angela Chan</w:t>
      </w:r>
    </w:p>
    <w:p w14:paraId="303286A6" w14:textId="77777777" w:rsidR="00162074" w:rsidRDefault="006E4140">
      <w:r>
        <w:t>They regain the alchemical symbols of corresponding elements, but features the Standard Model and four fundamental forces.</w:t>
      </w:r>
    </w:p>
    <w:p w14:paraId="1D64696C" w14:textId="77777777" w:rsidR="00162074" w:rsidRDefault="006E4140">
      <w:pPr>
        <w:pStyle w:val="Character"/>
      </w:pPr>
      <w:r>
        <w:t>Adela Chan Jr</w:t>
      </w:r>
    </w:p>
    <w:p w14:paraId="302D02EA" w14:textId="77777777" w:rsidR="00162074" w:rsidRDefault="006E4140">
      <w:r>
        <w:t xml:space="preserve">They consist of Fire for strong interaction and UDS, Earth for </w:t>
      </w:r>
      <w:r>
        <w:rPr>
          <w:rFonts w:hint="eastAsia"/>
        </w:rPr>
        <w:t>electromagnetic interaction</w:t>
      </w:r>
      <w:r>
        <w:t xml:space="preserve"> and charged lepta, Air for weak interaction and neutrinos and Water for gravity and CBT.</w:t>
      </w:r>
    </w:p>
    <w:p w14:paraId="49D5AB11" w14:textId="77777777" w:rsidR="00162074" w:rsidRDefault="006E4140">
      <w:pPr>
        <w:pStyle w:val="Character"/>
      </w:pPr>
      <w:r>
        <w:t>Angela Chan</w:t>
      </w:r>
    </w:p>
    <w:p w14:paraId="25107FC6" w14:textId="77777777" w:rsidR="00162074" w:rsidRDefault="006E4140">
      <w:r>
        <w:t>Right! Count to ten and we are bound to find our princesses!</w:t>
      </w:r>
    </w:p>
    <w:p w14:paraId="0502852F" w14:textId="77777777" w:rsidR="00162074" w:rsidRDefault="006E4140">
      <w:pPr>
        <w:pStyle w:val="Effects"/>
      </w:pPr>
      <w:r>
        <w:t>Adela and Angela Chan stride out slamming the door.</w:t>
      </w:r>
    </w:p>
    <w:p w14:paraId="4CBBFCAB" w14:textId="77777777" w:rsidR="00162074" w:rsidRDefault="006E4140">
      <w:pPr>
        <w:pStyle w:val="Heading2"/>
      </w:pPr>
      <w:bookmarkStart w:id="109" w:name="_Toc83995231"/>
      <w:r>
        <w:rPr>
          <w:rFonts w:hint="eastAsia"/>
        </w:rPr>
        <w:t>Scene</w:t>
      </w:r>
      <w:r>
        <w:t xml:space="preserve"> </w:t>
      </w:r>
      <w:r>
        <w:rPr>
          <w:rFonts w:hint="eastAsia"/>
        </w:rPr>
        <w:t>V</w:t>
      </w:r>
      <w:bookmarkEnd w:id="109"/>
    </w:p>
    <w:p w14:paraId="62D9067C" w14:textId="77777777" w:rsidR="00162074" w:rsidRDefault="006E4140">
      <w:pPr>
        <w:pStyle w:val="Effects"/>
      </w:pPr>
      <w:r>
        <w:rPr>
          <w:rFonts w:hint="eastAsia"/>
        </w:rPr>
        <w:t>EXTERIOR</w:t>
      </w:r>
      <w:r>
        <w:t xml:space="preserve"> </w:t>
      </w:r>
      <w:r>
        <w:rPr>
          <w:rFonts w:hint="eastAsia"/>
        </w:rPr>
        <w:t>—</w:t>
      </w:r>
      <w:r>
        <w:rPr>
          <w:rFonts w:hint="eastAsia"/>
        </w:rPr>
        <w:t xml:space="preserve"> </w:t>
      </w:r>
      <w:r>
        <w:t>Ruins of Germany Pavilion.</w:t>
      </w:r>
      <w:r>
        <w:rPr>
          <w:rFonts w:hint="eastAsia"/>
        </w:rPr>
        <w:t xml:space="preserve"> </w:t>
      </w:r>
      <w:r>
        <w:t xml:space="preserve">In disposal of the remains, </w:t>
      </w:r>
      <w:r>
        <w:rPr>
          <w:rFonts w:hint="eastAsia"/>
        </w:rPr>
        <w:t>Adela</w:t>
      </w:r>
      <w:r>
        <w:t xml:space="preserve"> and Angela Chan pick up one gemstone, after hundreds of tiles and bricks thrown into the Lagoon.</w:t>
      </w:r>
    </w:p>
    <w:p w14:paraId="3ADA9F22" w14:textId="77777777" w:rsidR="00162074" w:rsidRDefault="006E4140">
      <w:pPr>
        <w:pStyle w:val="Character"/>
      </w:pPr>
      <w:r>
        <w:t>Adela Chan Jr</w:t>
      </w:r>
    </w:p>
    <w:p w14:paraId="7017BE41" w14:textId="77777777" w:rsidR="00162074" w:rsidRDefault="006E4140">
      <w:pPr>
        <w:rPr>
          <w:i/>
          <w:iCs/>
        </w:rPr>
      </w:pPr>
      <w:r>
        <w:rPr>
          <w:i/>
          <w:iCs/>
        </w:rPr>
        <w:t>(Noticing some gemstones)</w:t>
      </w:r>
      <w:r>
        <w:t xml:space="preserve"> There must be some useful information within the stones. </w:t>
      </w:r>
      <w:r>
        <w:rPr>
          <w:i/>
          <w:iCs/>
        </w:rPr>
        <w:t xml:space="preserve">(Pick them into one of her pockets). </w:t>
      </w:r>
    </w:p>
    <w:p w14:paraId="59EABAD3" w14:textId="77777777" w:rsidR="00162074" w:rsidRDefault="006E4140">
      <w:pPr>
        <w:pStyle w:val="Character"/>
        <w:rPr>
          <w:rFonts w:asciiTheme="minorHAnsi" w:hAnsiTheme="minorHAnsi"/>
          <w:color w:val="auto"/>
        </w:rPr>
      </w:pPr>
      <w:r>
        <w:t>Angela Chan</w:t>
      </w:r>
    </w:p>
    <w:p w14:paraId="1D0E0A32" w14:textId="77777777" w:rsidR="00162074" w:rsidRDefault="006E4140">
      <w:r>
        <w:t>The wall fragment reads “SNOW WHITE IS FIVE BUILDINGS AWAY”.</w:t>
      </w:r>
    </w:p>
    <w:p w14:paraId="3EA9D5F7" w14:textId="77777777" w:rsidR="00162074" w:rsidRDefault="006E4140">
      <w:pPr>
        <w:pStyle w:val="Character"/>
      </w:pPr>
      <w:r>
        <w:t>Adela Chan Jr</w:t>
      </w:r>
    </w:p>
    <w:p w14:paraId="1482283E" w14:textId="77777777" w:rsidR="00162074" w:rsidRDefault="006E4140">
      <w:r>
        <w:t>The next piece?</w:t>
      </w:r>
    </w:p>
    <w:p w14:paraId="604E9F40" w14:textId="77777777" w:rsidR="00162074" w:rsidRDefault="006E4140">
      <w:pPr>
        <w:pStyle w:val="Character"/>
      </w:pPr>
      <w:r>
        <w:t>Angela Chan</w:t>
      </w:r>
    </w:p>
    <w:p w14:paraId="43403417" w14:textId="77777777" w:rsidR="00162074" w:rsidRDefault="006E4140">
      <w:r>
        <w:rPr>
          <w:i/>
          <w:iCs/>
        </w:rPr>
        <w:t>(Tosses some bricks into the lagoon off-screen)</w:t>
      </w:r>
      <w:r>
        <w:t xml:space="preserve"> I am already searching… Searching the maybe poisoned, cursed, kidnapped or enslaved ladies…</w:t>
      </w:r>
    </w:p>
    <w:p w14:paraId="111B2808" w14:textId="77777777" w:rsidR="00162074" w:rsidRDefault="006E4140">
      <w:pPr>
        <w:pStyle w:val="Character"/>
      </w:pPr>
      <w:r>
        <w:t>(Ariel)</w:t>
      </w:r>
    </w:p>
    <w:p w14:paraId="59DB6DEE" w14:textId="77777777" w:rsidR="00162074" w:rsidRDefault="006E4140">
      <w:pPr>
        <w:rPr>
          <w:i/>
          <w:iCs/>
        </w:rPr>
      </w:pPr>
      <w:r>
        <w:t xml:space="preserve">No more toss, please! </w:t>
      </w:r>
      <w:r>
        <w:rPr>
          <w:i/>
          <w:iCs/>
        </w:rPr>
        <w:t>(Enters the scene)</w:t>
      </w:r>
    </w:p>
    <w:p w14:paraId="5215380C" w14:textId="77777777" w:rsidR="00162074" w:rsidRDefault="006E4140">
      <w:pPr>
        <w:pStyle w:val="Character"/>
      </w:pPr>
      <w:r>
        <w:t>Adela Chan Jr</w:t>
      </w:r>
    </w:p>
    <w:p w14:paraId="1314167A" w14:textId="77777777" w:rsidR="00162074" w:rsidRDefault="006E4140">
      <w:pPr>
        <w:rPr>
          <w:i/>
          <w:iCs/>
        </w:rPr>
      </w:pPr>
      <w:r>
        <w:rPr>
          <w:i/>
          <w:iCs/>
        </w:rPr>
        <w:t>(Gathers a chest)</w:t>
      </w:r>
      <w:r>
        <w:t xml:space="preserve"> This chest may contain some valuable clues. </w:t>
      </w:r>
      <w:r>
        <w:rPr>
          <w:i/>
          <w:iCs/>
        </w:rPr>
        <w:t>(Opens it)</w:t>
      </w:r>
    </w:p>
    <w:p w14:paraId="04AF124D" w14:textId="77777777" w:rsidR="00162074" w:rsidRDefault="006E4140">
      <w:pPr>
        <w:pStyle w:val="Effects"/>
      </w:pPr>
      <w:r>
        <w:t>Upon opening, three beams of red light emanate from the chest.</w:t>
      </w:r>
    </w:p>
    <w:p w14:paraId="4B5DCE7E" w14:textId="77777777" w:rsidR="00162074" w:rsidRDefault="006E4140">
      <w:pPr>
        <w:pStyle w:val="Character"/>
      </w:pPr>
      <w:r>
        <w:t>Angela Chan</w:t>
      </w:r>
    </w:p>
    <w:p w14:paraId="68C78C4A" w14:textId="77777777" w:rsidR="00162074" w:rsidRDefault="006E4140">
      <w:r>
        <w:t>Three of Fire, features Plasma with elements 1, 3, 4, 11 and 12.</w:t>
      </w:r>
    </w:p>
    <w:p w14:paraId="4A5DEEE4" w14:textId="77777777" w:rsidR="00162074" w:rsidRDefault="006E4140">
      <w:pPr>
        <w:pStyle w:val="Character"/>
      </w:pPr>
      <w:r>
        <w:t>Adela Chan Jr</w:t>
      </w:r>
    </w:p>
    <w:p w14:paraId="10A26BE9" w14:textId="77777777" w:rsidR="00162074" w:rsidRDefault="006E4140">
      <w:r>
        <w:t>Where are your friends, your Highness Ariel?</w:t>
      </w:r>
    </w:p>
    <w:p w14:paraId="42127D45" w14:textId="77777777" w:rsidR="00162074" w:rsidRDefault="006E4140">
      <w:pPr>
        <w:pStyle w:val="Character"/>
      </w:pPr>
      <w:r>
        <w:t>Ariel</w:t>
      </w:r>
    </w:p>
    <w:p w14:paraId="5A5C9FAC" w14:textId="77777777" w:rsidR="00162074" w:rsidRDefault="006E4140">
      <w:r>
        <w:t>Just across the lagoon. Walk past the seven ruins.</w:t>
      </w:r>
    </w:p>
    <w:p w14:paraId="2E6680FF" w14:textId="77777777" w:rsidR="00162074" w:rsidRDefault="006E4140">
      <w:pPr>
        <w:pStyle w:val="Character"/>
      </w:pPr>
      <w:r>
        <w:lastRenderedPageBreak/>
        <w:t>Angela Chan</w:t>
      </w:r>
    </w:p>
    <w:p w14:paraId="2D6F859D" w14:textId="77777777" w:rsidR="00162074" w:rsidRDefault="006E4140">
      <w:r>
        <w:rPr>
          <w:i/>
          <w:iCs/>
        </w:rPr>
        <w:t>(Opens another chest, discharging green light)</w:t>
      </w:r>
      <w:r>
        <w:t xml:space="preserve"> Three of Earth, contains Solid with elements 5, 6, 13 and 14.</w:t>
      </w:r>
    </w:p>
    <w:p w14:paraId="2A659CBF" w14:textId="77777777" w:rsidR="00162074" w:rsidRDefault="006E4140">
      <w:pPr>
        <w:pStyle w:val="Character"/>
      </w:pPr>
      <w:r>
        <w:t>Ariel</w:t>
      </w:r>
    </w:p>
    <w:p w14:paraId="173B1485" w14:textId="77777777" w:rsidR="00162074" w:rsidRDefault="006E4140">
      <w:r>
        <w:t>Threes of Air and Water are not in the ruins. Goodbye if you don’t listen to me.</w:t>
      </w:r>
    </w:p>
    <w:p w14:paraId="508EF095" w14:textId="77777777" w:rsidR="00162074" w:rsidRDefault="006E4140">
      <w:pPr>
        <w:pStyle w:val="Effects"/>
      </w:pPr>
      <w:r>
        <w:t>Adela and Angela Chan abandon the ruin and ensue Ariel.</w:t>
      </w:r>
    </w:p>
    <w:p w14:paraId="16B05BCC" w14:textId="77777777" w:rsidR="00162074" w:rsidRDefault="006E4140">
      <w:pPr>
        <w:pStyle w:val="Heading2"/>
      </w:pPr>
      <w:bookmarkStart w:id="110" w:name="_Toc83995232"/>
      <w:r>
        <w:t>Scene VI</w:t>
      </w:r>
      <w:bookmarkEnd w:id="110"/>
    </w:p>
    <w:p w14:paraId="06BE6885" w14:textId="7F7EC0EF" w:rsidR="00162074" w:rsidRDefault="006E4140">
      <w:pPr>
        <w:pStyle w:val="Effects"/>
      </w:pPr>
      <w:r>
        <w:t xml:space="preserve">INTERIOR — </w:t>
      </w:r>
      <w:r w:rsidR="00371A9E">
        <w:t>North Africa</w:t>
      </w:r>
      <w:r>
        <w:t xml:space="preserve"> Pavilion. Upon Adela and Angela Chan’s entry, </w:t>
      </w:r>
      <w:r>
        <w:rPr>
          <w:rFonts w:hint="eastAsia"/>
        </w:rPr>
        <w:t>frustrat</w:t>
      </w:r>
      <w:r>
        <w:t>ion seizes Ariel.</w:t>
      </w:r>
    </w:p>
    <w:p w14:paraId="51BC6DC3" w14:textId="77777777" w:rsidR="00162074" w:rsidRDefault="006E4140">
      <w:pPr>
        <w:pStyle w:val="Character"/>
      </w:pPr>
      <w:r>
        <w:t>Ariel</w:t>
      </w:r>
    </w:p>
    <w:p w14:paraId="44CBBB90" w14:textId="77777777" w:rsidR="00162074" w:rsidRDefault="006E4140">
      <w:r>
        <w:rPr>
          <w:rFonts w:hint="eastAsia"/>
        </w:rPr>
        <w:t>Sorry</w:t>
      </w:r>
      <w:r>
        <w:t>, Jasmine is not here.</w:t>
      </w:r>
    </w:p>
    <w:p w14:paraId="56E76877" w14:textId="77777777" w:rsidR="00162074" w:rsidRDefault="006E4140">
      <w:pPr>
        <w:pStyle w:val="Character"/>
      </w:pPr>
      <w:r>
        <w:t>Adela Chan Jr, Angela Chan</w:t>
      </w:r>
    </w:p>
    <w:p w14:paraId="069F7F51" w14:textId="77777777" w:rsidR="00162074" w:rsidRDefault="006E4140">
      <w:pPr>
        <w:rPr>
          <w:i/>
          <w:iCs/>
        </w:rPr>
      </w:pPr>
      <w:r>
        <w:t xml:space="preserve">We are searching Threes of Air and Water, one each. </w:t>
      </w:r>
      <w:r>
        <w:rPr>
          <w:i/>
          <w:iCs/>
        </w:rPr>
        <w:t>(Both sneak into Gallery of Arts and History, and turns the lights on)</w:t>
      </w:r>
    </w:p>
    <w:p w14:paraId="2FE3F0FD" w14:textId="77777777" w:rsidR="00162074" w:rsidRDefault="006E4140">
      <w:pPr>
        <w:pStyle w:val="Character"/>
      </w:pPr>
      <w:r>
        <w:t>Ariel</w:t>
      </w:r>
    </w:p>
    <w:p w14:paraId="56A0D3FB" w14:textId="77777777" w:rsidR="00162074" w:rsidRDefault="006E4140">
      <w:pPr>
        <w:rPr>
          <w:i/>
          <w:iCs/>
        </w:rPr>
      </w:pPr>
      <w:r>
        <w:rPr>
          <w:rFonts w:hint="eastAsia"/>
        </w:rPr>
        <w:t>W</w:t>
      </w:r>
      <w:r>
        <w:t xml:space="preserve">ish you good luck! </w:t>
      </w:r>
      <w:r>
        <w:rPr>
          <w:i/>
          <w:iCs/>
        </w:rPr>
        <w:t>(Enters the Gallery)</w:t>
      </w:r>
    </w:p>
    <w:p w14:paraId="72F11541" w14:textId="77777777" w:rsidR="00162074" w:rsidRDefault="006E4140">
      <w:pPr>
        <w:pStyle w:val="Effects"/>
      </w:pPr>
      <w:r>
        <w:t xml:space="preserve">Cut to Ariel’s point of view. Searching the gallery, Adela Chan Jr </w:t>
      </w:r>
      <w:r>
        <w:rPr>
          <w:rFonts w:hint="eastAsia"/>
        </w:rPr>
        <w:t>feels</w:t>
      </w:r>
      <w:r>
        <w:t xml:space="preserve"> a card of the same dimension of the previous cards, while Angela Chan feels another.</w:t>
      </w:r>
    </w:p>
    <w:p w14:paraId="25C94CFC" w14:textId="77777777" w:rsidR="00162074" w:rsidRDefault="006E4140">
      <w:pPr>
        <w:pStyle w:val="Character"/>
      </w:pPr>
      <w:r>
        <w:t>Adela Chan Jr</w:t>
      </w:r>
    </w:p>
    <w:p w14:paraId="369B2874" w14:textId="77777777" w:rsidR="00162074" w:rsidRDefault="006E4140">
      <w:r>
        <w:t>Three of Air, Gas with elements 7, 8, 15 and 16 is found under a painting featuring Morocco Independence War.</w:t>
      </w:r>
    </w:p>
    <w:p w14:paraId="796BB9DC" w14:textId="77777777" w:rsidR="00162074" w:rsidRDefault="006E4140">
      <w:pPr>
        <w:pStyle w:val="Character"/>
      </w:pPr>
      <w:r>
        <w:t>Angela Chan</w:t>
      </w:r>
    </w:p>
    <w:p w14:paraId="34C63751" w14:textId="77777777" w:rsidR="00162074" w:rsidRDefault="006E4140">
      <w:r>
        <w:t>Three of Water, Liquid with elements 2, 9, 10, 17 and 18, lies under a photograph of ISIL’s submission to the United Nations.</w:t>
      </w:r>
    </w:p>
    <w:p w14:paraId="3344E4C9" w14:textId="77777777" w:rsidR="00162074" w:rsidRDefault="006E4140">
      <w:pPr>
        <w:pStyle w:val="Effects"/>
      </w:pPr>
      <w:r>
        <w:t>Cut to against Ariel.</w:t>
      </w:r>
    </w:p>
    <w:p w14:paraId="7509BBFF" w14:textId="77777777" w:rsidR="00162074" w:rsidRDefault="006E4140">
      <w:pPr>
        <w:pStyle w:val="Character"/>
      </w:pPr>
      <w:r>
        <w:t>Ariel</w:t>
      </w:r>
    </w:p>
    <w:p w14:paraId="117E22B2" w14:textId="77777777" w:rsidR="00162074" w:rsidRDefault="006E4140">
      <w:r>
        <w:t>Ace, two, three. Now count to four!</w:t>
      </w:r>
    </w:p>
    <w:p w14:paraId="2F05C049" w14:textId="77777777" w:rsidR="00162074" w:rsidRDefault="006E4140">
      <w:pPr>
        <w:pStyle w:val="Effects"/>
      </w:pPr>
      <w:r>
        <w:t>All stride to the Bazaar.</w:t>
      </w:r>
    </w:p>
    <w:p w14:paraId="0AAE7E26" w14:textId="77777777" w:rsidR="00162074" w:rsidRDefault="006E4140">
      <w:pPr>
        <w:pStyle w:val="Heading2"/>
      </w:pPr>
      <w:bookmarkStart w:id="111" w:name="_Toc83995233"/>
      <w:r>
        <w:t>Scene VII</w:t>
      </w:r>
      <w:bookmarkEnd w:id="111"/>
    </w:p>
    <w:p w14:paraId="632A322C" w14:textId="27B8BB04" w:rsidR="00162074" w:rsidRDefault="006E4140">
      <w:pPr>
        <w:pStyle w:val="Effects"/>
      </w:pPr>
      <w:r>
        <w:t xml:space="preserve">INTERIOR — </w:t>
      </w:r>
      <w:r w:rsidR="00371A9E">
        <w:t>North Africa</w:t>
      </w:r>
      <w:r>
        <w:t xml:space="preserve"> Pavilion Bazaar. Delivering two gophers hide and the striped hide to the central bowl, Adela and Angela Chan obtain and open the only brass chest on display.</w:t>
      </w:r>
    </w:p>
    <w:p w14:paraId="64D3AEEE" w14:textId="77777777" w:rsidR="00162074" w:rsidRDefault="006E4140">
      <w:pPr>
        <w:pStyle w:val="Character"/>
      </w:pPr>
      <w:r>
        <w:t>Adela Chan Jr</w:t>
      </w:r>
    </w:p>
    <w:p w14:paraId="27EABE59" w14:textId="77777777" w:rsidR="00162074" w:rsidRDefault="006E4140">
      <w:r>
        <w:t>Four of Fire presents Elements 19 to 43, with Four of Earth for 44 to 68.</w:t>
      </w:r>
    </w:p>
    <w:p w14:paraId="739526A8" w14:textId="77777777" w:rsidR="00162074" w:rsidRDefault="006E4140">
      <w:pPr>
        <w:pStyle w:val="Character"/>
      </w:pPr>
      <w:r>
        <w:t>Angela Chan</w:t>
      </w:r>
    </w:p>
    <w:p w14:paraId="3BF9026D" w14:textId="77777777" w:rsidR="00162074" w:rsidRDefault="006E4140">
      <w:r>
        <w:t>Four of Air introduces Elements 69 to 93, with Four of Water for 94 to 118.</w:t>
      </w:r>
    </w:p>
    <w:p w14:paraId="5ADEF221" w14:textId="77777777" w:rsidR="00162074" w:rsidRDefault="006E4140">
      <w:pPr>
        <w:pStyle w:val="Character"/>
      </w:pPr>
      <w:r>
        <w:lastRenderedPageBreak/>
        <w:t>Ariel</w:t>
      </w:r>
    </w:p>
    <w:p w14:paraId="35FBB05C" w14:textId="77777777" w:rsidR="00162074" w:rsidRDefault="006E4140">
      <w:r>
        <w:rPr>
          <w:i/>
          <w:iCs/>
        </w:rPr>
        <w:t>(Noticing the sixteen pips on 5-by-5 square corners)</w:t>
      </w:r>
      <w:r>
        <w:t xml:space="preserve"> Sixteen bingos! You’ve won the jackpot!</w:t>
      </w:r>
    </w:p>
    <w:p w14:paraId="13A98122" w14:textId="77777777" w:rsidR="00162074" w:rsidRDefault="006E4140">
      <w:pPr>
        <w:pStyle w:val="Effects"/>
      </w:pPr>
      <w:r>
        <w:t>A boom strike outside the screen.</w:t>
      </w:r>
    </w:p>
    <w:p w14:paraId="68CBA24E" w14:textId="77777777" w:rsidR="00162074" w:rsidRDefault="006E4140">
      <w:pPr>
        <w:pStyle w:val="Character"/>
      </w:pPr>
      <w:r>
        <w:t>Adela Chan Jr</w:t>
      </w:r>
    </w:p>
    <w:p w14:paraId="671E89F0" w14:textId="77777777" w:rsidR="00162074" w:rsidRDefault="006E4140">
      <w:r>
        <w:t>The demons are returning! Escape!</w:t>
      </w:r>
    </w:p>
    <w:p w14:paraId="199EA2D8" w14:textId="77777777" w:rsidR="00162074" w:rsidRDefault="006E4140">
      <w:pPr>
        <w:pStyle w:val="Effects"/>
      </w:pPr>
      <w:r>
        <w:t>All escape to the ruins of France Pavilion.</w:t>
      </w:r>
    </w:p>
    <w:p w14:paraId="75D9E619" w14:textId="77777777" w:rsidR="00162074" w:rsidRDefault="006E4140">
      <w:pPr>
        <w:pStyle w:val="Heading2"/>
      </w:pPr>
      <w:bookmarkStart w:id="112" w:name="_Toc83995234"/>
      <w:r>
        <w:t>Scene VIII</w:t>
      </w:r>
      <w:bookmarkEnd w:id="112"/>
    </w:p>
    <w:p w14:paraId="435D3EAC" w14:textId="77777777" w:rsidR="00162074" w:rsidRDefault="006E4140">
      <w:pPr>
        <w:pStyle w:val="Effects"/>
      </w:pPr>
      <w:r>
        <w:t>EXTERIOR — Ruins of France Pavilion. Throwing bricks and rocks to smash Gandalf the Grey, Adela and Angela Chan come across five beams of red light.</w:t>
      </w:r>
    </w:p>
    <w:p w14:paraId="6B3A3468" w14:textId="77777777" w:rsidR="00162074" w:rsidRDefault="006E4140">
      <w:pPr>
        <w:pStyle w:val="Character"/>
      </w:pPr>
      <w:r>
        <w:t>Adela Chan Jr</w:t>
      </w:r>
    </w:p>
    <w:p w14:paraId="32F97783" w14:textId="77777777" w:rsidR="00162074" w:rsidRDefault="006E4140">
      <w:r>
        <w:t>Five of Fire, we’ve found you!</w:t>
      </w:r>
    </w:p>
    <w:p w14:paraId="276AAEA3" w14:textId="77777777" w:rsidR="00162074" w:rsidRDefault="006E4140">
      <w:pPr>
        <w:pStyle w:val="Effects"/>
      </w:pPr>
      <w:r>
        <w:t>Foghorn Leghorn and twenty construction robots enter the screen, with the first displaying “LANDMINE DETECTED; SAFETY INSTRUCTIONS HERE”, whose chest Adela Chan Jr turns to open with ease, drawing one card.</w:t>
      </w:r>
    </w:p>
    <w:p w14:paraId="42BA7915" w14:textId="77777777" w:rsidR="00162074" w:rsidRDefault="006E4140">
      <w:pPr>
        <w:pStyle w:val="Character"/>
      </w:pPr>
      <w:r>
        <w:t>Angela Chan</w:t>
      </w:r>
    </w:p>
    <w:p w14:paraId="06C3FA9E" w14:textId="77777777" w:rsidR="00162074" w:rsidRDefault="006E4140">
      <w:r>
        <w:t>Nice find: adenine.</w:t>
      </w:r>
    </w:p>
    <w:p w14:paraId="277226AA" w14:textId="77777777" w:rsidR="00162074" w:rsidRDefault="006E4140">
      <w:pPr>
        <w:pStyle w:val="Character"/>
      </w:pPr>
      <w:r>
        <w:t>Foghorn Leghorn</w:t>
      </w:r>
    </w:p>
    <w:p w14:paraId="61420220" w14:textId="77777777" w:rsidR="00162074" w:rsidRDefault="006E4140">
      <w:r>
        <w:t>Cock-a crow!</w:t>
      </w:r>
    </w:p>
    <w:p w14:paraId="3C587292" w14:textId="77777777" w:rsidR="00162074" w:rsidRDefault="006E4140">
      <w:pPr>
        <w:pStyle w:val="Character"/>
      </w:pPr>
      <w:r>
        <w:t>Adela Chan Jr, Angela Chan</w:t>
      </w:r>
    </w:p>
    <w:p w14:paraId="283028ED" w14:textId="77777777" w:rsidR="00162074" w:rsidRDefault="006E4140">
      <w:pPr>
        <w:rPr>
          <w:i/>
          <w:iCs/>
        </w:rPr>
      </w:pPr>
      <w:r>
        <w:t xml:space="preserve">Are you misleading our people? </w:t>
      </w:r>
      <w:r>
        <w:rPr>
          <w:i/>
          <w:iCs/>
        </w:rPr>
        <w:t>(Catches Foghorn Leghorn together)</w:t>
      </w:r>
    </w:p>
    <w:p w14:paraId="5A9ED66D" w14:textId="77777777" w:rsidR="00162074" w:rsidRDefault="006E4140">
      <w:pPr>
        <w:pStyle w:val="Effects"/>
      </w:pPr>
      <w:r>
        <w:t>The displays flash into “BOARD THE LAND” “NEWLY CONSTRUCTED” when Adela and Angela Chan place Foghorn Leghorn into the first robot.</w:t>
      </w:r>
    </w:p>
    <w:p w14:paraId="1A94F4A2" w14:textId="77777777" w:rsidR="00162074" w:rsidRDefault="006E4140">
      <w:pPr>
        <w:pStyle w:val="Character"/>
      </w:pPr>
      <w:r>
        <w:t>Ariel</w:t>
      </w:r>
    </w:p>
    <w:p w14:paraId="5F79A6F1" w14:textId="77777777" w:rsidR="00162074" w:rsidRDefault="006E4140">
      <w:r>
        <w:t>Many thanks. Have you made sure that these cards lie at the Land Pavilion?</w:t>
      </w:r>
    </w:p>
    <w:p w14:paraId="59065F50" w14:textId="77777777" w:rsidR="00162074" w:rsidRDefault="006E4140">
      <w:pPr>
        <w:pStyle w:val="Character"/>
      </w:pPr>
      <w:r>
        <w:t>Adela Chan Jr</w:t>
      </w:r>
    </w:p>
    <w:p w14:paraId="64837240" w14:textId="77777777" w:rsidR="00162074" w:rsidRDefault="006E4140">
      <w:r>
        <w:t>Never can we do if we have no try!</w:t>
      </w:r>
    </w:p>
    <w:p w14:paraId="21C2FA90" w14:textId="77777777" w:rsidR="00162074" w:rsidRDefault="006E4140">
      <w:pPr>
        <w:pStyle w:val="Effects"/>
      </w:pPr>
      <w:r>
        <w:t>All edge away to the Land.</w:t>
      </w:r>
    </w:p>
    <w:p w14:paraId="50131CB6" w14:textId="77777777" w:rsidR="00162074" w:rsidRDefault="006E4140">
      <w:pPr>
        <w:pStyle w:val="Heading2"/>
      </w:pPr>
      <w:bookmarkStart w:id="113" w:name="_Toc83995235"/>
      <w:r>
        <w:t>Scene IX</w:t>
      </w:r>
      <w:bookmarkEnd w:id="113"/>
    </w:p>
    <w:p w14:paraId="08414704" w14:textId="77777777" w:rsidR="00162074" w:rsidRDefault="006E4140">
      <w:pPr>
        <w:pStyle w:val="Effects"/>
      </w:pPr>
      <w:r>
        <w:t>INTERIOR — the Land. Hungry and thirsty, Adela and Angela Chan take seats at The Garden Grill Restaurant, which starts to rotate in one degree per second. So envious is Ariel that everything seems loaded against her.</w:t>
      </w:r>
    </w:p>
    <w:p w14:paraId="4B4E1036" w14:textId="77777777" w:rsidR="00162074" w:rsidRDefault="006E4140">
      <w:pPr>
        <w:pStyle w:val="Character"/>
      </w:pPr>
      <w:r>
        <w:t>Ariel</w:t>
      </w:r>
    </w:p>
    <w:p w14:paraId="0CD0C475" w14:textId="77777777" w:rsidR="00162074" w:rsidRDefault="006E4140">
      <w:pPr>
        <w:rPr>
          <w:i/>
          <w:iCs/>
        </w:rPr>
      </w:pPr>
      <w:r>
        <w:t xml:space="preserve">I wonder if my father could halt it! </w:t>
      </w:r>
      <w:r>
        <w:rPr>
          <w:i/>
          <w:iCs/>
        </w:rPr>
        <w:t>(Escapes the pavilion)</w:t>
      </w:r>
    </w:p>
    <w:p w14:paraId="400D7201" w14:textId="77777777" w:rsidR="00162074" w:rsidRDefault="006E4140">
      <w:pPr>
        <w:pStyle w:val="Character"/>
      </w:pPr>
      <w:r>
        <w:t>Adela Chan Jr</w:t>
      </w:r>
    </w:p>
    <w:p w14:paraId="5EDB5E5D" w14:textId="77777777" w:rsidR="00162074" w:rsidRDefault="006E4140">
      <w:r>
        <w:t xml:space="preserve">As the restaurant rotates, guests are ready with show the dark scenes of the boat ride </w:t>
      </w:r>
      <w:r>
        <w:rPr>
          <w:i/>
          <w:iCs/>
        </w:rPr>
        <w:t>Listen to the Land</w:t>
      </w:r>
      <w:r>
        <w:t>. Like other restaurants within EPCOT, much of the food served is grown within the pavilions' own greenhouses and incubators.</w:t>
      </w:r>
    </w:p>
    <w:p w14:paraId="20BFF300" w14:textId="77777777" w:rsidR="00162074" w:rsidRDefault="006E4140">
      <w:r>
        <w:lastRenderedPageBreak/>
        <w:t>My sister and I are sufficiently capable of your delight around touring them.</w:t>
      </w:r>
    </w:p>
    <w:p w14:paraId="7ED9F8F9" w14:textId="77777777" w:rsidR="00162074" w:rsidRDefault="006E4140">
      <w:pPr>
        <w:pStyle w:val="Character"/>
      </w:pPr>
      <w:r>
        <w:t>Angela Chan</w:t>
      </w:r>
    </w:p>
    <w:p w14:paraId="0B316E95" w14:textId="77777777" w:rsidR="00162074" w:rsidRDefault="006E4140">
      <w:pPr>
        <w:rPr>
          <w:i/>
          <w:iCs/>
        </w:rPr>
      </w:pPr>
      <w:r>
        <w:rPr>
          <w:i/>
          <w:iCs/>
        </w:rPr>
        <w:t>(Glances at her watch striking 04:15:26)</w:t>
      </w:r>
      <w:r>
        <w:t xml:space="preserve"> It’s somewhat early now. Let’s chase Ariel. </w:t>
      </w:r>
      <w:r>
        <w:rPr>
          <w:i/>
          <w:iCs/>
        </w:rPr>
        <w:t>(Stands up)</w:t>
      </w:r>
    </w:p>
    <w:p w14:paraId="026C0301" w14:textId="77777777" w:rsidR="00162074" w:rsidRDefault="006E4140">
      <w:pPr>
        <w:pStyle w:val="Effects"/>
      </w:pPr>
      <w:r>
        <w:t>A robot arm serves Adela and Angela Chan one large cup of water each, while another serves two pastries, two eggs, one bacon and one chicken sausage.</w:t>
      </w:r>
    </w:p>
    <w:p w14:paraId="04BBEBAC" w14:textId="77777777" w:rsidR="00162074" w:rsidRDefault="006E4140">
      <w:pPr>
        <w:pStyle w:val="Character"/>
      </w:pPr>
      <w:r>
        <w:t>Adela Chan Jr</w:t>
      </w:r>
    </w:p>
    <w:p w14:paraId="384CE2B4" w14:textId="77777777" w:rsidR="00162074" w:rsidRDefault="006E4140">
      <w:r>
        <w:t>Please stay calm and have a discussion over our new worlds. It’s seen through the window that someone is chasing Ariel.</w:t>
      </w:r>
    </w:p>
    <w:p w14:paraId="78A1ED38" w14:textId="77777777" w:rsidR="00162074" w:rsidRDefault="006E4140">
      <w:pPr>
        <w:pStyle w:val="Character"/>
      </w:pPr>
      <w:r>
        <w:t>Angela Chan</w:t>
      </w:r>
    </w:p>
    <w:p w14:paraId="77166617" w14:textId="77777777" w:rsidR="00162074" w:rsidRDefault="006E4140">
      <w:r>
        <w:rPr>
          <w:i/>
          <w:iCs/>
        </w:rPr>
        <w:t>(Sits back on her seat)</w:t>
      </w:r>
      <w:r>
        <w:t xml:space="preserve"> It seems that our ladies went between the ruins of Canada Pavilion and United Kingdom Pavilion, and robots will be reconstructing them.</w:t>
      </w:r>
    </w:p>
    <w:p w14:paraId="31577E29" w14:textId="77777777" w:rsidR="00162074" w:rsidRDefault="006E4140">
      <w:pPr>
        <w:pStyle w:val="Character"/>
      </w:pPr>
      <w:r>
        <w:t>Adela Chan Jr</w:t>
      </w:r>
    </w:p>
    <w:p w14:paraId="048FC3D7" w14:textId="77777777" w:rsidR="00162074" w:rsidRDefault="006E4140">
      <w:r>
        <w:t>And then Japan, Germany and Italy Pavilions, as God offer them an opportunity of waking up from unconsciousness and misinterpretation of totalitarian and bellicose depravity.</w:t>
      </w:r>
    </w:p>
    <w:p w14:paraId="1A58B386" w14:textId="77777777" w:rsidR="00162074" w:rsidRDefault="006E4140">
      <w:pPr>
        <w:pStyle w:val="Character"/>
      </w:pPr>
      <w:r>
        <w:t>Angela Chan</w:t>
      </w:r>
    </w:p>
    <w:p w14:paraId="57EBD9CB" w14:textId="016973FD" w:rsidR="00162074" w:rsidRDefault="006E4140">
      <w:r>
        <w:t xml:space="preserve">Why didn’t China Pavilion collapse? Nor do the pavilions of </w:t>
      </w:r>
      <w:r w:rsidR="00371A9E">
        <w:t>North Africa</w:t>
      </w:r>
      <w:r>
        <w:t>, Nordics and Latin America?</w:t>
      </w:r>
    </w:p>
    <w:p w14:paraId="0E0F30D8" w14:textId="77777777" w:rsidR="00162074" w:rsidRDefault="006E4140">
      <w:pPr>
        <w:pStyle w:val="Character"/>
      </w:pPr>
      <w:r>
        <w:t>Adela Chan Jr</w:t>
      </w:r>
    </w:p>
    <w:p w14:paraId="77D177C0" w14:textId="77777777" w:rsidR="00162074" w:rsidRDefault="006E4140">
      <w:r>
        <w:t>There store heaps of T</w:t>
      </w:r>
      <w:r>
        <w:rPr>
          <w:rFonts w:hint="eastAsia"/>
        </w:rPr>
        <w:t>angible</w:t>
      </w:r>
      <w:r>
        <w:t xml:space="preserve"> and Intangible Cultural Heritages, which belong to the global humanity.</w:t>
      </w:r>
    </w:p>
    <w:p w14:paraId="39EC042D" w14:textId="77777777" w:rsidR="00162074" w:rsidRDefault="006E4140">
      <w:pPr>
        <w:pStyle w:val="Character"/>
      </w:pPr>
      <w:r>
        <w:t>Angela Chan</w:t>
      </w:r>
    </w:p>
    <w:p w14:paraId="2E68FCE7" w14:textId="77777777" w:rsidR="00162074" w:rsidRDefault="006E4140">
      <w:r>
        <w:t xml:space="preserve">Besides, </w:t>
      </w:r>
      <w:r>
        <w:rPr>
          <w:rFonts w:hint="eastAsia"/>
        </w:rPr>
        <w:t>China</w:t>
      </w:r>
      <w:r>
        <w:t xml:space="preserve"> is the only surviving Cradle of Civilization.</w:t>
      </w:r>
    </w:p>
    <w:p w14:paraId="0CBAF97F" w14:textId="77777777" w:rsidR="00162074" w:rsidRDefault="006E4140">
      <w:pPr>
        <w:pStyle w:val="Effects"/>
      </w:pPr>
      <w:r>
        <w:t>The former robot arm delivers a card.</w:t>
      </w:r>
    </w:p>
    <w:p w14:paraId="7C022CDD" w14:textId="77777777" w:rsidR="00162074" w:rsidRDefault="006E4140">
      <w:pPr>
        <w:pStyle w:val="Character"/>
      </w:pPr>
      <w:r>
        <w:t>Adela Chan Jr</w:t>
      </w:r>
    </w:p>
    <w:p w14:paraId="7A800F2C" w14:textId="77777777" w:rsidR="00162074" w:rsidRDefault="006E4140">
      <w:r>
        <w:t>Five of Earth, cytosine.</w:t>
      </w:r>
    </w:p>
    <w:p w14:paraId="1DD2F29D" w14:textId="77777777" w:rsidR="00162074" w:rsidRDefault="006E4140">
      <w:pPr>
        <w:pStyle w:val="Effects"/>
      </w:pPr>
      <w:r>
        <w:t>The restaurant has just rotated to its opposite position, pointing the entrance of Living with the Land. Taking their pastries and a card, Adela and Angela Chan pass the entrance.</w:t>
      </w:r>
    </w:p>
    <w:p w14:paraId="40B22C9A" w14:textId="77777777" w:rsidR="00162074" w:rsidRDefault="006E4140">
      <w:pPr>
        <w:pStyle w:val="Heading2"/>
      </w:pPr>
      <w:bookmarkStart w:id="114" w:name="_Toc83995236"/>
      <w:r>
        <w:t>Scene X</w:t>
      </w:r>
      <w:bookmarkEnd w:id="114"/>
    </w:p>
    <w:p w14:paraId="0E65F94C" w14:textId="77777777" w:rsidR="00162074" w:rsidRDefault="006E4140">
      <w:pPr>
        <w:pStyle w:val="Effects"/>
      </w:pPr>
      <w:r>
        <w:t>EXTERIOR — the Journey of Water. Pocahontas returns with Moana and Ariel.</w:t>
      </w:r>
    </w:p>
    <w:p w14:paraId="79199AEB" w14:textId="77777777" w:rsidR="00162074" w:rsidRDefault="006E4140">
      <w:pPr>
        <w:pStyle w:val="Character"/>
      </w:pPr>
      <w:r>
        <w:t>(Adela Chan Jr)</w:t>
      </w:r>
    </w:p>
    <w:p w14:paraId="6659200E" w14:textId="77777777" w:rsidR="00162074" w:rsidRDefault="006E4140">
      <w:r>
        <w:t>W</w:t>
      </w:r>
      <w:r>
        <w:rPr>
          <w:rFonts w:hint="eastAsia"/>
        </w:rPr>
        <w:t>elcome to start Living with the Land!</w:t>
      </w:r>
      <w:r>
        <w:t xml:space="preserve"> The first part, dark ride starts in a deciduous forest amid thunderstorm, illustrating how destructive the land-shaping forces can appear to us.</w:t>
      </w:r>
    </w:p>
    <w:p w14:paraId="042FAE81" w14:textId="77777777" w:rsidR="00162074" w:rsidRDefault="006E4140">
      <w:pPr>
        <w:pStyle w:val="Character"/>
      </w:pPr>
      <w:r>
        <w:lastRenderedPageBreak/>
        <w:t>(</w:t>
      </w:r>
      <w:r>
        <w:rPr>
          <w:rFonts w:hint="eastAsia"/>
        </w:rPr>
        <w:t>Angela Chan</w:t>
      </w:r>
      <w:r>
        <w:t>)</w:t>
      </w:r>
    </w:p>
    <w:p w14:paraId="3446302E" w14:textId="77777777" w:rsidR="00162074" w:rsidRDefault="006E4140">
      <w:r>
        <w:t>Then, the boat sails through tropical rainforests, deserts and prairies. These biomes feature sound and lighting effects, in addition to heat, wind and mist to simulate real conditions.</w:t>
      </w:r>
    </w:p>
    <w:p w14:paraId="03B319B9" w14:textId="77777777" w:rsidR="00162074" w:rsidRDefault="006E4140">
      <w:pPr>
        <w:pStyle w:val="Character"/>
      </w:pPr>
      <w:r>
        <w:t>(</w:t>
      </w:r>
      <w:r>
        <w:rPr>
          <w:rFonts w:hint="eastAsia"/>
        </w:rPr>
        <w:t>Adela Chan Jr</w:t>
      </w:r>
      <w:r>
        <w:t>)</w:t>
      </w:r>
    </w:p>
    <w:p w14:paraId="08EE8CDA" w14:textId="77777777" w:rsidR="00162074" w:rsidRDefault="006E4140">
      <w:r>
        <w:t>Following is a small theater that illustrates the relationship between humans and the environment, and the methods of human land modifications to better serve our purposes.</w:t>
      </w:r>
    </w:p>
    <w:p w14:paraId="429E34FA" w14:textId="77777777" w:rsidR="00162074" w:rsidRDefault="006E4140">
      <w:pPr>
        <w:pStyle w:val="Character"/>
      </w:pPr>
      <w:r>
        <w:t>Pocahontas</w:t>
      </w:r>
    </w:p>
    <w:p w14:paraId="4A6333FC" w14:textId="77777777" w:rsidR="00162074" w:rsidRDefault="006E4140">
      <w:r>
        <w:t>I suppose it will rather ruin than serve.</w:t>
      </w:r>
    </w:p>
    <w:p w14:paraId="5ACE2A3B" w14:textId="77777777" w:rsidR="00162074" w:rsidRDefault="006E4140">
      <w:pPr>
        <w:pStyle w:val="Character"/>
      </w:pPr>
      <w:r>
        <w:t>(Angela Chan)</w:t>
      </w:r>
    </w:p>
    <w:p w14:paraId="3236F18D" w14:textId="77777777" w:rsidR="00162074" w:rsidRDefault="006E4140">
      <w:r>
        <w:t>No, please enter.</w:t>
      </w:r>
    </w:p>
    <w:p w14:paraId="00DD7915" w14:textId="77777777" w:rsidR="00162074" w:rsidRDefault="006E4140">
      <w:pPr>
        <w:pStyle w:val="Character"/>
      </w:pPr>
      <w:r>
        <w:t>(</w:t>
      </w:r>
      <w:r>
        <w:rPr>
          <w:rFonts w:hint="eastAsia"/>
        </w:rPr>
        <w:t>A</w:t>
      </w:r>
      <w:r>
        <w:t>d</w:t>
      </w:r>
      <w:r>
        <w:rPr>
          <w:rFonts w:hint="eastAsia"/>
        </w:rPr>
        <w:t>ela</w:t>
      </w:r>
      <w:r>
        <w:t xml:space="preserve"> Chan Jr)</w:t>
      </w:r>
    </w:p>
    <w:p w14:paraId="4B7AB959" w14:textId="77777777" w:rsidR="00162074" w:rsidRDefault="006E4140">
      <w:r>
        <w:t>The second part takes place in The Living Laboratories, which showcases ideas about the future agriculture. There are a Tropic Greenhouse, an Aqua-cell, a Temperate Greenhouse, a String Greenhouse, and the Creative Greenhouse. All the plants here are grown in various methods of hydroponics, for instance, sand, perlite, coconut coir and mineral wool.</w:t>
      </w:r>
    </w:p>
    <w:p w14:paraId="3E25774E" w14:textId="77777777" w:rsidR="00162074" w:rsidRDefault="006E4140">
      <w:pPr>
        <w:pStyle w:val="Effects"/>
      </w:pPr>
      <w:r>
        <w:rPr>
          <w:rFonts w:hint="eastAsia"/>
        </w:rPr>
        <w:t xml:space="preserve">The restaurant </w:t>
      </w:r>
      <w:r>
        <w:t>has just returned to its original orientation when Pocahontas enters and takes seats at their table, camera following.</w:t>
      </w:r>
    </w:p>
    <w:p w14:paraId="3E5EC6D3" w14:textId="77777777" w:rsidR="00162074" w:rsidRDefault="006E4140">
      <w:pPr>
        <w:pStyle w:val="Character"/>
      </w:pPr>
      <w:r>
        <w:t>(Angela Chan)</w:t>
      </w:r>
    </w:p>
    <w:p w14:paraId="54FE5E2C" w14:textId="77777777" w:rsidR="00162074" w:rsidRDefault="006E4140">
      <w:r>
        <w:t>Finally, Biotechnology Lab and Integrated Pest Management Lab do both deserve a visit. No need to provide details but that over 30 tons of produce are harvested from The Land each year! Bon Appetit!</w:t>
      </w:r>
    </w:p>
    <w:p w14:paraId="3D6FAFCD" w14:textId="77777777" w:rsidR="00162074" w:rsidRDefault="006E4140">
      <w:pPr>
        <w:pStyle w:val="Effects"/>
      </w:pPr>
      <w:r>
        <w:t>Adela and Angela Chan depart to greet Moana and Ariel.</w:t>
      </w:r>
    </w:p>
    <w:p w14:paraId="00B821F2" w14:textId="77777777" w:rsidR="00162074" w:rsidRDefault="006E4140">
      <w:pPr>
        <w:pStyle w:val="Heading2"/>
      </w:pPr>
      <w:bookmarkStart w:id="115" w:name="_Toc83995237"/>
      <w:r>
        <w:rPr>
          <w:rFonts w:hint="eastAsia"/>
        </w:rPr>
        <w:t>Scene X</w:t>
      </w:r>
      <w:r>
        <w:t>I</w:t>
      </w:r>
      <w:bookmarkEnd w:id="115"/>
    </w:p>
    <w:p w14:paraId="32FAE58E" w14:textId="77777777" w:rsidR="00162074" w:rsidRDefault="006E4140">
      <w:pPr>
        <w:pStyle w:val="Effects"/>
      </w:pPr>
      <w:r>
        <w:t>INTERIOR — the Living Seas. Adela and Angela Chan direct Ariel inside.</w:t>
      </w:r>
    </w:p>
    <w:p w14:paraId="5E454B9B" w14:textId="77777777" w:rsidR="00162074" w:rsidRDefault="006E4140">
      <w:pPr>
        <w:pStyle w:val="Character"/>
      </w:pPr>
      <w:r>
        <w:t>Adela Chan Jr</w:t>
      </w:r>
    </w:p>
    <w:p w14:paraId="2372688B" w14:textId="77777777" w:rsidR="00162074" w:rsidRDefault="006E4140">
      <w:r>
        <w:t>Welcome to the Living Seas! The main aquarium area, Sea Base Alpha features two levels of viewing into the Coral Reef as well as several modules containing additional exhibits.</w:t>
      </w:r>
    </w:p>
    <w:p w14:paraId="77215597" w14:textId="77777777" w:rsidR="00162074" w:rsidRDefault="006E4140">
      <w:pPr>
        <w:pStyle w:val="Character"/>
      </w:pPr>
      <w:r>
        <w:t>Ariel</w:t>
      </w:r>
    </w:p>
    <w:p w14:paraId="54DD6B6E" w14:textId="77777777" w:rsidR="00162074" w:rsidRDefault="006E4140">
      <w:r>
        <w:t>Look! 1A Ocean Ecosystems!</w:t>
      </w:r>
    </w:p>
    <w:p w14:paraId="4D6F3240" w14:textId="77777777" w:rsidR="00162074" w:rsidRDefault="006E4140">
      <w:pPr>
        <w:pStyle w:val="Character"/>
      </w:pPr>
      <w:r>
        <w:t>Adela Chan Jr</w:t>
      </w:r>
    </w:p>
    <w:p w14:paraId="3DE7B28B" w14:textId="77777777" w:rsidR="00162074" w:rsidRDefault="006E4140">
      <w:pPr>
        <w:rPr>
          <w:i/>
          <w:iCs/>
        </w:rPr>
      </w:pPr>
      <w:r>
        <w:t xml:space="preserve">These small-tank exhibits resemble various ocean environments, while 2A featured an exhibit on mariculture. For example, a central tank that spanned both floors of the module, used to be a Pacific Coast Kelp Forest, until Turtle Talk took over the lower part. </w:t>
      </w:r>
      <w:r>
        <w:rPr>
          <w:i/>
          <w:iCs/>
        </w:rPr>
        <w:t xml:space="preserve">(Walks up the stairs, with Ariel, Angela Chan </w:t>
      </w:r>
      <w:r>
        <w:rPr>
          <w:i/>
          <w:iCs/>
        </w:rPr>
        <w:lastRenderedPageBreak/>
        <w:t>and camera following)</w:t>
      </w:r>
    </w:p>
    <w:p w14:paraId="7CB94A8C" w14:textId="77777777" w:rsidR="00162074" w:rsidRDefault="006E4140">
      <w:pPr>
        <w:pStyle w:val="Character"/>
      </w:pPr>
      <w:r>
        <w:t>Angela Chan</w:t>
      </w:r>
    </w:p>
    <w:p w14:paraId="6B6DC4B5" w14:textId="77777777" w:rsidR="00162074" w:rsidRDefault="006E4140">
      <w:r>
        <w:t>Mariculture Lab! With advanced techniques, plants and animals are farmed underwater, before coming to our dishes or returning to the wild. A marine biologist will be available for questions and discussions.</w:t>
      </w:r>
    </w:p>
    <w:p w14:paraId="6D204AAA" w14:textId="77777777" w:rsidR="00162074" w:rsidRDefault="006E4140">
      <w:pPr>
        <w:pStyle w:val="Character"/>
      </w:pPr>
      <w:r>
        <w:t>Ariel</w:t>
      </w:r>
    </w:p>
    <w:p w14:paraId="0ADD3FCA" w14:textId="77777777" w:rsidR="00162074" w:rsidRDefault="006E4140">
      <w:r>
        <w:t>Are you human slipping my father’s secret??!</w:t>
      </w:r>
    </w:p>
    <w:p w14:paraId="64E4EEBD" w14:textId="77777777" w:rsidR="00162074" w:rsidRDefault="006E4140">
      <w:pPr>
        <w:pStyle w:val="Character"/>
      </w:pPr>
      <w:r>
        <w:t>Adela Chan Jr</w:t>
      </w:r>
    </w:p>
    <w:p w14:paraId="3DA7B801" w14:textId="77777777" w:rsidR="00162074" w:rsidRDefault="006E4140">
      <w:r>
        <w:t>No, they are trusted home and abroad. Now we have reached 2B Marine Mammal Research Center, home to the pavilion's manatees, dolphins, and so on, all eventually released back into the wild.</w:t>
      </w:r>
    </w:p>
    <w:p w14:paraId="664AD50E" w14:textId="77777777" w:rsidR="00162074" w:rsidRDefault="006E4140">
      <w:pPr>
        <w:pStyle w:val="Effects"/>
      </w:pPr>
      <w:r>
        <w:t>All pace down another passage of stairs, with Ariel slipping over a card.</w:t>
      </w:r>
    </w:p>
    <w:p w14:paraId="5FDC59FE" w14:textId="77777777" w:rsidR="00162074" w:rsidRDefault="006E4140">
      <w:pPr>
        <w:pStyle w:val="Character"/>
      </w:pPr>
      <w:r>
        <w:t>Angela Chan</w:t>
      </w:r>
    </w:p>
    <w:p w14:paraId="2375524C" w14:textId="77777777" w:rsidR="00162074" w:rsidRDefault="006E4140">
      <w:r>
        <w:t>Sorry, it’s just a Five of Water, thymine, beside 1B Marine Mammal Rehabilitation Center, connected to 2B. Added there are educational video clips of wildlife rehabilitation projects across the world.</w:t>
      </w:r>
    </w:p>
    <w:p w14:paraId="66E2EC19" w14:textId="77777777" w:rsidR="00162074" w:rsidRDefault="006E4140">
      <w:pPr>
        <w:pStyle w:val="Character"/>
      </w:pPr>
      <w:r>
        <w:t>Adela Chan Jr</w:t>
      </w:r>
    </w:p>
    <w:p w14:paraId="2A8867A8" w14:textId="77777777" w:rsidR="00162074" w:rsidRDefault="006E4140">
      <w:r>
        <w:t xml:space="preserve">Over there is 1C Earth Systems, is an </w:t>
      </w:r>
      <w:r>
        <w:rPr>
          <w:i/>
          <w:iCs/>
        </w:rPr>
        <w:t>Animated Atlas of the World</w:t>
      </w:r>
      <w:r>
        <w:t xml:space="preserve"> exhibiting plates’ structural studies and undersea geography, whose main feature is a map </w:t>
      </w:r>
      <w:r>
        <w:rPr>
          <w:i/>
          <w:iCs/>
        </w:rPr>
        <w:t>What on Earth</w:t>
      </w:r>
      <w:r>
        <w:t xml:space="preserve"> that marks undersea volcanoes and other ocean features with lights that illuminate when the corresponding button is pressed.</w:t>
      </w:r>
    </w:p>
    <w:p w14:paraId="4DFD5313" w14:textId="77777777" w:rsidR="00162074" w:rsidRDefault="006E4140">
      <w:pPr>
        <w:pStyle w:val="Character"/>
      </w:pPr>
      <w:r>
        <w:t>Angela Chan</w:t>
      </w:r>
    </w:p>
    <w:p w14:paraId="0A68DED7" w14:textId="77777777" w:rsidR="00162074" w:rsidRDefault="006E4140">
      <w:r>
        <w:t>And then some minor features?</w:t>
      </w:r>
    </w:p>
    <w:p w14:paraId="743996E6" w14:textId="77777777" w:rsidR="00162074" w:rsidRDefault="006E4140">
      <w:pPr>
        <w:pStyle w:val="Character"/>
      </w:pPr>
      <w:r>
        <w:t>Adela Chan Jr</w:t>
      </w:r>
    </w:p>
    <w:p w14:paraId="605EE99E" w14:textId="77777777" w:rsidR="00162074" w:rsidRDefault="006E4140">
      <w:r>
        <w:rPr>
          <w:i/>
          <w:iCs/>
        </w:rPr>
        <w:t>Clues to an Ancient Mystery</w:t>
      </w:r>
      <w:r>
        <w:t xml:space="preserve"> is a sample of the earth's core, while </w:t>
      </w:r>
      <w:r>
        <w:rPr>
          <w:i/>
          <w:iCs/>
        </w:rPr>
        <w:t>Anatomy of the Sea</w:t>
      </w:r>
      <w:r>
        <w:t xml:space="preserve"> is a large tube containing what the ocean comprises…</w:t>
      </w:r>
    </w:p>
    <w:p w14:paraId="34353A2D" w14:textId="77777777" w:rsidR="00162074" w:rsidRDefault="006E4140">
      <w:pPr>
        <w:pStyle w:val="Character"/>
      </w:pPr>
      <w:r>
        <w:t>Angela Chan</w:t>
      </w:r>
    </w:p>
    <w:p w14:paraId="790599C6" w14:textId="77777777" w:rsidR="00162074" w:rsidRDefault="006E4140">
      <w:r>
        <w:t>Don’t get too frightened, your Highness Ariel.</w:t>
      </w:r>
    </w:p>
    <w:p w14:paraId="66E9416E" w14:textId="77777777" w:rsidR="00162074" w:rsidRDefault="006E4140">
      <w:pPr>
        <w:pStyle w:val="Character"/>
      </w:pPr>
      <w:r>
        <w:t>Adela Chan Jr</w:t>
      </w:r>
    </w:p>
    <w:p w14:paraId="1D800695" w14:textId="77777777" w:rsidR="00162074" w:rsidRDefault="006E4140">
      <w:r>
        <w:t>1D Shark World! We hope you survive with them peacefully!</w:t>
      </w:r>
    </w:p>
    <w:p w14:paraId="53895200" w14:textId="77777777" w:rsidR="00162074" w:rsidRDefault="006E4140">
      <w:pPr>
        <w:pStyle w:val="Character"/>
      </w:pPr>
      <w:r>
        <w:t>Ariel, (Moana), (Pocahontas)</w:t>
      </w:r>
    </w:p>
    <w:p w14:paraId="561BBBF7" w14:textId="77777777" w:rsidR="00162074" w:rsidRDefault="006E4140">
      <w:r>
        <w:t>God bless you an Awesome Planet!</w:t>
      </w:r>
    </w:p>
    <w:p w14:paraId="0106D723" w14:textId="77777777" w:rsidR="00162074" w:rsidRDefault="006E4140">
      <w:pPr>
        <w:pStyle w:val="Effects"/>
      </w:pPr>
      <w:r>
        <w:t>Adela and Angela Chan exit the Living Seas.</w:t>
      </w:r>
    </w:p>
    <w:p w14:paraId="7E781C79" w14:textId="77777777" w:rsidR="00162074" w:rsidRDefault="006E4140">
      <w:pPr>
        <w:pStyle w:val="Heading2"/>
      </w:pPr>
      <w:bookmarkStart w:id="116" w:name="_Toc83995238"/>
      <w:r>
        <w:t>Scene XII</w:t>
      </w:r>
      <w:bookmarkEnd w:id="116"/>
    </w:p>
    <w:p w14:paraId="60E94817" w14:textId="77777777" w:rsidR="00162074" w:rsidRDefault="006E4140">
      <w:pPr>
        <w:pStyle w:val="Effects"/>
      </w:pPr>
      <w:r>
        <w:t>EXTERIOR — by the entrance of the Land, Adela and Angela Chan greet Pocahontas and receive one card.</w:t>
      </w:r>
    </w:p>
    <w:p w14:paraId="707F8294" w14:textId="77777777" w:rsidR="00162074" w:rsidRDefault="006E4140">
      <w:pPr>
        <w:pStyle w:val="Character"/>
      </w:pPr>
      <w:r>
        <w:t>Adela Chan Jr</w:t>
      </w:r>
    </w:p>
    <w:p w14:paraId="66C15B01" w14:textId="77777777" w:rsidR="00162074" w:rsidRDefault="006E4140">
      <w:r>
        <w:t xml:space="preserve">Illuminous thanks. Here is Five of Air, guanine. Any other finds with your </w:t>
      </w:r>
      <w:r>
        <w:lastRenderedPageBreak/>
        <w:t>Highness Pocahontas?</w:t>
      </w:r>
    </w:p>
    <w:p w14:paraId="22CD1D4A" w14:textId="77777777" w:rsidR="00162074" w:rsidRDefault="006E4140">
      <w:pPr>
        <w:pStyle w:val="Character"/>
      </w:pPr>
      <w:r>
        <w:t>Pocahontas</w:t>
      </w:r>
    </w:p>
    <w:p w14:paraId="31E97740" w14:textId="77777777" w:rsidR="00162074" w:rsidRDefault="006E4140">
      <w:r>
        <w:t>Vanellope is playing with six companions of ours in the Odessey Restaurant after dining, as their “homes” and Spaceship Earth were blown up. In the meanwhile, I had a rabbit sausage as breakfast.</w:t>
      </w:r>
    </w:p>
    <w:p w14:paraId="6490A425" w14:textId="77777777" w:rsidR="00162074" w:rsidRDefault="006E4140">
      <w:pPr>
        <w:pStyle w:val="Character"/>
      </w:pPr>
      <w:r>
        <w:t>Adela Chan Jr</w:t>
      </w:r>
    </w:p>
    <w:p w14:paraId="1BF60DBD" w14:textId="77777777" w:rsidR="00162074" w:rsidRDefault="006E4140">
      <w:r>
        <w:t>That’s good. Bugs have been eliminated. Have a good rest, your Highnesses!</w:t>
      </w:r>
    </w:p>
    <w:p w14:paraId="4979CD86" w14:textId="77777777" w:rsidR="00162074" w:rsidRDefault="006E4140">
      <w:pPr>
        <w:pStyle w:val="Effects"/>
      </w:pPr>
      <w:r>
        <w:t>Adela and Angela Chan stroll away.</w:t>
      </w:r>
    </w:p>
    <w:p w14:paraId="60CE5A8E" w14:textId="77777777" w:rsidR="00162074" w:rsidRDefault="006E4140">
      <w:pPr>
        <w:pStyle w:val="Heading2"/>
      </w:pPr>
      <w:bookmarkStart w:id="117" w:name="_Toc83995239"/>
      <w:r>
        <w:rPr>
          <w:rFonts w:hint="eastAsia"/>
        </w:rPr>
        <w:t>Scene</w:t>
      </w:r>
      <w:r>
        <w:t xml:space="preserve"> XIII</w:t>
      </w:r>
      <w:bookmarkEnd w:id="117"/>
    </w:p>
    <w:p w14:paraId="6774E15C" w14:textId="77777777" w:rsidR="00162074" w:rsidRDefault="006E4140">
      <w:pPr>
        <w:pStyle w:val="Effects"/>
      </w:pPr>
      <w:r>
        <w:t>INTERIOR — Odyssey Events Pavilion. With Aurora deep in slumber, Adela and Angela Chan tear a poster of EPCOT semicentenary of the wall without damage. Two cards drop along the wall.</w:t>
      </w:r>
    </w:p>
    <w:p w14:paraId="09F67638" w14:textId="77777777" w:rsidR="00162074" w:rsidRDefault="006E4140">
      <w:pPr>
        <w:pStyle w:val="Character"/>
      </w:pPr>
      <w:r>
        <w:t>Angela Chan</w:t>
      </w:r>
    </w:p>
    <w:p w14:paraId="4F21F61E" w14:textId="77777777" w:rsidR="00162074" w:rsidRDefault="006E4140">
      <w:pPr>
        <w:rPr>
          <w:i/>
          <w:iCs/>
        </w:rPr>
      </w:pPr>
      <w:r>
        <w:t xml:space="preserve">Six of Fire, Animals. Six of Earth, Plants. </w:t>
      </w:r>
      <w:r>
        <w:rPr>
          <w:i/>
          <w:iCs/>
        </w:rPr>
        <w:t>(Insert them between Aurora’s breasts)</w:t>
      </w:r>
    </w:p>
    <w:p w14:paraId="64EBCA71" w14:textId="77777777" w:rsidR="00162074" w:rsidRDefault="006E4140">
      <w:pPr>
        <w:pStyle w:val="Character"/>
      </w:pPr>
      <w:r>
        <w:t>Adela Chan Jr</w:t>
      </w:r>
    </w:p>
    <w:p w14:paraId="44C24052" w14:textId="77777777" w:rsidR="00162074" w:rsidRDefault="006E4140">
      <w:r>
        <w:t>That is, Fauna and Flora. We need to find Merryweather to wake Aurora her Highness from another infelt mace, or mantic feel.</w:t>
      </w:r>
    </w:p>
    <w:p w14:paraId="6B2A5983" w14:textId="77777777" w:rsidR="00162074" w:rsidRDefault="006E4140">
      <w:pPr>
        <w:pStyle w:val="Effects"/>
      </w:pPr>
      <w:r>
        <w:t>Tweety Bird flies in, onto Angela Chan, who tries to catch it.</w:t>
      </w:r>
    </w:p>
    <w:p w14:paraId="52B8DA9E" w14:textId="77777777" w:rsidR="00162074" w:rsidRDefault="006E4140">
      <w:pPr>
        <w:pStyle w:val="Character"/>
      </w:pPr>
      <w:r>
        <w:t>Angela Chan</w:t>
      </w:r>
    </w:p>
    <w:p w14:paraId="18A7CC1F" w14:textId="77777777" w:rsidR="00162074" w:rsidRDefault="006E4140">
      <w:r>
        <w:t xml:space="preserve">Here it is! </w:t>
      </w:r>
      <w:r>
        <w:rPr>
          <w:i/>
          <w:iCs/>
        </w:rPr>
        <w:t>(Catches Tweety Bird)</w:t>
      </w:r>
      <w:r w:rsidRPr="001C6C32">
        <w:t xml:space="preserve"> Now we </w:t>
      </w:r>
      <w:r>
        <w:t>take him to Test Track SIMPORIUM.</w:t>
      </w:r>
    </w:p>
    <w:p w14:paraId="784E8A3D" w14:textId="77777777" w:rsidR="00162074" w:rsidRDefault="006E4140">
      <w:pPr>
        <w:pStyle w:val="Effects"/>
      </w:pPr>
      <w:r>
        <w:t>Adela and Angela Chan exit the pavilion, extracting the two cards.</w:t>
      </w:r>
    </w:p>
    <w:p w14:paraId="781A4336" w14:textId="77777777" w:rsidR="00162074" w:rsidRDefault="006E4140">
      <w:pPr>
        <w:pStyle w:val="Heading2"/>
      </w:pPr>
      <w:bookmarkStart w:id="118" w:name="_Toc83995240"/>
      <w:r>
        <w:t>Scene XI</w:t>
      </w:r>
      <w:r>
        <w:rPr>
          <w:rFonts w:hint="eastAsia"/>
        </w:rPr>
        <w:t>V</w:t>
      </w:r>
      <w:bookmarkEnd w:id="118"/>
    </w:p>
    <w:p w14:paraId="229174F7" w14:textId="77777777" w:rsidR="00162074" w:rsidRDefault="006E4140">
      <w:pPr>
        <w:pStyle w:val="Effects"/>
      </w:pPr>
      <w:r>
        <w:t xml:space="preserve">INTERIOR — Test Track SIMPORIUM. Over the empty </w:t>
      </w:r>
      <w:r>
        <w:rPr>
          <w:rFonts w:hint="eastAsia"/>
        </w:rPr>
        <w:t>shelves</w:t>
      </w:r>
      <w:r>
        <w:t xml:space="preserve">, Adela and Angela Chan </w:t>
      </w:r>
      <w:r>
        <w:rPr>
          <w:rFonts w:hint="eastAsia"/>
        </w:rPr>
        <w:t>spot</w:t>
      </w:r>
      <w:r>
        <w:t xml:space="preserve"> six beams of bluish-white light and walk against them, only to discover two cards.</w:t>
      </w:r>
    </w:p>
    <w:p w14:paraId="4140F56E" w14:textId="77777777" w:rsidR="00162074" w:rsidRDefault="006E4140">
      <w:pPr>
        <w:pStyle w:val="Character"/>
      </w:pPr>
      <w:r>
        <w:t>Adela Chan Jr</w:t>
      </w:r>
    </w:p>
    <w:p w14:paraId="741464A9" w14:textId="77777777" w:rsidR="00162074" w:rsidRDefault="006E4140">
      <w:r>
        <w:t xml:space="preserve">Six of Air, Fungi and protozoa. Six of Water, Procaryotes. </w:t>
      </w:r>
      <w:r>
        <w:rPr>
          <w:rFonts w:hint="eastAsia"/>
        </w:rPr>
        <w:t>Are</w:t>
      </w:r>
      <w:r>
        <w:t xml:space="preserve"> they the cards of Merryweather?</w:t>
      </w:r>
    </w:p>
    <w:p w14:paraId="4D669038" w14:textId="77777777" w:rsidR="00162074" w:rsidRDefault="006E4140">
      <w:pPr>
        <w:pStyle w:val="Character"/>
      </w:pPr>
      <w:r>
        <w:rPr>
          <w:rFonts w:hint="eastAsia"/>
        </w:rPr>
        <w:t>Angela</w:t>
      </w:r>
      <w:r>
        <w:t xml:space="preserve"> </w:t>
      </w:r>
      <w:r>
        <w:rPr>
          <w:rFonts w:hint="eastAsia"/>
        </w:rPr>
        <w:t>Chan</w:t>
      </w:r>
    </w:p>
    <w:p w14:paraId="72B792AD" w14:textId="77777777" w:rsidR="00162074" w:rsidRDefault="006E4140">
      <w:r>
        <w:t>Maybe. Let’s have a try.</w:t>
      </w:r>
    </w:p>
    <w:p w14:paraId="0782EAFE" w14:textId="77777777" w:rsidR="00162074" w:rsidRDefault="006E4140">
      <w:pPr>
        <w:pStyle w:val="Effects"/>
      </w:pPr>
      <w:r>
        <w:rPr>
          <w:rFonts w:hint="eastAsia"/>
        </w:rPr>
        <w:t>Rapunzel</w:t>
      </w:r>
      <w:r>
        <w:t xml:space="preserve"> enters the Pavilion.</w:t>
      </w:r>
    </w:p>
    <w:p w14:paraId="447DB45E" w14:textId="77777777" w:rsidR="00162074" w:rsidRDefault="006E4140">
      <w:pPr>
        <w:pStyle w:val="Character"/>
      </w:pPr>
      <w:r>
        <w:t>Rapunzel</w:t>
      </w:r>
    </w:p>
    <w:p w14:paraId="257D466D" w14:textId="77777777" w:rsidR="00162074" w:rsidRDefault="006E4140">
      <w:r>
        <w:t>Adela and Angela are here?</w:t>
      </w:r>
    </w:p>
    <w:p w14:paraId="520399FD" w14:textId="77777777" w:rsidR="00162074" w:rsidRDefault="006E4140">
      <w:pPr>
        <w:pStyle w:val="Character"/>
      </w:pPr>
      <w:r>
        <w:t>Angela Chan</w:t>
      </w:r>
    </w:p>
    <w:p w14:paraId="6F37694E" w14:textId="77777777" w:rsidR="00162074" w:rsidRDefault="006E4140">
      <w:r>
        <w:t>Here we are. We would like to apply these two cards onto Aurora in Odyssey Events Pavilion as we guess they are the ones of Merryweather.</w:t>
      </w:r>
    </w:p>
    <w:p w14:paraId="3BCFD2D7" w14:textId="77777777" w:rsidR="00162074" w:rsidRDefault="006E4140">
      <w:pPr>
        <w:pStyle w:val="Character"/>
      </w:pPr>
      <w:r>
        <w:t>Rapunzel</w:t>
      </w:r>
    </w:p>
    <w:p w14:paraId="2ED86589" w14:textId="77777777" w:rsidR="00162074" w:rsidRDefault="006E4140">
      <w:r>
        <w:t>I don’t know. Just apply them with all aces to sixes.</w:t>
      </w:r>
    </w:p>
    <w:p w14:paraId="3EBC1408" w14:textId="60825E24" w:rsidR="00162074" w:rsidRDefault="006E4140">
      <w:pPr>
        <w:pStyle w:val="Effects"/>
      </w:pPr>
      <w:r>
        <w:lastRenderedPageBreak/>
        <w:t xml:space="preserve">Adela and Angela Chan apply the 20 cards onto Rapunzel’s hair, which grows up to 84 feet long, glooming with rainbow colors that loop per yard, towards white at the far end. Both follow Rapunzel </w:t>
      </w:r>
      <w:r>
        <w:rPr>
          <w:rFonts w:hint="eastAsia"/>
        </w:rPr>
        <w:t>to</w:t>
      </w:r>
      <w:r>
        <w:t xml:space="preserve"> Odyssey Events Pavilion.</w:t>
      </w:r>
    </w:p>
    <w:p w14:paraId="505959E3" w14:textId="77777777" w:rsidR="00162074" w:rsidRDefault="006E4140">
      <w:pPr>
        <w:pStyle w:val="Heading2"/>
      </w:pPr>
      <w:bookmarkStart w:id="119" w:name="_Toc83995241"/>
      <w:r>
        <w:t>Scene XV</w:t>
      </w:r>
      <w:bookmarkEnd w:id="119"/>
    </w:p>
    <w:p w14:paraId="0EDA3149" w14:textId="77777777" w:rsidR="00162074" w:rsidRDefault="006E4140">
      <w:pPr>
        <w:pStyle w:val="Effects"/>
      </w:pPr>
      <w:r>
        <w:t>INTERIOR — Odyssey Events Pavilion. Rapunzel laying her hair onto Aurora, Adela and Angela Chan put 24 cards from hand to Aurora’s chest. Aurora awakes and stands up, returning all the cards to Adela Chan Jr.</w:t>
      </w:r>
    </w:p>
    <w:p w14:paraId="63A16C7F" w14:textId="77777777" w:rsidR="00162074" w:rsidRDefault="006E4140">
      <w:pPr>
        <w:pStyle w:val="Character"/>
      </w:pPr>
      <w:r>
        <w:t>Angela Chan</w:t>
      </w:r>
    </w:p>
    <w:p w14:paraId="42CC4011" w14:textId="4E4FE45A" w:rsidR="00162074" w:rsidRDefault="006E4140">
      <w:r>
        <w:t xml:space="preserve">Where </w:t>
      </w:r>
      <w:r w:rsidR="003A0ABE">
        <w:t>are</w:t>
      </w:r>
      <w:r>
        <w:t xml:space="preserve"> your companion</w:t>
      </w:r>
      <w:r w:rsidR="003A0ABE">
        <w:t>s,</w:t>
      </w:r>
      <w:r>
        <w:t xml:space="preserve"> your Highness Rapunzel?</w:t>
      </w:r>
      <w:r w:rsidR="009A1EC2" w:rsidRPr="009A1EC2">
        <w:t xml:space="preserve"> </w:t>
      </w:r>
      <w:r w:rsidR="009A1EC2">
        <w:t xml:space="preserve">They are </w:t>
      </w:r>
      <w:r w:rsidR="009A1EC2">
        <w:t>Raya, Tiana, Snow White, Cinderella, Belle and Merida</w:t>
      </w:r>
      <w:r w:rsidR="009A1EC2">
        <w:t>.</w:t>
      </w:r>
    </w:p>
    <w:p w14:paraId="30C2B6A6" w14:textId="77777777" w:rsidR="00162074" w:rsidRDefault="006E4140">
      <w:pPr>
        <w:pStyle w:val="Character"/>
      </w:pPr>
      <w:r>
        <w:rPr>
          <w:rFonts w:hint="eastAsia"/>
        </w:rPr>
        <w:t>Adela</w:t>
      </w:r>
      <w:r>
        <w:t xml:space="preserve"> </w:t>
      </w:r>
      <w:r>
        <w:rPr>
          <w:rFonts w:hint="eastAsia"/>
        </w:rPr>
        <w:t>Chan</w:t>
      </w:r>
      <w:r>
        <w:t xml:space="preserve"> Jr</w:t>
      </w:r>
    </w:p>
    <w:p w14:paraId="38E5DC6A" w14:textId="77777777" w:rsidR="00162074" w:rsidRDefault="006E4140">
      <w:r>
        <w:t>I also wonder if they got lost.</w:t>
      </w:r>
    </w:p>
    <w:p w14:paraId="6545ADBD" w14:textId="77777777" w:rsidR="00162074" w:rsidRDefault="006E4140">
      <w:pPr>
        <w:pStyle w:val="Character"/>
      </w:pPr>
      <w:r>
        <w:t>Rapunzel</w:t>
      </w:r>
    </w:p>
    <w:p w14:paraId="3D2726B1" w14:textId="49463FBF" w:rsidR="00162074" w:rsidRDefault="006E4140">
      <w:r>
        <w:t>Raya is staying at the Green Belt, while the others are accompanying Vanellope around the EPCOT Center. When Vanellope teleport herself into the refurbished but locked Spaceship Earth, they became so frustrated as to yell, “Remember to leave in one minute!” But I did not. Just one minute later, she jumps out through one out of the 11,324 solar panels without damaging, and told us she read no such story related to human history.</w:t>
      </w:r>
    </w:p>
    <w:p w14:paraId="27086BE3" w14:textId="2A2A91E8" w:rsidR="00AB40E8" w:rsidRDefault="00AB40E8" w:rsidP="00AB40E8">
      <w:pPr>
        <w:pStyle w:val="Character"/>
      </w:pPr>
      <w:r>
        <w:t>Aurora</w:t>
      </w:r>
    </w:p>
    <w:p w14:paraId="3E2C4B6C" w14:textId="7687DB76" w:rsidR="00AB40E8" w:rsidRDefault="00AB40E8" w:rsidP="00AB40E8">
      <w:r>
        <w:t xml:space="preserve">I dreamt they went kidnapped by </w:t>
      </w:r>
      <w:r w:rsidR="00065635">
        <w:t>a big strong man.</w:t>
      </w:r>
    </w:p>
    <w:p w14:paraId="54FB3274" w14:textId="53BFEC40" w:rsidR="00065635" w:rsidRDefault="00676B19" w:rsidP="00676B19">
      <w:pPr>
        <w:pStyle w:val="Character"/>
      </w:pPr>
      <w:r>
        <w:t>Angela Chan</w:t>
      </w:r>
    </w:p>
    <w:p w14:paraId="04D74213" w14:textId="2FB45866" w:rsidR="00676B19" w:rsidRDefault="00676B19" w:rsidP="00676B19">
      <w:r>
        <w:t>Did Merida shoot him down</w:t>
      </w:r>
      <w:r w:rsidR="001221EC">
        <w:t>?</w:t>
      </w:r>
    </w:p>
    <w:p w14:paraId="34B01979" w14:textId="5EC78448" w:rsidR="001221EC" w:rsidRDefault="001221EC" w:rsidP="001221EC">
      <w:pPr>
        <w:pStyle w:val="Character"/>
      </w:pPr>
      <w:r>
        <w:t>Aurora</w:t>
      </w:r>
    </w:p>
    <w:p w14:paraId="272AA808" w14:textId="7526CCBF" w:rsidR="001221EC" w:rsidRPr="001221EC" w:rsidRDefault="007C0FEC" w:rsidP="001221EC">
      <w:r>
        <w:t>No, it turns out a blackened Spaceship Earth.</w:t>
      </w:r>
    </w:p>
    <w:p w14:paraId="220437E2" w14:textId="77777777" w:rsidR="00162074" w:rsidRDefault="006E4140">
      <w:pPr>
        <w:pStyle w:val="Character"/>
      </w:pPr>
      <w:r>
        <w:t>Angela Chan</w:t>
      </w:r>
    </w:p>
    <w:p w14:paraId="16E09BF1" w14:textId="291A8BB2" w:rsidR="00162074" w:rsidRDefault="007C0FEC">
      <w:r>
        <w:t xml:space="preserve">Just as Rapunzel told me. </w:t>
      </w:r>
      <w:r w:rsidR="003A0ABE">
        <w:t>Is any of your companions</w:t>
      </w:r>
      <w:r w:rsidR="001A5B8C">
        <w:t xml:space="preserve"> </w:t>
      </w:r>
      <w:r w:rsidR="006A7532">
        <w:t xml:space="preserve">mentioned </w:t>
      </w:r>
      <w:r w:rsidR="006E4140">
        <w:t>coming?</w:t>
      </w:r>
    </w:p>
    <w:p w14:paraId="41CB20ED" w14:textId="77777777" w:rsidR="00162074" w:rsidRDefault="006E4140">
      <w:pPr>
        <w:pStyle w:val="Character"/>
      </w:pPr>
      <w:r>
        <w:t>Rapunzel</w:t>
      </w:r>
    </w:p>
    <w:p w14:paraId="28BAFCAA" w14:textId="77777777" w:rsidR="00162074" w:rsidRDefault="006E4140">
      <w:r>
        <w:t>No, they are visiting Ariel, Jasmine, Pocahontas and Moana instead. Anyway, they will eventually come.</w:t>
      </w:r>
    </w:p>
    <w:p w14:paraId="287BD40F" w14:textId="77777777" w:rsidR="00162074" w:rsidRDefault="006E4140">
      <w:pPr>
        <w:pStyle w:val="Effects"/>
      </w:pPr>
      <w:r>
        <w:t>A bell strike five times.</w:t>
      </w:r>
    </w:p>
    <w:p w14:paraId="3183162C" w14:textId="77777777" w:rsidR="00162074" w:rsidRDefault="006E4140">
      <w:pPr>
        <w:pStyle w:val="Character"/>
      </w:pPr>
      <w:r>
        <w:t>Rapunzel</w:t>
      </w:r>
    </w:p>
    <w:p w14:paraId="0CF65DD8" w14:textId="77777777" w:rsidR="00162074" w:rsidRDefault="006E4140">
      <w:r>
        <w:t>No much time left.</w:t>
      </w:r>
    </w:p>
    <w:p w14:paraId="627AE25C" w14:textId="4EADAF4F" w:rsidR="00162074" w:rsidRDefault="006E4140">
      <w:pPr>
        <w:pStyle w:val="Character"/>
      </w:pPr>
      <w:r>
        <w:t>Adela Chan Jr</w:t>
      </w:r>
      <w:r w:rsidR="006A7532">
        <w:t>, Angela Chan</w:t>
      </w:r>
    </w:p>
    <w:p w14:paraId="1F4ADAC9" w14:textId="0F298B45" w:rsidR="00162074" w:rsidRDefault="006E4140">
      <w:r>
        <w:t>Let’s meet at Imagination Pavilion where they will have taken passage.</w:t>
      </w:r>
      <w:r w:rsidR="006A7532">
        <w:t xml:space="preserve"> Goodbye!</w:t>
      </w:r>
    </w:p>
    <w:p w14:paraId="15B8120F" w14:textId="77777777" w:rsidR="00162074" w:rsidRDefault="006E4140">
      <w:pPr>
        <w:pStyle w:val="Effects"/>
      </w:pPr>
      <w:r>
        <w:t>Adela and Angela Chan, Aurora and Rapunzel exit the Pavilion.</w:t>
      </w:r>
    </w:p>
    <w:p w14:paraId="51999666" w14:textId="77777777" w:rsidR="00162074" w:rsidRDefault="006E4140">
      <w:pPr>
        <w:pStyle w:val="Heading2"/>
      </w:pPr>
      <w:bookmarkStart w:id="120" w:name="_Toc83995242"/>
      <w:r>
        <w:lastRenderedPageBreak/>
        <w:t>Scene XVI</w:t>
      </w:r>
      <w:bookmarkEnd w:id="120"/>
    </w:p>
    <w:p w14:paraId="0C2BB5CD" w14:textId="77777777" w:rsidR="00162074" w:rsidRDefault="006E4140">
      <w:pPr>
        <w:pStyle w:val="Effects"/>
      </w:pPr>
      <w:r>
        <w:t>INTERIOR — Imagination Pavilion. Adela Chan Jr and Aurora enter the What-if Labs, while Angela Chan and Rapunzel search the Disney Vacation Club lounge. Camera to the What-if Labs, where Angela Chan step on a line of panels to make music until one card drop onto the ground.</w:t>
      </w:r>
    </w:p>
    <w:p w14:paraId="03EA3EC9" w14:textId="77777777" w:rsidR="00162074" w:rsidRDefault="006E4140">
      <w:pPr>
        <w:pStyle w:val="Character"/>
      </w:pPr>
      <w:r>
        <w:t>Angela Chan</w:t>
      </w:r>
    </w:p>
    <w:p w14:paraId="4C77592B" w14:textId="77777777" w:rsidR="00162074" w:rsidRDefault="006E4140">
      <w:r>
        <w:t>Do you like it?</w:t>
      </w:r>
    </w:p>
    <w:p w14:paraId="19A4B0A6" w14:textId="77777777" w:rsidR="00162074" w:rsidRDefault="006E4140">
      <w:pPr>
        <w:pStyle w:val="Effects"/>
      </w:pPr>
      <w:r>
        <w:t>Sounds: DO-RE-MI-FA-SO-LA-TI. A card drops.</w:t>
      </w:r>
    </w:p>
    <w:p w14:paraId="5E19849A" w14:textId="77777777" w:rsidR="00162074" w:rsidRDefault="006E4140">
      <w:pPr>
        <w:pStyle w:val="Character"/>
      </w:pPr>
      <w:r>
        <w:t>Rapunzel</w:t>
      </w:r>
    </w:p>
    <w:p w14:paraId="1400FFE9" w14:textId="77777777" w:rsidR="00162074" w:rsidRDefault="006E4140">
      <w:r>
        <w:t>Seven of Fire, Americas, centered at 90° W.</w:t>
      </w:r>
    </w:p>
    <w:p w14:paraId="056639B5" w14:textId="77777777" w:rsidR="00162074" w:rsidRDefault="006E4140">
      <w:pPr>
        <w:pStyle w:val="Character"/>
      </w:pPr>
      <w:r>
        <w:t>Angela Chan</w:t>
      </w:r>
    </w:p>
    <w:p w14:paraId="3DC080BD" w14:textId="77777777" w:rsidR="00162074" w:rsidRDefault="006E4140">
      <w:r>
        <w:t>The circle is our position on Earth. Three out of eleven Original EPCOT Pavilion countries are bordered with red highlight, with the prime meridian pointing down.</w:t>
      </w:r>
    </w:p>
    <w:p w14:paraId="1D179E0A" w14:textId="77777777" w:rsidR="00162074" w:rsidRDefault="006E4140">
      <w:pPr>
        <w:pStyle w:val="Character"/>
      </w:pPr>
      <w:r>
        <w:t>Rapunzel</w:t>
      </w:r>
    </w:p>
    <w:p w14:paraId="2E16B522" w14:textId="77777777" w:rsidR="00162074" w:rsidRDefault="006E4140">
      <w:r>
        <w:t>I am not so interested in it.</w:t>
      </w:r>
    </w:p>
    <w:p w14:paraId="382FA87A" w14:textId="77777777" w:rsidR="00162074" w:rsidRDefault="006E4140">
      <w:pPr>
        <w:pStyle w:val="Character"/>
      </w:pPr>
      <w:r>
        <w:t>Angela Chan</w:t>
      </w:r>
    </w:p>
    <w:p w14:paraId="175F22F8" w14:textId="77777777" w:rsidR="00162074" w:rsidRDefault="006E4140">
      <w:r>
        <w:t>Over there is a purple dragon Figment, so that we can play music with any instrument or key.</w:t>
      </w:r>
    </w:p>
    <w:p w14:paraId="37CD44FC" w14:textId="77777777" w:rsidR="00162074" w:rsidRDefault="006E4140">
      <w:pPr>
        <w:pStyle w:val="Effects"/>
      </w:pPr>
      <w:r>
        <w:t>No music is played but another card dropped.</w:t>
      </w:r>
    </w:p>
    <w:p w14:paraId="58DC368F" w14:textId="77777777" w:rsidR="00162074" w:rsidRDefault="006E4140">
      <w:pPr>
        <w:pStyle w:val="Character"/>
      </w:pPr>
      <w:r>
        <w:t>Rapunzel</w:t>
      </w:r>
    </w:p>
    <w:p w14:paraId="132602F0" w14:textId="77777777" w:rsidR="00162074" w:rsidRDefault="006E4140">
      <w:r>
        <w:t>Seven of Earth, Asia and Pacific regions. The Mickey disappeared?</w:t>
      </w:r>
    </w:p>
    <w:p w14:paraId="344B75BF" w14:textId="77777777" w:rsidR="00162074" w:rsidRDefault="006E4140">
      <w:pPr>
        <w:pStyle w:val="Character"/>
      </w:pPr>
      <w:r>
        <w:t>Angela Chan</w:t>
      </w:r>
    </w:p>
    <w:p w14:paraId="4DF101F1" w14:textId="77777777" w:rsidR="00162074" w:rsidRDefault="006E4140">
      <w:r>
        <w:t>We are on the opposite side of Earth. Islands submerged or threatened by the rising sea level are highlighted in green, as well as China and Japan.</w:t>
      </w:r>
    </w:p>
    <w:p w14:paraId="31E4676C" w14:textId="77777777" w:rsidR="00162074" w:rsidRDefault="006E4140">
      <w:pPr>
        <w:pStyle w:val="Character"/>
      </w:pPr>
      <w:r>
        <w:t>Rapunzel</w:t>
      </w:r>
    </w:p>
    <w:p w14:paraId="22607127" w14:textId="77777777" w:rsidR="00162074" w:rsidRDefault="006E4140">
      <w:r>
        <w:t>May I search these islands on a computer over there?</w:t>
      </w:r>
    </w:p>
    <w:p w14:paraId="68E1B39E" w14:textId="77777777" w:rsidR="00162074" w:rsidRDefault="006E4140">
      <w:pPr>
        <w:pStyle w:val="Character"/>
      </w:pPr>
      <w:r>
        <w:t>Angela Chan</w:t>
      </w:r>
    </w:p>
    <w:p w14:paraId="35B4950F" w14:textId="77777777" w:rsidR="00162074" w:rsidRDefault="006E4140">
      <w:r>
        <w:t xml:space="preserve">Sorry, instead of searching, the computers allow guests to create their own Figment of the Imagination by mixing and matching different parts. </w:t>
      </w:r>
      <w:r>
        <w:rPr>
          <w:i/>
          <w:iCs/>
        </w:rPr>
        <w:t>(Insert Sevens of Fire and Earth to the first computer)</w:t>
      </w:r>
    </w:p>
    <w:p w14:paraId="6BC72010" w14:textId="77777777" w:rsidR="00162074" w:rsidRDefault="006E4140">
      <w:pPr>
        <w:pStyle w:val="Effects"/>
      </w:pPr>
      <w:r>
        <w:rPr>
          <w:rFonts w:hint="eastAsia"/>
        </w:rPr>
        <w:t>The</w:t>
      </w:r>
      <w:r>
        <w:t xml:space="preserve"> first computer blacks out and ejects the cards.</w:t>
      </w:r>
    </w:p>
    <w:p w14:paraId="5125E7D1" w14:textId="77777777" w:rsidR="00162074" w:rsidRDefault="006E4140">
      <w:pPr>
        <w:pStyle w:val="Character"/>
      </w:pPr>
      <w:r>
        <w:t>Rapunzel</w:t>
      </w:r>
    </w:p>
    <w:p w14:paraId="363B2D3F" w14:textId="77777777" w:rsidR="00162074" w:rsidRDefault="006E4140">
      <w:pPr>
        <w:rPr>
          <w:i/>
          <w:iCs/>
        </w:rPr>
      </w:pPr>
      <w:r>
        <w:t>Next computer?</w:t>
      </w:r>
    </w:p>
    <w:p w14:paraId="17438814" w14:textId="77777777" w:rsidR="00162074" w:rsidRDefault="006E4140">
      <w:pPr>
        <w:pStyle w:val="Effects"/>
      </w:pPr>
      <w:r>
        <w:t>The second computer displays the maps of EPCOT, with the route of the 50</w:t>
      </w:r>
      <w:r>
        <w:rPr>
          <w:vertAlign w:val="superscript"/>
        </w:rPr>
        <w:t>th</w:t>
      </w:r>
      <w:r>
        <w:t xml:space="preserve"> New Year Parade. Seven seconds later, it ejects another pair of cards.</w:t>
      </w:r>
    </w:p>
    <w:p w14:paraId="14C837F7" w14:textId="77777777" w:rsidR="00162074" w:rsidRDefault="006E4140">
      <w:pPr>
        <w:pStyle w:val="Character"/>
      </w:pPr>
      <w:r>
        <w:t>Angela Chan</w:t>
      </w:r>
    </w:p>
    <w:p w14:paraId="6017CA42" w14:textId="77777777" w:rsidR="00162074" w:rsidRDefault="006E4140">
      <w:r>
        <w:t xml:space="preserve">Seven of Air: Africa, Europe and Middle East. Seven out of the Original </w:t>
      </w:r>
      <w:r>
        <w:lastRenderedPageBreak/>
        <w:t>EPCOT Pavilion countries are drawn white, glowing.</w:t>
      </w:r>
    </w:p>
    <w:p w14:paraId="0BB7236A" w14:textId="77777777" w:rsidR="00162074" w:rsidRDefault="006E4140">
      <w:pPr>
        <w:pStyle w:val="Character"/>
      </w:pPr>
      <w:r>
        <w:t>Rapunzel</w:t>
      </w:r>
    </w:p>
    <w:p w14:paraId="0BD66065" w14:textId="77777777" w:rsidR="00162074" w:rsidRDefault="006E4140">
      <w:r>
        <w:t>Seven of Water: Antarctica. Research stations are gleaming blue.</w:t>
      </w:r>
    </w:p>
    <w:p w14:paraId="3A3CAFB9" w14:textId="77777777" w:rsidR="00162074" w:rsidRDefault="006E4140">
      <w:pPr>
        <w:pStyle w:val="Character"/>
      </w:pPr>
      <w:r>
        <w:t xml:space="preserve">Angela Chan </w:t>
      </w:r>
    </w:p>
    <w:p w14:paraId="452E2C6A" w14:textId="77777777" w:rsidR="00162074" w:rsidRDefault="006E4140">
      <w:r>
        <w:t>For all the sevens, pips are arranged in the shape of Big Dipper.</w:t>
      </w:r>
    </w:p>
    <w:p w14:paraId="176AC10B" w14:textId="77777777" w:rsidR="00162074" w:rsidRDefault="006E4140">
      <w:pPr>
        <w:pStyle w:val="Effects"/>
      </w:pPr>
      <w:r>
        <w:t>Adela Chan Jr returns with Aurora.</w:t>
      </w:r>
    </w:p>
    <w:p w14:paraId="757C7100" w14:textId="77777777" w:rsidR="00162074" w:rsidRDefault="006E4140">
      <w:pPr>
        <w:pStyle w:val="Character"/>
      </w:pPr>
      <w:r>
        <w:t>Adela Chan Jr</w:t>
      </w:r>
    </w:p>
    <w:p w14:paraId="4207FB12" w14:textId="77777777" w:rsidR="00162074" w:rsidRDefault="006E4140">
      <w:r>
        <w:rPr>
          <w:i/>
          <w:iCs/>
        </w:rPr>
        <w:t>(Reads a poster)</w:t>
      </w:r>
      <w:r>
        <w:t xml:space="preserve"> Since 2018, meets-and-greets were added by character </w:t>
      </w:r>
      <w:r>
        <w:rPr>
          <w:rFonts w:hint="eastAsia"/>
        </w:rPr>
        <w:t>here</w:t>
      </w:r>
      <w:r>
        <w:t xml:space="preserve"> by Imagination Institute Interdimensional Portal. It’s much more than delighted to know the role of your Highnesses, Aurora and Rapunzel, who are to stay here.</w:t>
      </w:r>
    </w:p>
    <w:p w14:paraId="4737B4EF" w14:textId="77777777" w:rsidR="00162074" w:rsidRDefault="006E4140">
      <w:pPr>
        <w:pStyle w:val="Effects"/>
      </w:pPr>
      <w:r>
        <w:t>Adela and Angela exit the pavilion.</w:t>
      </w:r>
    </w:p>
    <w:p w14:paraId="3F251508" w14:textId="6627E8E9" w:rsidR="00162074" w:rsidRDefault="006E4140">
      <w:pPr>
        <w:pStyle w:val="Heading2"/>
      </w:pPr>
      <w:bookmarkStart w:id="121" w:name="_Toc83995243"/>
      <w:r>
        <w:t>Scene XVII</w:t>
      </w:r>
      <w:bookmarkEnd w:id="121"/>
    </w:p>
    <w:p w14:paraId="241F3073" w14:textId="7B9F4DFE" w:rsidR="0016353B" w:rsidRDefault="00EA655D" w:rsidP="00320B08">
      <w:pPr>
        <w:pStyle w:val="Effects"/>
      </w:pPr>
      <w:r>
        <w:t>INTERIOR</w:t>
      </w:r>
      <w:r w:rsidR="00320B08">
        <w:t xml:space="preserve"> — </w:t>
      </w:r>
      <w:r>
        <w:t>Creation</w:t>
      </w:r>
      <w:r w:rsidR="001E2F3B">
        <w:t>s</w:t>
      </w:r>
      <w:r>
        <w:t xml:space="preserve"> Shop</w:t>
      </w:r>
      <w:r w:rsidR="00320B08">
        <w:t xml:space="preserve">, </w:t>
      </w:r>
      <w:r w:rsidR="001E2F3B">
        <w:t>with creations continuously rolling in</w:t>
      </w:r>
      <w:r w:rsidR="002F53D3">
        <w:t>. Adela and Angela Chan en</w:t>
      </w:r>
      <w:r w:rsidR="00C713E5">
        <w:t>counter Tiana in this shop.</w:t>
      </w:r>
    </w:p>
    <w:p w14:paraId="10FAA6CD" w14:textId="5921EBD2" w:rsidR="00EA655D" w:rsidRDefault="00EA655D" w:rsidP="00EA655D">
      <w:pPr>
        <w:pStyle w:val="Character"/>
      </w:pPr>
      <w:r>
        <w:t>Adela Chan Jr</w:t>
      </w:r>
    </w:p>
    <w:p w14:paraId="0560C882" w14:textId="4DA1A8FD" w:rsidR="00EA655D" w:rsidRDefault="00C652B7" w:rsidP="00EA655D">
      <w:r>
        <w:rPr>
          <w:i/>
          <w:iCs/>
        </w:rPr>
        <w:t xml:space="preserve">(Showing </w:t>
      </w:r>
      <w:r w:rsidR="000127B8">
        <w:rPr>
          <w:i/>
          <w:iCs/>
        </w:rPr>
        <w:t>the 28 cards she and Angela Chan has gathered</w:t>
      </w:r>
      <w:r>
        <w:rPr>
          <w:i/>
          <w:iCs/>
        </w:rPr>
        <w:t>)</w:t>
      </w:r>
      <w:r>
        <w:t xml:space="preserve"> </w:t>
      </w:r>
      <w:r w:rsidR="00DD1363">
        <w:t xml:space="preserve">Your Highness Tiana, have you ever found any </w:t>
      </w:r>
      <w:r>
        <w:t xml:space="preserve">cards </w:t>
      </w:r>
      <w:r w:rsidR="000127B8">
        <w:t xml:space="preserve">else </w:t>
      </w:r>
      <w:r>
        <w:t>of this series</w:t>
      </w:r>
      <w:r w:rsidR="000127B8">
        <w:t>, eight, nine and ten</w:t>
      </w:r>
      <w:r>
        <w:t>?</w:t>
      </w:r>
    </w:p>
    <w:p w14:paraId="4DDCDDA8" w14:textId="6F0E52E9" w:rsidR="000127B8" w:rsidRDefault="000127B8" w:rsidP="000127B8">
      <w:pPr>
        <w:pStyle w:val="Character"/>
      </w:pPr>
      <w:r>
        <w:t>Tiana</w:t>
      </w:r>
    </w:p>
    <w:p w14:paraId="2B63C04C" w14:textId="5D8ECFC8" w:rsidR="00F506C2" w:rsidRDefault="000127B8" w:rsidP="00F506C2">
      <w:r>
        <w:t xml:space="preserve">No, </w:t>
      </w:r>
      <w:r w:rsidR="00D051D5">
        <w:t xml:space="preserve">just some </w:t>
      </w:r>
      <w:r w:rsidR="009966D2">
        <w:t xml:space="preserve">innovative </w:t>
      </w:r>
      <w:r w:rsidR="00772907">
        <w:t>clothing, water bottles and</w:t>
      </w:r>
      <w:r w:rsidR="00F429A8">
        <w:t xml:space="preserve"> </w:t>
      </w:r>
      <w:r w:rsidR="009966D2">
        <w:t>figurines</w:t>
      </w:r>
      <w:r w:rsidR="00BF0BD8">
        <w:t>.</w:t>
      </w:r>
      <w:r w:rsidR="006B6382">
        <w:t xml:space="preserve"> I also noticed that</w:t>
      </w:r>
      <w:r w:rsidR="00CD0D8A">
        <w:t xml:space="preserve"> </w:t>
      </w:r>
      <w:r w:rsidR="006B6382">
        <w:t>t</w:t>
      </w:r>
      <w:r w:rsidR="00CD0D8A">
        <w:t>he original EPCOT icon, five rings embracing a globe</w:t>
      </w:r>
      <w:r w:rsidR="000C788C">
        <w:t>, has</w:t>
      </w:r>
      <w:r w:rsidR="00CD0D8A">
        <w:t xml:space="preserve"> replaced the </w:t>
      </w:r>
      <w:r w:rsidR="000C788C">
        <w:t>barred S.</w:t>
      </w:r>
    </w:p>
    <w:p w14:paraId="4AC61BE6" w14:textId="2339CECC" w:rsidR="006B6382" w:rsidRDefault="006B6382" w:rsidP="006B6382">
      <w:pPr>
        <w:pStyle w:val="Character"/>
      </w:pPr>
      <w:r>
        <w:t>Adela Chan Jr, Angela Chan</w:t>
      </w:r>
    </w:p>
    <w:p w14:paraId="7BBF25B2" w14:textId="07171DC7" w:rsidR="006B6382" w:rsidRPr="006B6382" w:rsidRDefault="00DC7B8F" w:rsidP="006B6382">
      <w:r>
        <w:t>Experimental Prototype Currency of Tomorrow?</w:t>
      </w:r>
    </w:p>
    <w:p w14:paraId="0D15A16D" w14:textId="7613D321" w:rsidR="006B6382" w:rsidRDefault="004C5D3C" w:rsidP="00154C48">
      <w:pPr>
        <w:pStyle w:val="Character"/>
      </w:pPr>
      <w:r>
        <w:t>Tiana</w:t>
      </w:r>
    </w:p>
    <w:p w14:paraId="2118438E" w14:textId="77777777" w:rsidR="00F37ECE" w:rsidRDefault="004C5D3C" w:rsidP="004C5D3C">
      <w:r>
        <w:t xml:space="preserve">Right! </w:t>
      </w:r>
      <w:r w:rsidR="009B7E12">
        <w:t xml:space="preserve">One unit </w:t>
      </w:r>
      <w:r w:rsidR="005B5113">
        <w:t>here used to replace</w:t>
      </w:r>
      <w:r w:rsidR="002675D0">
        <w:t xml:space="preserve"> </w:t>
      </w:r>
      <w:r w:rsidR="00F32B44">
        <w:t xml:space="preserve">one hundred units of </w:t>
      </w:r>
      <w:r w:rsidR="005B5113">
        <w:t xml:space="preserve">the currency </w:t>
      </w:r>
      <w:r w:rsidR="00F32B44">
        <w:t>outside EPCOT</w:t>
      </w:r>
      <w:r w:rsidR="004B0B6C">
        <w:t>.</w:t>
      </w:r>
    </w:p>
    <w:p w14:paraId="666BE79E" w14:textId="595CD2F0" w:rsidR="00F37ECE" w:rsidRDefault="00F37ECE" w:rsidP="00F37ECE">
      <w:pPr>
        <w:pStyle w:val="Character"/>
      </w:pPr>
      <w:r>
        <w:t>Adela Chan Jr</w:t>
      </w:r>
    </w:p>
    <w:p w14:paraId="719780B0" w14:textId="5915207F" w:rsidR="004C5D3C" w:rsidRDefault="00D465C9" w:rsidP="004C5D3C">
      <w:r>
        <w:rPr>
          <w:rFonts w:hint="eastAsia"/>
        </w:rPr>
        <w:t>It</w:t>
      </w:r>
      <w:r>
        <w:t xml:space="preserve"> is reported that </w:t>
      </w:r>
      <w:r w:rsidR="00FE6D5C">
        <w:t xml:space="preserve">William McKinley, Grover Cleveland, James Madison and Salmon Portland Chase </w:t>
      </w:r>
      <w:r>
        <w:t>exorcised</w:t>
      </w:r>
      <w:r w:rsidR="00FE6D5C">
        <w:t xml:space="preserve"> </w:t>
      </w:r>
      <w:r w:rsidR="006A0FCC">
        <w:t xml:space="preserve">Georges and Thomases </w:t>
      </w:r>
      <w:r w:rsidR="00FE6D5C">
        <w:t>from</w:t>
      </w:r>
      <w:r w:rsidR="006A0FCC">
        <w:t xml:space="preserve"> </w:t>
      </w:r>
      <w:r w:rsidR="00980600">
        <w:t xml:space="preserve">the pockets of </w:t>
      </w:r>
      <w:r w:rsidR="006A0FCC">
        <w:t>Dicks and Joans</w:t>
      </w:r>
      <w:r w:rsidR="004B0B6C">
        <w:t>, with</w:t>
      </w:r>
      <w:r w:rsidR="00FE6D5C">
        <w:t xml:space="preserve"> Abrahams, </w:t>
      </w:r>
      <w:r w:rsidR="00254DB9">
        <w:t xml:space="preserve">Alexanders, Andrews, Ulysses and Benjamins </w:t>
      </w:r>
      <w:r w:rsidR="00B55C87">
        <w:t>staying</w:t>
      </w:r>
      <w:r w:rsidR="00F37ECE">
        <w:t>,</w:t>
      </w:r>
      <w:r w:rsidR="00B55C87">
        <w:t xml:space="preserve"> prying us</w:t>
      </w:r>
      <w:r w:rsidR="006A0FCC">
        <w:t>.</w:t>
      </w:r>
    </w:p>
    <w:p w14:paraId="1A8C83C7" w14:textId="7E22AA82" w:rsidR="00F37ECE" w:rsidRDefault="00F37ECE" w:rsidP="00F37ECE">
      <w:pPr>
        <w:pStyle w:val="Character"/>
      </w:pPr>
      <w:r>
        <w:t>Angela Chan</w:t>
      </w:r>
    </w:p>
    <w:p w14:paraId="62B66979" w14:textId="42B1A6D0" w:rsidR="00F727FC" w:rsidRDefault="00F37ECE" w:rsidP="00297D58">
      <w:r>
        <w:t xml:space="preserve">Yes, together with </w:t>
      </w:r>
      <w:r w:rsidR="00CC4939">
        <w:t xml:space="preserve">King William V of </w:t>
      </w:r>
      <w:r w:rsidR="00151E33">
        <w:t>Angled</w:t>
      </w:r>
      <w:r w:rsidR="00DA7861">
        <w:t xml:space="preserve"> N</w:t>
      </w:r>
      <w:r w:rsidR="00151E33">
        <w:t xml:space="preserve"> </w:t>
      </w:r>
      <w:r w:rsidR="00CC4939">
        <w:t xml:space="preserve">and King Harry I of </w:t>
      </w:r>
      <w:r w:rsidR="002341EB">
        <w:t>Sandlot C</w:t>
      </w:r>
      <w:r w:rsidR="00CC4939">
        <w:t>.</w:t>
      </w:r>
      <w:r w:rsidR="009C03E8">
        <w:t xml:space="preserve"> They </w:t>
      </w:r>
      <w:r w:rsidR="007C147D">
        <w:t>succeeded</w:t>
      </w:r>
      <w:r w:rsidR="009C03E8">
        <w:t xml:space="preserve"> </w:t>
      </w:r>
      <w:r w:rsidR="000E1F81">
        <w:t>the world’s longest-reigning queen</w:t>
      </w:r>
      <w:r w:rsidR="004F1765">
        <w:t xml:space="preserve"> whose </w:t>
      </w:r>
      <w:r w:rsidR="00FB01F0">
        <w:t>kingdom</w:t>
      </w:r>
      <w:r w:rsidR="004F1765">
        <w:t xml:space="preserve"> broke into three</w:t>
      </w:r>
      <w:r w:rsidR="00157EFC">
        <w:t>, with one into his neighbor</w:t>
      </w:r>
      <w:r w:rsidR="004F1765">
        <w:t>.</w:t>
      </w:r>
    </w:p>
    <w:p w14:paraId="02174ED1" w14:textId="7E6B0402" w:rsidR="00773C29" w:rsidRPr="004C5D3C" w:rsidRDefault="00773C29" w:rsidP="00773C29">
      <w:pPr>
        <w:pStyle w:val="Effects"/>
        <w:rPr>
          <w:rFonts w:hint="eastAsia"/>
        </w:rPr>
      </w:pPr>
      <w:r>
        <w:t xml:space="preserve">Adela and </w:t>
      </w:r>
      <w:r w:rsidR="009860CD">
        <w:t xml:space="preserve">Angela Chan leave the </w:t>
      </w:r>
      <w:r w:rsidR="00715113">
        <w:t>shop</w:t>
      </w:r>
      <w:r w:rsidR="009860CD">
        <w:t>.</w:t>
      </w:r>
    </w:p>
    <w:p w14:paraId="2375C570" w14:textId="72E56A32" w:rsidR="0016353B" w:rsidRPr="0016353B" w:rsidRDefault="0016353B" w:rsidP="0016353B">
      <w:pPr>
        <w:pStyle w:val="Heading2"/>
      </w:pPr>
      <w:bookmarkStart w:id="122" w:name="_Toc83995244"/>
      <w:r>
        <w:lastRenderedPageBreak/>
        <w:t>Scene XVIII</w:t>
      </w:r>
      <w:bookmarkEnd w:id="122"/>
    </w:p>
    <w:p w14:paraId="0CA4B671" w14:textId="77777777" w:rsidR="00162074" w:rsidRDefault="006E4140">
      <w:pPr>
        <w:pStyle w:val="Effects"/>
      </w:pPr>
      <w:r>
        <w:t>EXTERIOR — Lush Garden. Adela and Angela Chan pray at the Wishing Tree glowing in rainbow colors, brighter and brighter, with twelve cards arranged in a clockface.</w:t>
      </w:r>
    </w:p>
    <w:p w14:paraId="25F7BB0F" w14:textId="77777777" w:rsidR="00162074" w:rsidRDefault="006E4140">
      <w:pPr>
        <w:pStyle w:val="Character"/>
      </w:pPr>
      <w:r>
        <w:rPr>
          <w:rFonts w:hint="eastAsia"/>
        </w:rPr>
        <w:t>Adela</w:t>
      </w:r>
      <w:r>
        <w:t xml:space="preserve"> Chan Jr</w:t>
      </w:r>
    </w:p>
    <w:p w14:paraId="2BCFF628" w14:textId="77777777" w:rsidR="00162074" w:rsidRDefault="006E4140">
      <w:r>
        <w:t>Where were the nine manors set in the end?</w:t>
      </w:r>
    </w:p>
    <w:p w14:paraId="64232FDA" w14:textId="77777777" w:rsidR="00162074" w:rsidRDefault="006E4140">
      <w:r>
        <w:t>How deep are the rivers and valleys extend?</w:t>
      </w:r>
    </w:p>
    <w:p w14:paraId="34EF9770" w14:textId="77777777" w:rsidR="00162074" w:rsidRDefault="006E4140">
      <w:pPr>
        <w:pStyle w:val="Character"/>
      </w:pPr>
      <w:r>
        <w:t>Angela Chan</w:t>
      </w:r>
    </w:p>
    <w:p w14:paraId="669163F9" w14:textId="77777777" w:rsidR="00162074" w:rsidRDefault="006E4140">
      <w:r>
        <w:t>Rivers flowing eastwards to the ocean,</w:t>
      </w:r>
    </w:p>
    <w:p w14:paraId="72B541D0" w14:textId="77777777" w:rsidR="00162074" w:rsidRDefault="006E4140">
      <w:r>
        <w:t>Who knows the reason not to overflow?</w:t>
      </w:r>
    </w:p>
    <w:p w14:paraId="2EAABA28" w14:textId="77777777" w:rsidR="00162074" w:rsidRDefault="006E4140">
      <w:pPr>
        <w:pStyle w:val="Character"/>
      </w:pPr>
      <w:r>
        <w:t>Adela Chan Jr</w:t>
      </w:r>
    </w:p>
    <w:p w14:paraId="66B45217" w14:textId="4250DCF4" w:rsidR="00162074" w:rsidRDefault="006E4140">
      <w:r>
        <w:t xml:space="preserve">Orient, Occident, Austrian and </w:t>
      </w:r>
      <w:r w:rsidR="00942E01">
        <w:t>Borean</w:t>
      </w:r>
      <w:r>
        <w:t>,</w:t>
      </w:r>
    </w:p>
    <w:p w14:paraId="2EBE3A16" w14:textId="77777777" w:rsidR="00162074" w:rsidRDefault="006E4140">
      <w:r>
        <w:t>Which encompasses to the longest toe?</w:t>
      </w:r>
    </w:p>
    <w:p w14:paraId="52C72FE3" w14:textId="77777777" w:rsidR="00162074" w:rsidRDefault="006E4140">
      <w:pPr>
        <w:pStyle w:val="Character"/>
      </w:pPr>
      <w:r>
        <w:t>Angela Chan</w:t>
      </w:r>
    </w:p>
    <w:p w14:paraId="3E8505C2" w14:textId="77777777" w:rsidR="00162074" w:rsidRDefault="006E4140">
      <w:r>
        <w:t>The longitudes are narrow and stretched,</w:t>
      </w:r>
    </w:p>
    <w:p w14:paraId="103ACBB4" w14:textId="77777777" w:rsidR="00162074" w:rsidRDefault="006E4140">
      <w:r>
        <w:t>How much are the residue attached?</w:t>
      </w:r>
    </w:p>
    <w:p w14:paraId="3AA58545" w14:textId="77777777" w:rsidR="00162074" w:rsidRDefault="006E4140">
      <w:pPr>
        <w:pStyle w:val="Character"/>
      </w:pPr>
      <w:r>
        <w:t>Adela Chan Jr</w:t>
      </w:r>
    </w:p>
    <w:p w14:paraId="7AF6697A" w14:textId="77777777" w:rsidR="00162074" w:rsidRDefault="006E4140">
      <w:r>
        <w:t>The highest mountain has a heaven gate,</w:t>
      </w:r>
    </w:p>
    <w:p w14:paraId="5A395D1D" w14:textId="77777777" w:rsidR="00162074" w:rsidRDefault="006E4140">
      <w:r>
        <w:t>Where does its stand and always destinate?</w:t>
      </w:r>
    </w:p>
    <w:p w14:paraId="65B5FBAC" w14:textId="77777777" w:rsidR="00162074" w:rsidRDefault="006E4140">
      <w:pPr>
        <w:pStyle w:val="Character"/>
      </w:pPr>
      <w:r>
        <w:t>Angela Chan</w:t>
      </w:r>
    </w:p>
    <w:p w14:paraId="1184E308" w14:textId="77777777" w:rsidR="00162074" w:rsidRDefault="006E4140">
      <w:r>
        <w:t>On Mountain Everest lies a fortress,</w:t>
      </w:r>
    </w:p>
    <w:p w14:paraId="320672D0" w14:textId="77777777" w:rsidR="00162074" w:rsidRDefault="006E4140">
      <w:r>
        <w:t>How high are its nine levels to mistress?</w:t>
      </w:r>
    </w:p>
    <w:p w14:paraId="3C6F6549" w14:textId="77777777" w:rsidR="00162074" w:rsidRDefault="006E4140">
      <w:pPr>
        <w:pStyle w:val="Character"/>
      </w:pPr>
      <w:r>
        <w:t>Adela Chan Jr</w:t>
      </w:r>
    </w:p>
    <w:p w14:paraId="188D858D" w14:textId="77777777" w:rsidR="00162074" w:rsidRDefault="006E4140">
      <w:r>
        <w:t>Her Majesty opens tetrad gateways,</w:t>
      </w:r>
    </w:p>
    <w:p w14:paraId="08493882" w14:textId="77777777" w:rsidR="00162074" w:rsidRDefault="006E4140">
      <w:r>
        <w:t>Who entered and left through as their mores?</w:t>
      </w:r>
    </w:p>
    <w:p w14:paraId="7C09953C" w14:textId="77777777" w:rsidR="00162074" w:rsidRDefault="006E4140">
      <w:pPr>
        <w:pStyle w:val="Character"/>
      </w:pPr>
      <w:r>
        <w:t>Angela Chan</w:t>
      </w:r>
    </w:p>
    <w:p w14:paraId="16AF1FFA" w14:textId="77777777" w:rsidR="00162074" w:rsidRDefault="006E4140">
      <w:r>
        <w:t>The northwest gate opens by a breaking,</w:t>
      </w:r>
    </w:p>
    <w:p w14:paraId="576A72FD" w14:textId="77777777" w:rsidR="00162074" w:rsidRDefault="006E4140">
      <w:r>
        <w:t>What primitive energy’s for seeking?</w:t>
      </w:r>
    </w:p>
    <w:p w14:paraId="29CA4474" w14:textId="77777777" w:rsidR="00162074" w:rsidRDefault="006E4140">
      <w:pPr>
        <w:pStyle w:val="Character"/>
      </w:pPr>
      <w:r>
        <w:t>Adela Chan Jr</w:t>
      </w:r>
    </w:p>
    <w:p w14:paraId="4FB0E93C" w14:textId="77777777" w:rsidR="00162074" w:rsidRDefault="006E4140">
      <w:r>
        <w:t>Where can the sun never illuminate?</w:t>
      </w:r>
    </w:p>
    <w:p w14:paraId="50F08D7E" w14:textId="77777777" w:rsidR="00162074" w:rsidRDefault="006E4140">
      <w:r>
        <w:t>Where is the boreal dragon to radiate?</w:t>
      </w:r>
    </w:p>
    <w:p w14:paraId="37710DCA" w14:textId="77777777" w:rsidR="00162074" w:rsidRDefault="006E4140">
      <w:pPr>
        <w:pStyle w:val="Character"/>
      </w:pPr>
      <w:r>
        <w:t>Angela Chan</w:t>
      </w:r>
    </w:p>
    <w:p w14:paraId="072AD142" w14:textId="77777777" w:rsidR="00162074" w:rsidRDefault="006E4140">
      <w:r>
        <w:t>Before Helios embarks his chariot,</w:t>
      </w:r>
    </w:p>
    <w:p w14:paraId="10AA8069" w14:textId="77777777" w:rsidR="00162074" w:rsidRDefault="006E4140">
      <w:r>
        <w:t>How can Europa obtain laureate?</w:t>
      </w:r>
    </w:p>
    <w:p w14:paraId="780CEECB" w14:textId="77777777" w:rsidR="00162074" w:rsidRDefault="006E4140">
      <w:pPr>
        <w:pStyle w:val="Character"/>
      </w:pPr>
      <w:r>
        <w:t>Adela Chan Jr</w:t>
      </w:r>
    </w:p>
    <w:p w14:paraId="2331D9DC" w14:textId="77777777" w:rsidR="00162074" w:rsidRDefault="006E4140">
      <w:r>
        <w:t>Why has a warm winter come to number?</w:t>
      </w:r>
    </w:p>
    <w:p w14:paraId="4A7F86FE" w14:textId="77777777" w:rsidR="00162074" w:rsidRDefault="006E4140">
      <w:r>
        <w:t>And then it turns out the coldest summer?</w:t>
      </w:r>
    </w:p>
    <w:p w14:paraId="196A8F59" w14:textId="77777777" w:rsidR="00162074" w:rsidRDefault="006E4140">
      <w:pPr>
        <w:pStyle w:val="Effects"/>
      </w:pPr>
      <w:r>
        <w:t xml:space="preserve">The tree drops the cards, twelve in total, into Adela and Angela Chan’s hands. </w:t>
      </w:r>
      <w:r>
        <w:lastRenderedPageBreak/>
        <w:t>Tweedy Bird flies from Angela Chan’s left hand into the tree, disappearing.</w:t>
      </w:r>
    </w:p>
    <w:p w14:paraId="280A1157" w14:textId="77777777" w:rsidR="00162074" w:rsidRDefault="006E4140">
      <w:pPr>
        <w:pStyle w:val="Character"/>
      </w:pPr>
      <w:r>
        <w:t>Angela Chan</w:t>
      </w:r>
    </w:p>
    <w:p w14:paraId="2547FF70" w14:textId="77777777" w:rsidR="00162074" w:rsidRDefault="006E4140">
      <w:r>
        <w:t>Wow! We are bound for reunion!!!</w:t>
      </w:r>
    </w:p>
    <w:p w14:paraId="561F3471" w14:textId="77777777" w:rsidR="00162074" w:rsidRDefault="007C4015">
      <w:pPr>
        <w:pStyle w:val="Effects"/>
      </w:pPr>
      <w:r>
        <w:t>All t</w:t>
      </w:r>
      <w:r w:rsidR="006E4140">
        <w:t>welve princesses enter the screen.</w:t>
      </w:r>
    </w:p>
    <w:p w14:paraId="062BBB34" w14:textId="77777777" w:rsidR="00162074" w:rsidRDefault="006E4140">
      <w:pPr>
        <w:pStyle w:val="Character"/>
      </w:pPr>
      <w:r>
        <w:t>Adela Chan Jr</w:t>
      </w:r>
    </w:p>
    <w:p w14:paraId="56B97FCC" w14:textId="77777777" w:rsidR="00162074" w:rsidRDefault="006E4140">
      <w:r>
        <w:t>Eights are Planets. Nines are galaxies. Tens describe the Big Bang.</w:t>
      </w:r>
    </w:p>
    <w:p w14:paraId="2568A102" w14:textId="77777777" w:rsidR="00162074" w:rsidRDefault="006E4140">
      <w:pPr>
        <w:pStyle w:val="Character"/>
      </w:pPr>
      <w:r>
        <w:t>Mulan</w:t>
      </w:r>
    </w:p>
    <w:p w14:paraId="39F592C8" w14:textId="77777777" w:rsidR="00162074" w:rsidRDefault="006E4140">
      <w:r>
        <w:t>Eight of Fire features Mercury and Venus.</w:t>
      </w:r>
    </w:p>
    <w:p w14:paraId="1D0CE052" w14:textId="77777777" w:rsidR="00162074" w:rsidRDefault="006E4140">
      <w:pPr>
        <w:pStyle w:val="Character"/>
      </w:pPr>
      <w:r>
        <w:t>Merida</w:t>
      </w:r>
    </w:p>
    <w:p w14:paraId="12065F37" w14:textId="77777777" w:rsidR="00162074" w:rsidRDefault="006E4140">
      <w:r>
        <w:t>Eight of Earth illustrates Earth and Mars.</w:t>
      </w:r>
    </w:p>
    <w:p w14:paraId="197F8804" w14:textId="77777777" w:rsidR="00162074" w:rsidRDefault="006E4140">
      <w:pPr>
        <w:pStyle w:val="Character"/>
      </w:pPr>
      <w:r>
        <w:t>Aurora</w:t>
      </w:r>
    </w:p>
    <w:p w14:paraId="4C91BC6C" w14:textId="77777777" w:rsidR="00162074" w:rsidRDefault="006E4140">
      <w:r>
        <w:t>Eight of Air transpires with Jupiter and Saturn.</w:t>
      </w:r>
    </w:p>
    <w:p w14:paraId="0DF65334" w14:textId="77777777" w:rsidR="00162074" w:rsidRDefault="006E4140">
      <w:pPr>
        <w:pStyle w:val="Character"/>
      </w:pPr>
      <w:r>
        <w:t>Rapunzel</w:t>
      </w:r>
    </w:p>
    <w:p w14:paraId="3DE2AECF" w14:textId="77777777" w:rsidR="00162074" w:rsidRDefault="006E4140">
      <w:r>
        <w:t>Eight of Water shines Uranus and Neptune.</w:t>
      </w:r>
    </w:p>
    <w:p w14:paraId="3C590887" w14:textId="77777777" w:rsidR="00162074" w:rsidRDefault="006E4140">
      <w:pPr>
        <w:pStyle w:val="Character"/>
      </w:pPr>
      <w:r>
        <w:t>Angela Chan</w:t>
      </w:r>
    </w:p>
    <w:p w14:paraId="3EA8E7E7" w14:textId="77777777" w:rsidR="00162074" w:rsidRDefault="006E4140">
      <w:r>
        <w:t>Nines are Galaxies.</w:t>
      </w:r>
    </w:p>
    <w:p w14:paraId="70D55FFB" w14:textId="77777777" w:rsidR="00162074" w:rsidRDefault="006E4140">
      <w:pPr>
        <w:pStyle w:val="Character"/>
      </w:pPr>
      <w:r>
        <w:t>Belle</w:t>
      </w:r>
    </w:p>
    <w:p w14:paraId="44D022EF" w14:textId="77777777" w:rsidR="00162074" w:rsidRDefault="006E4140">
      <w:r>
        <w:t>Nine of Fire depicts eight elliptical galaxies from round to slender.</w:t>
      </w:r>
    </w:p>
    <w:p w14:paraId="7FD90350" w14:textId="77777777" w:rsidR="00162074" w:rsidRDefault="006E4140">
      <w:pPr>
        <w:pStyle w:val="Character"/>
      </w:pPr>
      <w:r>
        <w:t>Snow White</w:t>
      </w:r>
    </w:p>
    <w:p w14:paraId="436101C2" w14:textId="77777777" w:rsidR="00162074" w:rsidRDefault="006E4140">
      <w:r>
        <w:t>Nine of Earth lists the spiral galaxies from dense to sparse.</w:t>
      </w:r>
    </w:p>
    <w:p w14:paraId="7B8D4651" w14:textId="77777777" w:rsidR="00162074" w:rsidRDefault="006E4140">
      <w:pPr>
        <w:pStyle w:val="Character"/>
      </w:pPr>
      <w:r>
        <w:t>Cinderella</w:t>
      </w:r>
    </w:p>
    <w:p w14:paraId="75CF7F45" w14:textId="77777777" w:rsidR="00162074" w:rsidRDefault="006E4140">
      <w:r>
        <w:t>Nine of Air illuminates the barred spiral ones, with our right honorable homeland Milky Way in the center!</w:t>
      </w:r>
    </w:p>
    <w:p w14:paraId="34525EFF" w14:textId="77777777" w:rsidR="007C4015" w:rsidRDefault="007C4015" w:rsidP="007C4015">
      <w:pPr>
        <w:pStyle w:val="Character"/>
      </w:pPr>
      <w:r>
        <w:rPr>
          <w:rFonts w:hint="eastAsia"/>
        </w:rPr>
        <w:t>T</w:t>
      </w:r>
      <w:r>
        <w:t>iana</w:t>
      </w:r>
    </w:p>
    <w:p w14:paraId="571329E3" w14:textId="77777777" w:rsidR="007C4015" w:rsidRPr="007C4015" w:rsidRDefault="007C4015" w:rsidP="007C4015">
      <w:r>
        <w:rPr>
          <w:rFonts w:hint="eastAsia"/>
        </w:rPr>
        <w:t>N</w:t>
      </w:r>
      <w:r>
        <w:t xml:space="preserve">ine of Water </w:t>
      </w:r>
      <w:r w:rsidR="003065FA">
        <w:t>is an illusion:</w:t>
      </w:r>
      <w:r>
        <w:t xml:space="preserve"> halo galaxies, star clouds and </w:t>
      </w:r>
      <w:r w:rsidR="002D16FB">
        <w:t>blackholes</w:t>
      </w:r>
      <w:r>
        <w:t>.</w:t>
      </w:r>
    </w:p>
    <w:p w14:paraId="153ACDB9" w14:textId="77777777" w:rsidR="00162074" w:rsidRDefault="007C4015">
      <w:pPr>
        <w:pStyle w:val="Character"/>
      </w:pPr>
      <w:r>
        <w:t>Jasmine</w:t>
      </w:r>
    </w:p>
    <w:p w14:paraId="0BF2E709" w14:textId="77777777" w:rsidR="007C4015" w:rsidRDefault="00914C4D">
      <w:r>
        <w:t xml:space="preserve">Ten of </w:t>
      </w:r>
      <w:r w:rsidR="006E4140">
        <w:t>Fire features quantum fluctuation, followed by rapid inflation and cooling, which initiates our Universe of Energy.</w:t>
      </w:r>
    </w:p>
    <w:p w14:paraId="0095F9EC" w14:textId="77777777" w:rsidR="007C4015" w:rsidRDefault="007C4015" w:rsidP="007C4015">
      <w:pPr>
        <w:pStyle w:val="Character"/>
      </w:pPr>
      <w:r>
        <w:t>Pocahontas</w:t>
      </w:r>
    </w:p>
    <w:p w14:paraId="14A18850" w14:textId="77777777" w:rsidR="007C4015" w:rsidRDefault="00914C4D">
      <w:r>
        <w:t xml:space="preserve">Ten of </w:t>
      </w:r>
      <w:r w:rsidR="006E4140">
        <w:t>Earth narrates the following Dark Ages for about 400 million years, which deserves dark matter and dark energy’s Innoventions.</w:t>
      </w:r>
    </w:p>
    <w:p w14:paraId="13F713AC" w14:textId="77777777" w:rsidR="007C4015" w:rsidRDefault="007C4015" w:rsidP="007C4015">
      <w:pPr>
        <w:pStyle w:val="Character"/>
      </w:pPr>
      <w:r>
        <w:rPr>
          <w:rFonts w:hint="eastAsia"/>
        </w:rPr>
        <w:t>M</w:t>
      </w:r>
      <w:r>
        <w:t>oana</w:t>
      </w:r>
    </w:p>
    <w:p w14:paraId="08BA6BB7" w14:textId="77777777" w:rsidR="007C4015" w:rsidRDefault="00914C4D">
      <w:r>
        <w:t xml:space="preserve">Ten of </w:t>
      </w:r>
      <w:r w:rsidR="006E4140">
        <w:t xml:space="preserve">Air describes Development of Stars, Galaxies and Planets, thus </w:t>
      </w:r>
      <w:r>
        <w:t xml:space="preserve">transpire </w:t>
      </w:r>
      <w:r w:rsidR="006E4140">
        <w:t>Horizons.</w:t>
      </w:r>
    </w:p>
    <w:p w14:paraId="72C30C7A" w14:textId="77777777" w:rsidR="007C4015" w:rsidRDefault="007C4015" w:rsidP="007C4015">
      <w:pPr>
        <w:pStyle w:val="Character"/>
      </w:pPr>
      <w:r>
        <w:rPr>
          <w:rFonts w:hint="eastAsia"/>
        </w:rPr>
        <w:t>A</w:t>
      </w:r>
      <w:r>
        <w:t>riel</w:t>
      </w:r>
    </w:p>
    <w:p w14:paraId="1E6D7ACB" w14:textId="306A7E3A" w:rsidR="00162074" w:rsidRDefault="00914C4D" w:rsidP="002D1632">
      <w:r>
        <w:t xml:space="preserve">Ten of </w:t>
      </w:r>
      <w:r w:rsidR="006E4140">
        <w:t xml:space="preserve">Water </w:t>
      </w:r>
      <w:r w:rsidR="00FA488C">
        <w:t>explains</w:t>
      </w:r>
      <w:r w:rsidR="006E4140">
        <w:t xml:space="preserve"> </w:t>
      </w:r>
      <w:r w:rsidR="002D1632">
        <w:t>some of the</w:t>
      </w:r>
      <w:r w:rsidR="00970E39">
        <w:t xml:space="preserve"> planets </w:t>
      </w:r>
      <w:r w:rsidR="00FA488C">
        <w:t>forming</w:t>
      </w:r>
      <w:r w:rsidR="006E4140">
        <w:t xml:space="preserve"> the Wonder of Life.</w:t>
      </w:r>
    </w:p>
    <w:p w14:paraId="690C80A8" w14:textId="77777777" w:rsidR="00162074" w:rsidRDefault="006E4140">
      <w:pPr>
        <w:pStyle w:val="Effects"/>
      </w:pPr>
      <w:r>
        <w:t>Pan up to Spaceship Earth, newly furbished with solar panels, then to the zenith, with stars in view.</w:t>
      </w:r>
    </w:p>
    <w:p w14:paraId="1FB08EBD" w14:textId="77777777" w:rsidR="00162074" w:rsidRDefault="006E4140">
      <w:pPr>
        <w:pStyle w:val="Subtitle"/>
      </w:pPr>
      <w:r>
        <w:t>— MVSICA INTERACTA</w:t>
      </w:r>
      <w:bookmarkStart w:id="123" w:name="_Toc80735950"/>
      <w:r>
        <w:t xml:space="preserve"> —</w:t>
      </w:r>
      <w:r>
        <w:br w:type="page"/>
      </w:r>
    </w:p>
    <w:p w14:paraId="5360BD1A" w14:textId="77777777" w:rsidR="00162074" w:rsidRDefault="006E4140" w:rsidP="00021E86">
      <w:pPr>
        <w:pStyle w:val="Heading1"/>
      </w:pPr>
      <w:bookmarkStart w:id="124" w:name="_Toc83995245"/>
      <w:r>
        <w:lastRenderedPageBreak/>
        <w:t>Part 5. Eternal Glow</w:t>
      </w:r>
      <w:bookmarkEnd w:id="123"/>
      <w:bookmarkEnd w:id="124"/>
    </w:p>
    <w:p w14:paraId="4143837C" w14:textId="77777777" w:rsidR="00162074" w:rsidRDefault="006E4140">
      <w:pPr>
        <w:pStyle w:val="Heading2"/>
      </w:pPr>
      <w:bookmarkStart w:id="125" w:name="_Toc80735951"/>
      <w:bookmarkStart w:id="126" w:name="_Toc83995246"/>
      <w:r>
        <w:t>Scene I</w:t>
      </w:r>
      <w:bookmarkEnd w:id="125"/>
      <w:bookmarkEnd w:id="126"/>
    </w:p>
    <w:p w14:paraId="5617FB3F" w14:textId="77777777" w:rsidR="00162074" w:rsidRDefault="006E4140">
      <w:pPr>
        <w:pStyle w:val="Effects"/>
        <w:suppressLineNumbers w:val="0"/>
      </w:pPr>
      <w:r>
        <w:t>EXTERIOR — World Celebration Plaza viewed from Dreamers’ Point at dawn, with 23 cannons together emitting felicitations 50 times. Music starts.</w:t>
      </w:r>
    </w:p>
    <w:p w14:paraId="710E7980" w14:textId="77777777" w:rsidR="00162074" w:rsidRDefault="006E4140">
      <w:pPr>
        <w:pStyle w:val="Character"/>
      </w:pPr>
      <w:r>
        <w:t>(Adela Chan Sr)</w:t>
      </w:r>
    </w:p>
    <w:p w14:paraId="535806A1" w14:textId="77777777" w:rsidR="00162074" w:rsidRDefault="006E4140">
      <w:r>
        <w:t>Your Holiness Walter Elias Disney, Dear EPCOT Residents of six races, Dear visitors, Happy New Year!</w:t>
      </w:r>
    </w:p>
    <w:p w14:paraId="73033450" w14:textId="77777777" w:rsidR="00162074" w:rsidRDefault="006E4140">
      <w:pPr>
        <w:pStyle w:val="Effects"/>
      </w:pPr>
      <w:r>
        <w:t>Applause.</w:t>
      </w:r>
    </w:p>
    <w:p w14:paraId="5CFADB7E" w14:textId="77777777" w:rsidR="00162074" w:rsidRDefault="006E4140">
      <w:pPr>
        <w:pStyle w:val="Character"/>
      </w:pPr>
      <w:r>
        <w:t>(Adela Chan Sr)</w:t>
      </w:r>
    </w:p>
    <w:p w14:paraId="1EC3697C" w14:textId="77777777" w:rsidR="00162074" w:rsidRDefault="006E4140">
      <w:r>
        <w:t>Now begins the Fiftieth Anniversary of Walt Disney’s Experimental Prototype Community of Tomorrow! THE COMMUNITY OF COMMON DESTINY FOR HUMANKIND IS BORN TODAY!</w:t>
      </w:r>
    </w:p>
    <w:p w14:paraId="49B2856D" w14:textId="77777777" w:rsidR="00162074" w:rsidRPr="002D1632" w:rsidRDefault="006E4140">
      <w:pPr>
        <w:pStyle w:val="Character"/>
      </w:pPr>
      <w:r w:rsidRPr="002D1632">
        <w:t>(Vanellope von Schweetz)</w:t>
      </w:r>
    </w:p>
    <w:p w14:paraId="60B57618" w14:textId="77777777" w:rsidR="00162074" w:rsidRDefault="006E4140">
      <w:r>
        <w:t>BORN TODAY!</w:t>
      </w:r>
    </w:p>
    <w:p w14:paraId="2C806C35" w14:textId="77777777" w:rsidR="00162074" w:rsidRDefault="006E4140">
      <w:pPr>
        <w:pStyle w:val="Effects"/>
      </w:pPr>
      <w:r>
        <w:t>Applause, louder than the previous one.</w:t>
      </w:r>
    </w:p>
    <w:p w14:paraId="55C3FFE6" w14:textId="77777777" w:rsidR="00162074" w:rsidRDefault="006E4140">
      <w:pPr>
        <w:pStyle w:val="Character"/>
      </w:pPr>
      <w:r>
        <w:t>(Adela Chan Sr)</w:t>
      </w:r>
    </w:p>
    <w:p w14:paraId="5B3D01CE" w14:textId="0C01D5EA" w:rsidR="00162074" w:rsidRDefault="006E4140">
      <w:r>
        <w:t xml:space="preserve">Today is a moment of hope. Yes, it is very different from what all of us had imagined. </w:t>
      </w:r>
      <w:r w:rsidR="00DB371D">
        <w:t>So,</w:t>
      </w:r>
      <w:r>
        <w:t xml:space="preserve"> let</w:t>
      </w:r>
      <w:r w:rsidR="00DB371D">
        <w:t>’</w:t>
      </w:r>
      <w:r>
        <w:t>s cherish this moment. Finally, we are all here together: the 21,000 fellow dwellers from the two hundred United Nations and the nationless refugees, living under one roof together in the E-P-C-O-T.</w:t>
      </w:r>
    </w:p>
    <w:p w14:paraId="4E7B2137" w14:textId="58DB4EAF" w:rsidR="00162074" w:rsidRDefault="006E4140">
      <w:r>
        <w:t xml:space="preserve">This is the unifying power of human pursuit. This is the message of solidarity, peace and resilience. This </w:t>
      </w:r>
      <w:r w:rsidR="00C8681C">
        <w:t>delivers</w:t>
      </w:r>
      <w:r>
        <w:t xml:space="preserve"> all of us the hope for our further journey together.</w:t>
      </w:r>
    </w:p>
    <w:p w14:paraId="64B60B9A" w14:textId="3501B235" w:rsidR="00162074" w:rsidRDefault="003C39A7">
      <w:r>
        <w:t xml:space="preserve">Only from now on can we </w:t>
      </w:r>
      <w:r w:rsidR="006E4140">
        <w:t>be all together here, because of you, our gracious hosts, the Explorers, the Perceivers, the Creators, the Organizers</w:t>
      </w:r>
      <w:r w:rsidR="00B57912">
        <w:t>,</w:t>
      </w:r>
      <w:r w:rsidR="006E4140">
        <w:t xml:space="preserve"> the Teachers</w:t>
      </w:r>
      <w:r w:rsidR="00B57912">
        <w:t xml:space="preserve"> and so on</w:t>
      </w:r>
      <w:r w:rsidR="006E4140">
        <w:t>, adding up Eight Billion People, to whom we would like to express all our appreciation and respect.</w:t>
      </w:r>
    </w:p>
    <w:p w14:paraId="36E7FDDE" w14:textId="02A125A0" w:rsidR="00162074" w:rsidRDefault="006E4140">
      <w:pPr>
        <w:pStyle w:val="Effects"/>
      </w:pPr>
      <w:r>
        <w:t>Cheers. Cut to Dreamers’ Point, where Adela Chan Sr and Vanellope von Schweetz is delivering the semi</w:t>
      </w:r>
      <w:r>
        <w:rPr>
          <w:rFonts w:hint="eastAsia"/>
        </w:rPr>
        <w:t>-</w:t>
      </w:r>
      <w:r>
        <w:t>centenary speech</w:t>
      </w:r>
      <w:r w:rsidR="001A03EC">
        <w:t xml:space="preserve"> behind Walt Disney Statue</w:t>
      </w:r>
      <w:r>
        <w:t>.</w:t>
      </w:r>
    </w:p>
    <w:p w14:paraId="7D030F34" w14:textId="77777777" w:rsidR="00162074" w:rsidRDefault="006E4140">
      <w:pPr>
        <w:pStyle w:val="Character"/>
      </w:pPr>
      <w:r>
        <w:t>Adela Chan Sr</w:t>
      </w:r>
    </w:p>
    <w:p w14:paraId="796B2AC2" w14:textId="3AA83B73" w:rsidR="00162074" w:rsidRDefault="006E4140">
      <w:r>
        <w:t xml:space="preserve">Seventy Years ago, Our Founding Father </w:t>
      </w:r>
      <w:r w:rsidR="00FA1C33">
        <w:rPr>
          <w:i/>
          <w:iCs/>
        </w:rPr>
        <w:t>(taps the statue)</w:t>
      </w:r>
      <w:r w:rsidR="00FA1C33">
        <w:t xml:space="preserve"> </w:t>
      </w:r>
      <w:r>
        <w:t>outlined his Experimental Prototype Community of Tomorrow. With many grandchildren and huge achievements, he began to concern about the world people and their descendants would inhabit, that the hectic, disorganized and dirty cities is a far cry from his clean and controlled Disneyland. Then, he started practice planning communities, towns and then cities. This sparks the Florida Project.</w:t>
      </w:r>
    </w:p>
    <w:p w14:paraId="1F5451D5" w14:textId="77777777" w:rsidR="00162074" w:rsidRDefault="006E4140">
      <w:pPr>
        <w:pStyle w:val="Effects"/>
      </w:pPr>
      <w:r>
        <w:t>People laughing.</w:t>
      </w:r>
    </w:p>
    <w:p w14:paraId="00D42DE0" w14:textId="77777777" w:rsidR="00162074" w:rsidRDefault="006E4140">
      <w:pPr>
        <w:pStyle w:val="Character"/>
      </w:pPr>
      <w:r>
        <w:lastRenderedPageBreak/>
        <w:t>Adela Chan Sr</w:t>
      </w:r>
    </w:p>
    <w:p w14:paraId="66F0A784" w14:textId="77777777" w:rsidR="00162074" w:rsidRDefault="006E4140">
      <w:r>
        <w:t>Four years later, two months before his bereavement, a 30-minute film about his plans for the Florida Project, then dubbed “Disney World” ascended to the screen and explained the maximal utilization of Florida property and then his EPCOT conceptualization. With concept art, sketches, paintings and animation, Walt showed its appearance and function.</w:t>
      </w:r>
    </w:p>
    <w:p w14:paraId="39575530" w14:textId="77777777" w:rsidR="00162074" w:rsidRDefault="006E4140">
      <w:pPr>
        <w:pStyle w:val="Effects"/>
      </w:pPr>
      <w:r>
        <w:t>People show up curious faces.</w:t>
      </w:r>
    </w:p>
    <w:p w14:paraId="666BD665" w14:textId="77777777" w:rsidR="00162074" w:rsidRDefault="006E4140">
      <w:pPr>
        <w:pStyle w:val="Character"/>
      </w:pPr>
      <w:r>
        <w:t>Adela Chan Sr</w:t>
      </w:r>
    </w:p>
    <w:p w14:paraId="520CD73A" w14:textId="77777777" w:rsidR="00162074" w:rsidRDefault="006E4140">
      <w:r>
        <w:t>However, his collapse struck us as a dry thunderstorm. The Imagineers turned to build the second theme park, opened fifty years ago as EPCOT Center, instead of such community that Our Founding Father had conceptualized. Then, to keep its futuristic properties, EPCOT Center witnessed various refurbishments, removed attractions and added ones, until its surrender over a strong and prying coronavirus twelve years ago.</w:t>
      </w:r>
    </w:p>
    <w:p w14:paraId="51A9B38C" w14:textId="77777777" w:rsidR="00162074" w:rsidRDefault="006E4140">
      <w:pPr>
        <w:pStyle w:val="Effects"/>
      </w:pPr>
      <w:r>
        <w:t>Some of the people start to sob.</w:t>
      </w:r>
    </w:p>
    <w:p w14:paraId="7659D5C7" w14:textId="77777777" w:rsidR="00162074" w:rsidRDefault="006E4140">
      <w:pPr>
        <w:pStyle w:val="Character"/>
      </w:pPr>
      <w:r>
        <w:t>Adela Chan Sr</w:t>
      </w:r>
    </w:p>
    <w:p w14:paraId="6F6B1DEA" w14:textId="77777777" w:rsidR="00162074" w:rsidRDefault="006E4140">
      <w:r>
        <w:t>People didn’t panic, but defeated the coronavirus. My homeland China is the first, then yours, then others’. For this event, the World’s Most Magical Celebration lasted for eighteen months, ended in the Centenary of our Corporation, which recovered Our Father’s EPCOT concept into reality.</w:t>
      </w:r>
    </w:p>
    <w:p w14:paraId="7B678620" w14:textId="628E6764" w:rsidR="00162074" w:rsidRDefault="006E4140">
      <w:r>
        <w:t xml:space="preserve">Yesternight, out of resentment, the untied tastes bombed its mascot mice. Then, you start deserting EPCOT gradually after princes killed, princesses interned, and homelands damaged by the Worst Armed Residents. Thanks to my two daughters, Adela and Angela, </w:t>
      </w:r>
      <w:r>
        <w:rPr>
          <w:i/>
          <w:iCs/>
        </w:rPr>
        <w:t>(Adela Chan Jr and Angela Chan raises their right hands to Adela Chan Sr)</w:t>
      </w:r>
      <w:r>
        <w:t xml:space="preserve"> who helped reorder our community</w:t>
      </w:r>
      <w:r w:rsidR="00190344">
        <w:t xml:space="preserve"> against the Worst-</w:t>
      </w:r>
      <w:r w:rsidR="0085664C">
        <w:t>A</w:t>
      </w:r>
      <w:r w:rsidR="00190344">
        <w:t xml:space="preserve">llied </w:t>
      </w:r>
      <w:r w:rsidR="0085664C">
        <w:t>R</w:t>
      </w:r>
      <w:r w:rsidR="00190344">
        <w:t>aci</w:t>
      </w:r>
      <w:r w:rsidR="00BE6CA0">
        <w:t xml:space="preserve">st and </w:t>
      </w:r>
      <w:r w:rsidR="0085664C">
        <w:t>Notorious</w:t>
      </w:r>
      <w:r w:rsidR="00BE6CA0">
        <w:t xml:space="preserve"> Eaters of </w:t>
      </w:r>
      <w:r w:rsidR="00290868">
        <w:t>Reunification</w:t>
      </w:r>
      <w:r>
        <w:t>, we can reunion, and we must reunion.</w:t>
      </w:r>
    </w:p>
    <w:p w14:paraId="4D917E06" w14:textId="77777777" w:rsidR="00162074" w:rsidRDefault="006E4140">
      <w:pPr>
        <w:pStyle w:val="Effects"/>
      </w:pPr>
      <w:r>
        <w:t>Two of the people dressed as Mickey and Minnie Mouse come into the show, and then ones as Pluto, Goofy, Donald and Daisy Duck, Chip and Dale.</w:t>
      </w:r>
    </w:p>
    <w:p w14:paraId="619C8485" w14:textId="77777777" w:rsidR="00162074" w:rsidRDefault="006E4140">
      <w:pPr>
        <w:pStyle w:val="Character"/>
      </w:pPr>
      <w:r>
        <w:t>Adela Chan Sr</w:t>
      </w:r>
    </w:p>
    <w:p w14:paraId="4C94C213" w14:textId="77777777" w:rsidR="00162074" w:rsidRDefault="006E4140">
      <w:r>
        <w:t>Yes, the local animals and plants have been returning. World Celebration, World Discovery, World Nature, and World Showcase has been rebooting. This results from your perseverance. What is true for the perseverance of my dearest daughters is also true for you, my fellow EPCOT representatives.</w:t>
      </w:r>
    </w:p>
    <w:p w14:paraId="01E631FE" w14:textId="77777777" w:rsidR="00162074" w:rsidRDefault="006E4140">
      <w:pPr>
        <w:pStyle w:val="Character"/>
      </w:pPr>
      <w:r>
        <w:t>Vanellope von Schweetz</w:t>
      </w:r>
    </w:p>
    <w:p w14:paraId="77187DA4" w14:textId="6B246FD5" w:rsidR="00162074" w:rsidRDefault="006E4140">
      <w:r>
        <w:t xml:space="preserve">You had to face great challenges on your Magic Journey. Like all of us, you were living with great uncertainty through the pandemics, wars and trade wars, economic and political crises, droughts, earthquakes, </w:t>
      </w:r>
      <w:r w:rsidR="003B578E">
        <w:t>bores</w:t>
      </w:r>
      <w:r>
        <w:t xml:space="preserve"> and floods. </w:t>
      </w:r>
      <w:r>
        <w:lastRenderedPageBreak/>
        <w:t>You did not know when you could prevent them again. You did not know whether you could return to your powerful homelands tomorrow. You did not know if your teammates would be with you for the next competition. You did not even know if this competition would take place at all.</w:t>
      </w:r>
    </w:p>
    <w:p w14:paraId="0198E868" w14:textId="77777777" w:rsidR="00162074" w:rsidRDefault="006E4140">
      <w:pPr>
        <w:pStyle w:val="Character"/>
      </w:pPr>
      <w:r>
        <w:t>Adela Chan Sr</w:t>
      </w:r>
    </w:p>
    <w:p w14:paraId="62189082" w14:textId="77777777" w:rsidR="00162074" w:rsidRDefault="006E4140">
      <w:r>
        <w:t>However, you struggled, you persevered, you never gave up, and today you are making your Magic dreams come true. You are true Explorers, Perceivers, Creators, Organizers, and Teachers, inspiring us to persist like you, and for you, to make this moment possible.</w:t>
      </w:r>
    </w:p>
    <w:p w14:paraId="636CA3F1" w14:textId="77777777" w:rsidR="00162074" w:rsidRDefault="006E4140">
      <w:pPr>
        <w:pStyle w:val="Effects"/>
      </w:pPr>
      <w:r>
        <w:t>People yell, “Dream It Possible!” A firework rises from Nordics Pavilion.</w:t>
      </w:r>
    </w:p>
    <w:p w14:paraId="59DA3C40" w14:textId="77777777" w:rsidR="00162074" w:rsidRDefault="006E4140">
      <w:pPr>
        <w:pStyle w:val="Heading2"/>
      </w:pPr>
      <w:bookmarkStart w:id="127" w:name="_Toc83995247"/>
      <w:r>
        <w:t>Scene II</w:t>
      </w:r>
      <w:bookmarkEnd w:id="127"/>
    </w:p>
    <w:p w14:paraId="24464C14" w14:textId="77777777" w:rsidR="00162074" w:rsidRDefault="006E4140">
      <w:pPr>
        <w:pStyle w:val="Effects"/>
      </w:pPr>
      <w:r>
        <w:t>INTERIOR — Nordics Pavilion, where Elsa and Anna are watching the EPCOT 50</w:t>
      </w:r>
      <w:r>
        <w:rPr>
          <w:vertAlign w:val="superscript"/>
        </w:rPr>
        <w:t>th</w:t>
      </w:r>
      <w:r>
        <w:t xml:space="preserve"> Anniversary online.</w:t>
      </w:r>
    </w:p>
    <w:p w14:paraId="37E1532A" w14:textId="77777777" w:rsidR="00162074" w:rsidRDefault="006E4140">
      <w:pPr>
        <w:pStyle w:val="Character"/>
      </w:pPr>
      <w:r>
        <w:t>(Adela Chan Sr)</w:t>
      </w:r>
    </w:p>
    <w:p w14:paraId="5A403910" w14:textId="338149C7" w:rsidR="00162074" w:rsidRDefault="006E4140">
      <w:r>
        <w:t>This made all of us a true community – the Experimental Prototype Community of Tomorrow!</w:t>
      </w:r>
      <w:r w:rsidR="00B64157">
        <w:t xml:space="preserve"> The lesson we’ve learned is </w:t>
      </w:r>
      <w:r w:rsidR="00B64157">
        <w:rPr>
          <w:rFonts w:hint="eastAsia"/>
        </w:rPr>
        <w:t>that</w:t>
      </w:r>
      <w:r w:rsidR="00B64157">
        <w:t xml:space="preserve"> w</w:t>
      </w:r>
      <w:r w:rsidR="00B64157" w:rsidRPr="00A935E6">
        <w:t xml:space="preserve">ithout </w:t>
      </w:r>
      <w:r w:rsidR="00B64157">
        <w:t>perseverance, solidarity, or resilience</w:t>
      </w:r>
      <w:r w:rsidR="00B64157" w:rsidRPr="00A935E6">
        <w:t>, there is no peace.</w:t>
      </w:r>
    </w:p>
    <w:p w14:paraId="6CDA0D9A" w14:textId="77777777" w:rsidR="00162074" w:rsidRDefault="006E4140">
      <w:pPr>
        <w:pStyle w:val="Character"/>
      </w:pPr>
      <w:r>
        <w:t>Elsa</w:t>
      </w:r>
    </w:p>
    <w:p w14:paraId="0448B147" w14:textId="58E052D3" w:rsidR="00162074" w:rsidRDefault="00277287">
      <w:r>
        <w:t xml:space="preserve">The </w:t>
      </w:r>
      <w:r w:rsidR="00ED4FCF">
        <w:t>winter</w:t>
      </w:r>
      <w:r>
        <w:t xml:space="preserve"> will never bother </w:t>
      </w:r>
      <w:r w:rsidR="00ED4FCF">
        <w:t>us</w:t>
      </w:r>
      <w:r>
        <w:t xml:space="preserve"> anyway</w:t>
      </w:r>
      <w:r w:rsidR="00C33535">
        <w:t>!</w:t>
      </w:r>
    </w:p>
    <w:p w14:paraId="73C5ACA8" w14:textId="77777777" w:rsidR="00162074" w:rsidRDefault="006E4140">
      <w:pPr>
        <w:pStyle w:val="Character"/>
      </w:pPr>
      <w:r>
        <w:t>Anna</w:t>
      </w:r>
    </w:p>
    <w:p w14:paraId="017DAE42" w14:textId="77777777" w:rsidR="00162074" w:rsidRDefault="006E4140">
      <w:r>
        <w:t xml:space="preserve">Nothing is blocking my way, for the first time in forever! </w:t>
      </w:r>
      <w:r>
        <w:rPr>
          <w:i/>
          <w:iCs/>
        </w:rPr>
        <w:t>(Scurries out the pavilion)</w:t>
      </w:r>
    </w:p>
    <w:p w14:paraId="4D92CBF4" w14:textId="78BA1D00" w:rsidR="00162074" w:rsidRDefault="006E4140">
      <w:pPr>
        <w:pStyle w:val="Effects"/>
      </w:pPr>
      <w:r>
        <w:t xml:space="preserve">Camera following, Elsa also scurries out the Pavilion, </w:t>
      </w:r>
      <w:r w:rsidR="003E0574">
        <w:t xml:space="preserve">into the </w:t>
      </w:r>
      <w:r w:rsidR="00000AD7">
        <w:t>attendants surrounding the World Showcase Lagoon.</w:t>
      </w:r>
    </w:p>
    <w:p w14:paraId="13A72F67" w14:textId="77777777" w:rsidR="00162074" w:rsidRDefault="006E4140">
      <w:pPr>
        <w:pStyle w:val="Heading2"/>
      </w:pPr>
      <w:bookmarkStart w:id="128" w:name="_Toc83995248"/>
      <w:r>
        <w:t>Scene III</w:t>
      </w:r>
      <w:bookmarkEnd w:id="128"/>
    </w:p>
    <w:p w14:paraId="0FD2469B" w14:textId="77777777" w:rsidR="00162074" w:rsidRDefault="006E4140">
      <w:pPr>
        <w:pStyle w:val="Effects"/>
      </w:pPr>
      <w:r>
        <w:t>EXTERIOR — World Celebration Plaza viewed from Adela Chan Jr and Angela Chan atop the three-level Festival Area.</w:t>
      </w:r>
    </w:p>
    <w:p w14:paraId="10EB6707" w14:textId="77777777" w:rsidR="00162074" w:rsidRDefault="006E4140">
      <w:pPr>
        <w:pStyle w:val="Character"/>
      </w:pPr>
      <w:r>
        <w:t>Adela Chan Sr</w:t>
      </w:r>
    </w:p>
    <w:p w14:paraId="31DC2C4B" w14:textId="77777777" w:rsidR="00162074" w:rsidRDefault="006E4140">
      <w:r>
        <w:t>In this EPCOT spirit of solidarity, resilience and peace, we welcome the Refugee Team, who has landed in EPCOT World Showcase Lagoon through helicopters.</w:t>
      </w:r>
    </w:p>
    <w:p w14:paraId="669C0E4A" w14:textId="77777777" w:rsidR="00162074" w:rsidRDefault="006E4140">
      <w:pPr>
        <w:pStyle w:val="Character"/>
      </w:pPr>
      <w:r>
        <w:t>Vanellope von Schweetz</w:t>
      </w:r>
    </w:p>
    <w:p w14:paraId="0BDD0CF2" w14:textId="77777777" w:rsidR="00162074" w:rsidRDefault="006E4140">
      <w:pPr>
        <w:rPr>
          <w:i/>
          <w:iCs/>
        </w:rPr>
      </w:pPr>
      <w:r>
        <w:t xml:space="preserve">Dear refugee residents. </w:t>
      </w:r>
      <w:r>
        <w:rPr>
          <w:i/>
          <w:iCs/>
        </w:rPr>
        <w:t>(Shakes hand with Adela Chan Sr)</w:t>
      </w:r>
    </w:p>
    <w:p w14:paraId="3A464E25" w14:textId="324A5649" w:rsidR="00162074" w:rsidRDefault="006E4140">
      <w:pPr>
        <w:pStyle w:val="Character"/>
      </w:pPr>
      <w:r>
        <w:t xml:space="preserve">Adela Chan </w:t>
      </w:r>
      <w:r w:rsidR="00D1321F">
        <w:t>S</w:t>
      </w:r>
      <w:r>
        <w:t>r</w:t>
      </w:r>
    </w:p>
    <w:p w14:paraId="3630BE0E" w14:textId="77777777" w:rsidR="00162074" w:rsidRDefault="006E4140">
      <w:r>
        <w:t xml:space="preserve">With your talent and human spirit, you are demonstrating what an enrichment refugees are for society. Having to flee from your homes due to violence, hunger or just your dissimilarities, today, you are much more than welcomed </w:t>
      </w:r>
      <w:r>
        <w:lastRenderedPageBreak/>
        <w:t>with our open arms and a peaceful home. Welcome to our Experimental Prototype Community of Tomorrow, where we are all equal, despite gender, race and ethnicity. We all respect the same rules.</w:t>
      </w:r>
    </w:p>
    <w:p w14:paraId="06F7E60C" w14:textId="77777777" w:rsidR="00162074" w:rsidRDefault="006E4140">
      <w:r>
        <w:t>The EPCOT Experience makes all of us very humble because we feel that we are part of something bigger than ourselves. We are part of an event that unites the world. United in all our diversity, we become bigger than the sum of our parts. We are always stronger together.</w:t>
      </w:r>
    </w:p>
    <w:p w14:paraId="6F410E5B" w14:textId="77777777" w:rsidR="00162074" w:rsidRDefault="006E4140">
      <w:r>
        <w:t>Therefore, we are so grateful to you, the immigrants, for your commitment to these EPCOT values of solidarity, anti-discrimination, anti-drugging, inclusion and equality in your new Epcot oath, that we are to…</w:t>
      </w:r>
    </w:p>
    <w:p w14:paraId="2DD0BB83" w14:textId="79F71312" w:rsidR="00162074" w:rsidRDefault="006E4140">
      <w:pPr>
        <w:pStyle w:val="Effects"/>
      </w:pPr>
      <w:r>
        <w:t xml:space="preserve">Zoom in, to Vanellope von Schweetz and </w:t>
      </w:r>
      <w:r w:rsidR="003B578E">
        <w:t>the</w:t>
      </w:r>
      <w:r>
        <w:t xml:space="preserve"> twelve princesses.</w:t>
      </w:r>
    </w:p>
    <w:p w14:paraId="3BB64D35" w14:textId="77777777" w:rsidR="00162074" w:rsidRPr="002D1632" w:rsidRDefault="006E4140">
      <w:pPr>
        <w:pStyle w:val="Character"/>
        <w:suppressLineNumbers w:val="0"/>
      </w:pPr>
      <w:r w:rsidRPr="002D1632">
        <w:t>Vanellope von Schweetz</w:t>
      </w:r>
    </w:p>
    <w:p w14:paraId="5BBCC212" w14:textId="77777777" w:rsidR="00162074" w:rsidRDefault="006E4140">
      <w:r>
        <w:t>Dream big, Princesses!</w:t>
      </w:r>
    </w:p>
    <w:p w14:paraId="736E01E1" w14:textId="77777777" w:rsidR="00162074" w:rsidRDefault="006E4140">
      <w:pPr>
        <w:pStyle w:val="Character"/>
        <w:suppressLineNumbers w:val="0"/>
      </w:pPr>
      <w:r>
        <w:t>Snow White</w:t>
      </w:r>
    </w:p>
    <w:p w14:paraId="5E4B10AB" w14:textId="77777777" w:rsidR="00162074" w:rsidRDefault="006E4140">
      <w:r>
        <w:t>BE A FRIEND TO ALL!</w:t>
      </w:r>
    </w:p>
    <w:p w14:paraId="00CB5AC0" w14:textId="77777777" w:rsidR="00162074" w:rsidRDefault="006E4140">
      <w:pPr>
        <w:pStyle w:val="Character"/>
        <w:suppressLineNumbers w:val="0"/>
      </w:pPr>
      <w:r>
        <w:t>Cinderella</w:t>
      </w:r>
    </w:p>
    <w:p w14:paraId="14651713" w14:textId="77777777" w:rsidR="00162074" w:rsidRDefault="006E4140">
      <w:r>
        <w:t>NEVER GIVE UP!</w:t>
      </w:r>
    </w:p>
    <w:p w14:paraId="0532E489" w14:textId="77777777" w:rsidR="00162074" w:rsidRDefault="006E4140">
      <w:pPr>
        <w:pStyle w:val="Character"/>
        <w:suppressLineNumbers w:val="0"/>
      </w:pPr>
      <w:r>
        <w:t>Aurora</w:t>
      </w:r>
    </w:p>
    <w:p w14:paraId="0C761654" w14:textId="77777777" w:rsidR="00162074" w:rsidRDefault="006E4140">
      <w:r>
        <w:t>ALWAYS WONDER!</w:t>
      </w:r>
    </w:p>
    <w:p w14:paraId="29435957" w14:textId="77777777" w:rsidR="00162074" w:rsidRDefault="006E4140">
      <w:pPr>
        <w:pStyle w:val="Character"/>
        <w:suppressLineNumbers w:val="0"/>
      </w:pPr>
      <w:r>
        <w:t>Ariel</w:t>
      </w:r>
    </w:p>
    <w:p w14:paraId="17C71F02" w14:textId="77777777" w:rsidR="00162074" w:rsidRDefault="006E4140">
      <w:r>
        <w:t>EXPLORE NEW WORLDS!</w:t>
      </w:r>
    </w:p>
    <w:p w14:paraId="4CFD5AFE" w14:textId="77777777" w:rsidR="00162074" w:rsidRDefault="006E4140">
      <w:pPr>
        <w:pStyle w:val="Character"/>
        <w:suppressLineNumbers w:val="0"/>
      </w:pPr>
      <w:r>
        <w:t>Belle</w:t>
      </w:r>
    </w:p>
    <w:p w14:paraId="2E989A81" w14:textId="77777777" w:rsidR="00162074" w:rsidRDefault="006E4140">
      <w:r>
        <w:t>DON’T JUDGE A BOOK BY ITS COVER!</w:t>
      </w:r>
    </w:p>
    <w:p w14:paraId="2F6C08F4" w14:textId="77777777" w:rsidR="00162074" w:rsidRDefault="006E4140">
      <w:pPr>
        <w:pStyle w:val="Character"/>
        <w:suppressLineNumbers w:val="0"/>
      </w:pPr>
      <w:r>
        <w:t>Jasmine</w:t>
      </w:r>
    </w:p>
    <w:p w14:paraId="5EA0340F" w14:textId="77777777" w:rsidR="00162074" w:rsidRDefault="006E4140">
      <w:r>
        <w:t>SEE THE GOOD IN OTHERS!</w:t>
      </w:r>
    </w:p>
    <w:p w14:paraId="42F9FEDD" w14:textId="77777777" w:rsidR="00162074" w:rsidRDefault="006E4140">
      <w:pPr>
        <w:pStyle w:val="Character"/>
        <w:suppressLineNumbers w:val="0"/>
      </w:pPr>
      <w:r>
        <w:t>Pocahontas</w:t>
      </w:r>
    </w:p>
    <w:p w14:paraId="0BB32ED8" w14:textId="77777777" w:rsidR="00162074" w:rsidRDefault="006E4140">
      <w:r>
        <w:t>RESPECT THE EARTH!</w:t>
      </w:r>
    </w:p>
    <w:p w14:paraId="7418BDAD" w14:textId="77777777" w:rsidR="00162074" w:rsidRDefault="006E4140">
      <w:pPr>
        <w:pStyle w:val="Character"/>
        <w:suppressLineNumbers w:val="0"/>
      </w:pPr>
      <w:r>
        <w:t>Mulan</w:t>
      </w:r>
    </w:p>
    <w:p w14:paraId="7431924D" w14:textId="77777777" w:rsidR="00162074" w:rsidRDefault="006E4140">
      <w:r>
        <w:t>FIND YOUR INNER WARRIOR!</w:t>
      </w:r>
    </w:p>
    <w:p w14:paraId="2CC688F0" w14:textId="77777777" w:rsidR="00162074" w:rsidRDefault="006E4140">
      <w:pPr>
        <w:pStyle w:val="Character"/>
        <w:suppressLineNumbers w:val="0"/>
      </w:pPr>
      <w:r>
        <w:t>Tiana</w:t>
      </w:r>
    </w:p>
    <w:p w14:paraId="5780277E" w14:textId="77777777" w:rsidR="00162074" w:rsidRDefault="006E4140">
      <w:r>
        <w:t>MAKE A DREAM REAL!</w:t>
      </w:r>
    </w:p>
    <w:p w14:paraId="6A77F17A" w14:textId="77777777" w:rsidR="00162074" w:rsidRDefault="006E4140">
      <w:pPr>
        <w:pStyle w:val="Character"/>
        <w:suppressLineNumbers w:val="0"/>
      </w:pPr>
      <w:r>
        <w:t>Rapunzel</w:t>
      </w:r>
    </w:p>
    <w:p w14:paraId="1677B3F5" w14:textId="77777777" w:rsidR="00162074" w:rsidRDefault="006E4140">
      <w:r>
        <w:t>JUMP INTO NEW ADVENTURES!</w:t>
      </w:r>
    </w:p>
    <w:p w14:paraId="093F814B" w14:textId="77777777" w:rsidR="00162074" w:rsidRDefault="006E4140">
      <w:pPr>
        <w:pStyle w:val="Character"/>
        <w:suppressLineNumbers w:val="0"/>
      </w:pPr>
      <w:r>
        <w:t>Merida</w:t>
      </w:r>
    </w:p>
    <w:p w14:paraId="644FD211" w14:textId="77777777" w:rsidR="00162074" w:rsidRDefault="006E4140">
      <w:r>
        <w:t>BE BRAVE!</w:t>
      </w:r>
    </w:p>
    <w:p w14:paraId="653ABC60" w14:textId="77777777" w:rsidR="00162074" w:rsidRDefault="006E4140">
      <w:pPr>
        <w:pStyle w:val="Character"/>
        <w:suppressLineNumbers w:val="0"/>
      </w:pPr>
      <w:r>
        <w:t>Moana</w:t>
      </w:r>
    </w:p>
    <w:p w14:paraId="1959A5CA" w14:textId="77777777" w:rsidR="00162074" w:rsidRDefault="006E4140">
      <w:r>
        <w:t>FIND YOUR OWN WAY!</w:t>
      </w:r>
    </w:p>
    <w:p w14:paraId="1F39F3FA" w14:textId="5D29520F" w:rsidR="00162074" w:rsidRDefault="002667C4">
      <w:pPr>
        <w:pStyle w:val="Effects"/>
      </w:pPr>
      <w:r>
        <w:t xml:space="preserve">Doves set flying, </w:t>
      </w:r>
      <w:r w:rsidR="006E4140">
        <w:t xml:space="preserve">Vanellope von Schweetz and the twelve princesses started their parade, leading 50 of the refugee dwellers, seventeen dressed in white and 33 </w:t>
      </w:r>
      <w:r w:rsidR="006E4140">
        <w:lastRenderedPageBreak/>
        <w:t>dressed in red. The International Song starts with prelude.</w:t>
      </w:r>
    </w:p>
    <w:p w14:paraId="0D517D23" w14:textId="77777777" w:rsidR="00162074" w:rsidRDefault="006E4140">
      <w:pPr>
        <w:pStyle w:val="Heading2"/>
      </w:pPr>
      <w:bookmarkStart w:id="129" w:name="_Toc83995249"/>
      <w:r>
        <w:t>Scene IV</w:t>
      </w:r>
      <w:bookmarkEnd w:id="129"/>
    </w:p>
    <w:p w14:paraId="23810A41" w14:textId="22BFE6A6" w:rsidR="00037C7F" w:rsidRDefault="00333016" w:rsidP="00037C7F">
      <w:pPr>
        <w:pStyle w:val="Effects"/>
      </w:pPr>
      <w:r>
        <w:t>EXTERIOR —</w:t>
      </w:r>
      <w:r w:rsidR="00AF0E70">
        <w:t xml:space="preserve">the </w:t>
      </w:r>
      <w:r w:rsidR="00D663B8">
        <w:t>P</w:t>
      </w:r>
      <w:r w:rsidR="00644D32">
        <w:t>laza</w:t>
      </w:r>
      <w:r w:rsidR="00AF0E70">
        <w:t xml:space="preserve"> level of Festival Area</w:t>
      </w:r>
      <w:r>
        <w:t xml:space="preserve">. </w:t>
      </w:r>
      <w:r w:rsidR="006E4140">
        <w:t>Adela Chan Jr, Angela Chan</w:t>
      </w:r>
      <w:r w:rsidR="007C4015">
        <w:t xml:space="preserve"> and </w:t>
      </w:r>
      <w:r w:rsidR="00FE5144">
        <w:t>six</w:t>
      </w:r>
      <w:r w:rsidR="007C4015">
        <w:t xml:space="preserve"> </w:t>
      </w:r>
      <w:r w:rsidR="00B46EE5">
        <w:t>other refugee dwellers</w:t>
      </w:r>
      <w:r w:rsidR="007C4015">
        <w:t xml:space="preserve"> </w:t>
      </w:r>
      <w:r w:rsidR="006E4140">
        <w:t xml:space="preserve">convoying the </w:t>
      </w:r>
      <w:r w:rsidR="004B61E5">
        <w:t>United Nation</w:t>
      </w:r>
      <w:r w:rsidR="006E4140">
        <w:t xml:space="preserve"> Flag</w:t>
      </w:r>
      <w:r w:rsidR="00F22F93">
        <w:t xml:space="preserve"> and the EPCOT Flag</w:t>
      </w:r>
      <w:r w:rsidR="008B4508">
        <w:t xml:space="preserve">, singing </w:t>
      </w:r>
      <w:r w:rsidR="007D36E3">
        <w:t>the</w:t>
      </w:r>
      <w:r w:rsidR="008B4508">
        <w:t xml:space="preserve"> International Song</w:t>
      </w:r>
      <w:r w:rsidR="00E06DCF">
        <w:t>.</w:t>
      </w:r>
    </w:p>
    <w:p w14:paraId="2873290B" w14:textId="0C266DB6" w:rsidR="00037C7F" w:rsidRDefault="00037C7F" w:rsidP="00037C7F">
      <w:pPr>
        <w:pStyle w:val="Character"/>
      </w:pPr>
      <w:r>
        <w:t>Adela Chan Jr</w:t>
      </w:r>
    </w:p>
    <w:p w14:paraId="1B751F82" w14:textId="601B1B45" w:rsidR="0044698B" w:rsidRDefault="0044698B" w:rsidP="0044698B">
      <w:r>
        <w:t>Arise! ye starvelings, from your slumbers</w:t>
      </w:r>
      <w:r w:rsidR="00D36333">
        <w:t>!</w:t>
      </w:r>
    </w:p>
    <w:p w14:paraId="671FBA0F" w14:textId="05C1819B" w:rsidR="0044698B" w:rsidRDefault="0044698B" w:rsidP="0044698B">
      <w:r>
        <w:t>Arise! ye prisoners of want</w:t>
      </w:r>
      <w:r w:rsidR="00D36333">
        <w:t>!</w:t>
      </w:r>
    </w:p>
    <w:p w14:paraId="57EC82E6" w14:textId="6B95CB3B" w:rsidR="0044698B" w:rsidRDefault="0044698B" w:rsidP="0044698B">
      <w:r>
        <w:t>For reason in revolt now thunders</w:t>
      </w:r>
      <w:r w:rsidR="00D36333">
        <w:t>,</w:t>
      </w:r>
    </w:p>
    <w:p w14:paraId="24B0AB59" w14:textId="6479B1FA" w:rsidR="0044698B" w:rsidRDefault="00D36333" w:rsidP="0044698B">
      <w:r>
        <w:t>Are b</w:t>
      </w:r>
      <w:r w:rsidR="00DF7D0A">
        <w:t>o</w:t>
      </w:r>
      <w:r>
        <w:t>und to end</w:t>
      </w:r>
      <w:r w:rsidR="0044698B">
        <w:t xml:space="preserve"> </w:t>
      </w:r>
      <w:r w:rsidR="0062250B">
        <w:t>the</w:t>
      </w:r>
      <w:r w:rsidR="0044698B">
        <w:t xml:space="preserve"> age of cant.</w:t>
      </w:r>
    </w:p>
    <w:p w14:paraId="24CF4925" w14:textId="0B9A2E6C" w:rsidR="0044698B" w:rsidRDefault="0044698B" w:rsidP="0044698B">
      <w:r>
        <w:t>Away with all your superstitions</w:t>
      </w:r>
      <w:r w:rsidR="009D1BFA">
        <w:t>,</w:t>
      </w:r>
    </w:p>
    <w:p w14:paraId="121361B6" w14:textId="77777777" w:rsidR="0044698B" w:rsidRDefault="0044698B" w:rsidP="0044698B">
      <w:r>
        <w:t>Servile masses, arise! arise!</w:t>
      </w:r>
    </w:p>
    <w:p w14:paraId="47A9A8EC" w14:textId="3635D3A9" w:rsidR="0044698B" w:rsidRDefault="0044698B" w:rsidP="0044698B">
      <w:r>
        <w:t>We’ll change henceforth the old tradition</w:t>
      </w:r>
      <w:r w:rsidR="00092BB0">
        <w:t>s</w:t>
      </w:r>
      <w:r w:rsidR="009D1BFA">
        <w:t>,</w:t>
      </w:r>
    </w:p>
    <w:p w14:paraId="16DF55CA" w14:textId="0C983EB0" w:rsidR="007D36E3" w:rsidRDefault="0044698B" w:rsidP="0044698B">
      <w:r>
        <w:t>And spurn the dust to win the prize.</w:t>
      </w:r>
    </w:p>
    <w:p w14:paraId="3BDF5641" w14:textId="5E9B5A94" w:rsidR="00037C7F" w:rsidRDefault="00037C7F" w:rsidP="007D36E3">
      <w:pPr>
        <w:pStyle w:val="Character"/>
      </w:pPr>
      <w:r>
        <w:t>(Vanellope von Schweetz, Princesses, Dwellers) (Sing)</w:t>
      </w:r>
    </w:p>
    <w:p w14:paraId="01FCD382" w14:textId="3535AD0C" w:rsidR="00037C7F" w:rsidRDefault="00037C7F" w:rsidP="00037C7F">
      <w:r>
        <w:t xml:space="preserve">So come brothers and sisters, for the </w:t>
      </w:r>
      <w:r w:rsidR="003F12A4">
        <w:t>fight</w:t>
      </w:r>
      <w:r>
        <w:t xml:space="preserve"> carries on!</w:t>
      </w:r>
    </w:p>
    <w:p w14:paraId="5B4AD82C" w14:textId="77777777" w:rsidR="00037C7F" w:rsidRDefault="00037C7F" w:rsidP="00037C7F">
      <w:r>
        <w:t>The International, unites the world in song.</w:t>
      </w:r>
    </w:p>
    <w:p w14:paraId="615407CC" w14:textId="77777777" w:rsidR="00037C7F" w:rsidRDefault="00037C7F" w:rsidP="00037C7F">
      <w:r>
        <w:t>So, our comrades, come rally, for ‘tis the time and place!</w:t>
      </w:r>
    </w:p>
    <w:p w14:paraId="4E14F243" w14:textId="0E742B2C" w:rsidR="00037C7F" w:rsidRDefault="00037C7F" w:rsidP="00037C7F">
      <w:r>
        <w:t>The international ideal, unites our human race.</w:t>
      </w:r>
    </w:p>
    <w:p w14:paraId="19A8FDDF" w14:textId="2A78AE17" w:rsidR="00AC407F" w:rsidRDefault="00FF3AFE" w:rsidP="00FF3AFE">
      <w:pPr>
        <w:pStyle w:val="Effects"/>
      </w:pPr>
      <w:r>
        <w:t xml:space="preserve">Then starts the </w:t>
      </w:r>
      <w:r w:rsidRPr="00492960">
        <w:rPr>
          <w:i/>
          <w:iCs/>
        </w:rPr>
        <w:t>United Nations on the March</w:t>
      </w:r>
      <w:r>
        <w:t>.</w:t>
      </w:r>
    </w:p>
    <w:p w14:paraId="14484846" w14:textId="394BA553" w:rsidR="00C90592" w:rsidRPr="00C90592" w:rsidRDefault="00037C7F" w:rsidP="00C90592">
      <w:pPr>
        <w:pStyle w:val="Character"/>
      </w:pPr>
      <w:r>
        <w:t>Angela Chan</w:t>
      </w:r>
    </w:p>
    <w:p w14:paraId="4DF66D33" w14:textId="77777777" w:rsidR="0034136D" w:rsidRDefault="0034136D" w:rsidP="0034136D">
      <w:r>
        <w:t>No more deluded by reaction,</w:t>
      </w:r>
    </w:p>
    <w:p w14:paraId="01C824C8" w14:textId="77777777" w:rsidR="0034136D" w:rsidRDefault="0034136D" w:rsidP="0034136D">
      <w:r>
        <w:t>On tyrants only we'll make war!</w:t>
      </w:r>
    </w:p>
    <w:p w14:paraId="7637CBAB" w14:textId="77777777" w:rsidR="0034136D" w:rsidRDefault="0034136D" w:rsidP="0034136D">
      <w:r>
        <w:t>The soldiers too will take strike action,</w:t>
      </w:r>
    </w:p>
    <w:p w14:paraId="558D561C" w14:textId="77777777" w:rsidR="0034136D" w:rsidRDefault="0034136D" w:rsidP="0034136D">
      <w:r>
        <w:t>They'll break ranks and fight no more!</w:t>
      </w:r>
    </w:p>
    <w:p w14:paraId="2A2D4BD0" w14:textId="77777777" w:rsidR="0034136D" w:rsidRDefault="0034136D" w:rsidP="0034136D">
      <w:r>
        <w:t>And if those cannibals keep trying,</w:t>
      </w:r>
    </w:p>
    <w:p w14:paraId="26C223A9" w14:textId="77777777" w:rsidR="0034136D" w:rsidRDefault="0034136D" w:rsidP="0034136D">
      <w:r>
        <w:t>To sacrifice us to their pride,</w:t>
      </w:r>
    </w:p>
    <w:p w14:paraId="00DECD9C" w14:textId="77777777" w:rsidR="0034136D" w:rsidRDefault="0034136D" w:rsidP="0034136D">
      <w:r>
        <w:t>They soon shall hear the bullets flying,</w:t>
      </w:r>
    </w:p>
    <w:p w14:paraId="210CD7F1" w14:textId="53F05E57" w:rsidR="00807B1E" w:rsidRDefault="0034136D" w:rsidP="0034136D">
      <w:r>
        <w:t>We'll shoot the generals on our side.</w:t>
      </w:r>
    </w:p>
    <w:p w14:paraId="17EFF30E" w14:textId="08EEC226" w:rsidR="00037C7F" w:rsidRDefault="00037C7F" w:rsidP="00FB7568">
      <w:pPr>
        <w:pStyle w:val="Character"/>
      </w:pPr>
      <w:r>
        <w:t>(Vanellope von Schweetz, Princesses, Dwellers) (Sing)</w:t>
      </w:r>
    </w:p>
    <w:p w14:paraId="68D821F2" w14:textId="77777777" w:rsidR="0034136D" w:rsidRDefault="0034136D" w:rsidP="0034136D">
      <w:r>
        <w:t>So come brothers and sisters, for the fight carries on!</w:t>
      </w:r>
    </w:p>
    <w:p w14:paraId="469B313B" w14:textId="77777777" w:rsidR="0034136D" w:rsidRDefault="0034136D" w:rsidP="0034136D">
      <w:r>
        <w:t>The International, unites the world in song.</w:t>
      </w:r>
    </w:p>
    <w:p w14:paraId="4ABC88FD" w14:textId="77777777" w:rsidR="0034136D" w:rsidRDefault="0034136D" w:rsidP="0034136D">
      <w:r>
        <w:t>So, our comrades, come rally, for ‘tis the time and place!</w:t>
      </w:r>
    </w:p>
    <w:p w14:paraId="3DE0229C" w14:textId="77777777" w:rsidR="0034136D" w:rsidRDefault="0034136D" w:rsidP="0034136D">
      <w:r>
        <w:t>The international ideal, unites our human race.</w:t>
      </w:r>
    </w:p>
    <w:p w14:paraId="17ED9308" w14:textId="1776CA3E" w:rsidR="00E43149" w:rsidRDefault="00DF3654" w:rsidP="00037C7F">
      <w:pPr>
        <w:pStyle w:val="Effects"/>
      </w:pPr>
      <w:r>
        <w:t>Cut to Adela Chan Sr</w:t>
      </w:r>
      <w:r w:rsidR="00DE20CF">
        <w:t xml:space="preserve"> continuing the speech</w:t>
      </w:r>
      <w:r w:rsidR="000E07A8">
        <w:t>.</w:t>
      </w:r>
      <w:r w:rsidR="0000086E">
        <w:t xml:space="preserve"> The song continues in </w:t>
      </w:r>
      <w:r w:rsidR="00A84C89">
        <w:t>background</w:t>
      </w:r>
      <w:r w:rsidR="0000086E">
        <w:t>.</w:t>
      </w:r>
    </w:p>
    <w:p w14:paraId="0C0A0A6A" w14:textId="64FB8F30" w:rsidR="00587A3F" w:rsidRDefault="00437E9F" w:rsidP="00644D32">
      <w:pPr>
        <w:pStyle w:val="Character"/>
      </w:pPr>
      <w:r>
        <w:t>Adela Chan Sr</w:t>
      </w:r>
    </w:p>
    <w:p w14:paraId="0868200F" w14:textId="503BC4F4" w:rsidR="00B96E56" w:rsidRDefault="00FD654B" w:rsidP="00AF11B1">
      <w:r>
        <w:t>FASTER, HIGHER, STRONGER – TOGETHER!</w:t>
      </w:r>
      <w:r w:rsidR="00B96E56">
        <w:t xml:space="preserve"> this is the light at the end of the dark tunnel. The catastrophe forced us to be apart, to keep our distance from </w:t>
      </w:r>
      <w:r w:rsidR="00B96E56">
        <w:lastRenderedPageBreak/>
        <w:t>each other</w:t>
      </w:r>
      <w:r w:rsidR="00B71CC8">
        <w:t>, and t</w:t>
      </w:r>
      <w:r w:rsidR="00B96E56">
        <w:t xml:space="preserve">o stay away even from our loved ones. This separation </w:t>
      </w:r>
      <w:r w:rsidR="00B71CC8">
        <w:t>darkened this tunnel</w:t>
      </w:r>
      <w:r w:rsidR="00B96E56">
        <w:t xml:space="preserve">. But today, wherever in the world you </w:t>
      </w:r>
      <w:r w:rsidR="00684AFC">
        <w:t>were</w:t>
      </w:r>
      <w:r w:rsidR="00B96E56">
        <w:t xml:space="preserve">, we are united in sharing this moment together. The </w:t>
      </w:r>
      <w:r w:rsidR="00684AFC">
        <w:t>Spaceship Earth, Imagination and Odyssey Events</w:t>
      </w:r>
      <w:r w:rsidR="00B96E56">
        <w:t xml:space="preserve"> make this light shine brighter for all of us.</w:t>
      </w:r>
    </w:p>
    <w:p w14:paraId="5DE044B0" w14:textId="2A5D0833" w:rsidR="00B96E56" w:rsidRDefault="00B96E56" w:rsidP="00B96E56">
      <w:r>
        <w:t xml:space="preserve">I humbly </w:t>
      </w:r>
      <w:r w:rsidR="00096B60">
        <w:t xml:space="preserve">but honorably </w:t>
      </w:r>
      <w:r>
        <w:t xml:space="preserve">request </w:t>
      </w:r>
      <w:r w:rsidR="00AF11B1">
        <w:t>their</w:t>
      </w:r>
      <w:r>
        <w:t xml:space="preserve"> Majest</w:t>
      </w:r>
      <w:r w:rsidR="00AF11B1">
        <w:t>ies</w:t>
      </w:r>
      <w:r>
        <w:t xml:space="preserve"> </w:t>
      </w:r>
      <w:r w:rsidR="00096B60">
        <w:t>Highnesses</w:t>
      </w:r>
      <w:r>
        <w:t xml:space="preserve"> </w:t>
      </w:r>
      <w:r w:rsidR="00096B60">
        <w:t xml:space="preserve">and Excellencies </w:t>
      </w:r>
      <w:r>
        <w:t xml:space="preserve">to declare open the </w:t>
      </w:r>
      <w:r w:rsidR="00096B60">
        <w:t>Experimental Prototype Community of Tomorrow</w:t>
      </w:r>
      <w:r>
        <w:t>.</w:t>
      </w:r>
    </w:p>
    <w:p w14:paraId="4E104326" w14:textId="5910A290" w:rsidR="006875FF" w:rsidRDefault="006875FF" w:rsidP="006875FF">
      <w:pPr>
        <w:pStyle w:val="Effects"/>
      </w:pPr>
      <w:r>
        <w:t>Applause</w:t>
      </w:r>
      <w:r w:rsidR="00E235ED">
        <w:t>, lasting until Scene VI</w:t>
      </w:r>
      <w:r>
        <w:t>.</w:t>
      </w:r>
    </w:p>
    <w:p w14:paraId="34E0C583" w14:textId="49D98DE5" w:rsidR="0000086E" w:rsidRPr="0000086E" w:rsidRDefault="0000086E" w:rsidP="0000086E">
      <w:pPr>
        <w:pStyle w:val="Heading2"/>
      </w:pPr>
      <w:bookmarkStart w:id="130" w:name="_Toc83995250"/>
      <w:r>
        <w:t>Scene V</w:t>
      </w:r>
      <w:bookmarkEnd w:id="130"/>
    </w:p>
    <w:p w14:paraId="77C5395A" w14:textId="664D7921" w:rsidR="00644D32" w:rsidRDefault="003F12A4" w:rsidP="00644D32">
      <w:pPr>
        <w:pStyle w:val="Effects"/>
      </w:pPr>
      <w:r>
        <w:t>EXTERIOR — the Entrance Plaza, where t</w:t>
      </w:r>
      <w:r w:rsidR="00905C95">
        <w:t xml:space="preserve">he </w:t>
      </w:r>
      <w:r w:rsidR="001E3D60">
        <w:t xml:space="preserve">flag bearers arrive, </w:t>
      </w:r>
      <w:r w:rsidR="00D07E85">
        <w:rPr>
          <w:rFonts w:hint="eastAsia"/>
        </w:rPr>
        <w:t>replacing</w:t>
      </w:r>
      <w:r w:rsidR="00D07E85">
        <w:t xml:space="preserve"> </w:t>
      </w:r>
      <w:r w:rsidR="00840C47">
        <w:t>a</w:t>
      </w:r>
      <w:r w:rsidR="001E3D60">
        <w:t xml:space="preserve"> </w:t>
      </w:r>
      <w:r w:rsidR="00840C47">
        <w:t>star banner</w:t>
      </w:r>
      <w:r>
        <w:t xml:space="preserve"> with the </w:t>
      </w:r>
      <w:r w:rsidR="00F22F93">
        <w:t>EPCOT</w:t>
      </w:r>
      <w:r>
        <w:t xml:space="preserve"> Flag</w:t>
      </w:r>
      <w:r w:rsidR="000C6EFA">
        <w:t xml:space="preserve"> on the central post</w:t>
      </w:r>
      <w:r w:rsidR="00840C47">
        <w:t>.</w:t>
      </w:r>
      <w:r w:rsidR="00B57912">
        <w:t xml:space="preserve"> The original Future World</w:t>
      </w:r>
      <w:r w:rsidR="00F50302">
        <w:t xml:space="preserve"> theme song Legacy starts.</w:t>
      </w:r>
    </w:p>
    <w:p w14:paraId="3251447B" w14:textId="5C79090C" w:rsidR="00B57912" w:rsidRDefault="006875FF" w:rsidP="00B57912">
      <w:pPr>
        <w:pStyle w:val="Character"/>
      </w:pPr>
      <w:r>
        <w:t>(</w:t>
      </w:r>
      <w:r w:rsidR="002122A6">
        <w:t>Adela C</w:t>
      </w:r>
      <w:r w:rsidR="00486A95">
        <w:t>han</w:t>
      </w:r>
      <w:r w:rsidR="00C633A5">
        <w:t xml:space="preserve"> </w:t>
      </w:r>
      <w:r>
        <w:t>S</w:t>
      </w:r>
      <w:r w:rsidR="00C633A5">
        <w:t>r</w:t>
      </w:r>
      <w:r>
        <w:t>)</w:t>
      </w:r>
    </w:p>
    <w:p w14:paraId="3D8DE3C4" w14:textId="1A56A270" w:rsidR="00C633A5" w:rsidRDefault="00E235ED" w:rsidP="00C633A5">
      <w:r>
        <w:t>Happy New Year!</w:t>
      </w:r>
    </w:p>
    <w:p w14:paraId="5A836537" w14:textId="0CDAC582" w:rsidR="00607E40" w:rsidRDefault="00607E40" w:rsidP="00607E40">
      <w:pPr>
        <w:pStyle w:val="Effects"/>
      </w:pPr>
      <w:r>
        <w:t>All eight flag bearers return into EPCOT.</w:t>
      </w:r>
      <w:r w:rsidR="008F774A">
        <w:t xml:space="preserve"> Passengers </w:t>
      </w:r>
      <w:r w:rsidR="00D259D9">
        <w:t>descen</w:t>
      </w:r>
      <w:r w:rsidR="003C2E41">
        <w:t>d</w:t>
      </w:r>
      <w:r w:rsidR="00D259D9">
        <w:t xml:space="preserve"> from the </w:t>
      </w:r>
      <w:r w:rsidR="008C63A6">
        <w:t>monorail</w:t>
      </w:r>
      <w:r w:rsidR="00D259D9">
        <w:t>.</w:t>
      </w:r>
    </w:p>
    <w:p w14:paraId="5CD7F976" w14:textId="45BCE530" w:rsidR="00C56BE0" w:rsidRDefault="00C56BE0" w:rsidP="00C56BE0">
      <w:pPr>
        <w:pStyle w:val="Heading2"/>
      </w:pPr>
      <w:bookmarkStart w:id="131" w:name="_Toc83995251"/>
      <w:r>
        <w:t>Scene VI</w:t>
      </w:r>
      <w:bookmarkEnd w:id="131"/>
    </w:p>
    <w:p w14:paraId="6029076F" w14:textId="28F9B2A3" w:rsidR="00C33535" w:rsidRDefault="00CC36EC" w:rsidP="00450007">
      <w:pPr>
        <w:pStyle w:val="Effects"/>
      </w:pPr>
      <w:r>
        <w:t>INTERIOR</w:t>
      </w:r>
      <w:r w:rsidR="006E2F57">
        <w:t xml:space="preserve"> — </w:t>
      </w:r>
      <w:r w:rsidR="00885F9A">
        <w:t>Middle-Expo level of Festival Area</w:t>
      </w:r>
      <w:r w:rsidR="00D663B8">
        <w:t xml:space="preserve">, exhibiting </w:t>
      </w:r>
      <w:r w:rsidR="008A0BE7">
        <w:t xml:space="preserve">various </w:t>
      </w:r>
      <w:r w:rsidR="004C54D5">
        <w:t>New Year celebrations around the world.</w:t>
      </w:r>
      <w:r w:rsidR="00450007">
        <w:t xml:space="preserve"> </w:t>
      </w:r>
      <w:r w:rsidR="002A1757">
        <w:t xml:space="preserve">Over the showcases </w:t>
      </w:r>
      <w:r w:rsidR="00B75C6F">
        <w:t>of</w:t>
      </w:r>
      <w:r w:rsidR="002A1757">
        <w:t xml:space="preserve"> </w:t>
      </w:r>
      <w:r w:rsidR="00B75C6F">
        <w:t>items relat</w:t>
      </w:r>
      <w:r w:rsidR="00E05B0C">
        <w:t xml:space="preserve">ing </w:t>
      </w:r>
      <w:r w:rsidR="00B75C6F">
        <w:t>Chinese New Year</w:t>
      </w:r>
      <w:r w:rsidR="00E05B0C">
        <w:t xml:space="preserve"> with Chinese-English descriptions</w:t>
      </w:r>
      <w:r w:rsidR="00B75C6F">
        <w:t xml:space="preserve">, </w:t>
      </w:r>
      <w:r w:rsidR="00450007">
        <w:t xml:space="preserve">Anna and Elsa </w:t>
      </w:r>
      <w:r w:rsidR="00B75C6F">
        <w:t>become over</w:t>
      </w:r>
      <w:r w:rsidR="00086E9E">
        <w:t>joyed</w:t>
      </w:r>
      <w:r w:rsidR="00B603C4">
        <w:t>.</w:t>
      </w:r>
    </w:p>
    <w:p w14:paraId="7147BEC9" w14:textId="68AAAB66" w:rsidR="00B603C4" w:rsidRDefault="00B603C4" w:rsidP="00B603C4">
      <w:pPr>
        <w:pStyle w:val="Character"/>
      </w:pPr>
      <w:r>
        <w:t>Anna</w:t>
      </w:r>
    </w:p>
    <w:p w14:paraId="767E58F8" w14:textId="15E435D7" w:rsidR="00B603C4" w:rsidRDefault="00BF504B" w:rsidP="00B603C4">
      <w:pPr>
        <w:rPr>
          <w:rFonts w:hint="eastAsia"/>
        </w:rPr>
      </w:pPr>
      <w:r>
        <w:rPr>
          <w:i/>
          <w:iCs/>
        </w:rPr>
        <w:t xml:space="preserve">(Pointing a red envelope </w:t>
      </w:r>
      <w:r w:rsidR="006519B4">
        <w:rPr>
          <w:i/>
          <w:iCs/>
        </w:rPr>
        <w:t xml:space="preserve">with a Mickey Mouse </w:t>
      </w:r>
      <w:r w:rsidR="00785BB2">
        <w:rPr>
          <w:i/>
          <w:iCs/>
        </w:rPr>
        <w:t xml:space="preserve">head </w:t>
      </w:r>
      <w:r w:rsidR="006519B4">
        <w:rPr>
          <w:i/>
          <w:iCs/>
        </w:rPr>
        <w:t xml:space="preserve">silhouette </w:t>
      </w:r>
      <w:r w:rsidR="00785BB2">
        <w:rPr>
          <w:i/>
          <w:iCs/>
        </w:rPr>
        <w:t xml:space="preserve">infilled digits 50 </w:t>
      </w:r>
      <w:r w:rsidR="00407304">
        <w:rPr>
          <w:i/>
          <w:iCs/>
        </w:rPr>
        <w:t>in a glass showcase</w:t>
      </w:r>
      <w:r w:rsidR="003B413E">
        <w:rPr>
          <w:i/>
          <w:iCs/>
        </w:rPr>
        <w:t xml:space="preserve">, reading the </w:t>
      </w:r>
      <w:r w:rsidR="00A63540">
        <w:rPr>
          <w:i/>
          <w:iCs/>
        </w:rPr>
        <w:t>description</w:t>
      </w:r>
      <w:r w:rsidR="00407304">
        <w:rPr>
          <w:i/>
          <w:iCs/>
        </w:rPr>
        <w:t>)</w:t>
      </w:r>
      <w:r w:rsidR="00407304">
        <w:t xml:space="preserve"> </w:t>
      </w:r>
      <w:r w:rsidR="002549A1">
        <w:t>Today is February 11, Chinese New Year</w:t>
      </w:r>
      <w:r w:rsidR="004F7DA4">
        <w:t>.</w:t>
      </w:r>
      <w:r w:rsidR="006076F0">
        <w:t xml:space="preserve"> On the first day,</w:t>
      </w:r>
      <w:r w:rsidR="006519B4">
        <w:t xml:space="preserve"> Lion dances </w:t>
      </w:r>
      <w:r w:rsidR="00B7434B">
        <w:t xml:space="preserve">are performed </w:t>
      </w:r>
      <w:r w:rsidR="006724E2">
        <w:t xml:space="preserve">to evict devils and unluck. </w:t>
      </w:r>
      <w:r w:rsidR="0088393A">
        <w:t xml:space="preserve">Although banned by </w:t>
      </w:r>
      <w:r w:rsidR="00470E6D">
        <w:t>most</w:t>
      </w:r>
      <w:r w:rsidR="0088393A">
        <w:t xml:space="preserve"> cities for safety, fireworks and firecrackers</w:t>
      </w:r>
      <w:r w:rsidR="00BB1F09">
        <w:t xml:space="preserve"> </w:t>
      </w:r>
      <w:r w:rsidR="003B6DAC">
        <w:rPr>
          <w:i/>
          <w:iCs/>
        </w:rPr>
        <w:t xml:space="preserve">(points to </w:t>
      </w:r>
      <w:r w:rsidR="00A84BC7">
        <w:rPr>
          <w:i/>
          <w:iCs/>
        </w:rPr>
        <w:t xml:space="preserve">the bunch of 50 </w:t>
      </w:r>
      <w:r w:rsidR="003B6DAC">
        <w:rPr>
          <w:i/>
          <w:iCs/>
        </w:rPr>
        <w:t>firecrackers in the same showcase)</w:t>
      </w:r>
      <w:r w:rsidR="003B6DAC">
        <w:t xml:space="preserve"> </w:t>
      </w:r>
      <w:r w:rsidR="00BB1F09">
        <w:t xml:space="preserve">are </w:t>
      </w:r>
      <w:r w:rsidR="0029172D">
        <w:t>prevalent</w:t>
      </w:r>
      <w:r w:rsidR="00BB1F09">
        <w:t xml:space="preserve"> home and abroad</w:t>
      </w:r>
      <w:r w:rsidR="003B413E">
        <w:t>. F</w:t>
      </w:r>
      <w:r w:rsidR="00BB1F09">
        <w:t>or example, Orlando Chinatown</w:t>
      </w:r>
      <w:r w:rsidR="00A63540">
        <w:t xml:space="preserve"> set</w:t>
      </w:r>
      <w:r w:rsidR="00BB1F09">
        <w:t xml:space="preserve"> </w:t>
      </w:r>
      <w:r w:rsidR="00A63540">
        <w:t>f</w:t>
      </w:r>
      <w:r w:rsidR="00BB1F09">
        <w:t>ireworks at midnight</w:t>
      </w:r>
      <w:r w:rsidR="00470E6D">
        <w:t xml:space="preserve">, </w:t>
      </w:r>
      <w:r w:rsidR="00A63540">
        <w:t>blowing up</w:t>
      </w:r>
      <w:r w:rsidR="00470E6D">
        <w:t xml:space="preserve"> seven of </w:t>
      </w:r>
      <w:r w:rsidR="0029172D">
        <w:t>World Showcase</w:t>
      </w:r>
      <w:r w:rsidR="00470E6D">
        <w:t xml:space="preserve"> pavilions</w:t>
      </w:r>
      <w:r w:rsidR="00BB1F09">
        <w:t>.</w:t>
      </w:r>
    </w:p>
    <w:p w14:paraId="652EC126" w14:textId="2B67F85E" w:rsidR="00B603C4" w:rsidRDefault="00B603C4" w:rsidP="00B603C4">
      <w:pPr>
        <w:pStyle w:val="Character"/>
      </w:pPr>
      <w:r>
        <w:t>Elsa</w:t>
      </w:r>
    </w:p>
    <w:p w14:paraId="161AC1EB" w14:textId="77777777" w:rsidR="008D5F33" w:rsidRDefault="00577D4B" w:rsidP="00B603C4">
      <w:r>
        <w:rPr>
          <w:rFonts w:hint="eastAsia"/>
        </w:rPr>
        <w:t>On</w:t>
      </w:r>
      <w:r>
        <w:t xml:space="preserve"> t</w:t>
      </w:r>
      <w:r w:rsidRPr="00577D4B">
        <w:rPr>
          <w:rFonts w:hint="eastAsia"/>
        </w:rPr>
        <w:t>he second day of the Chinese New Year, known as "beginning of the year"</w:t>
      </w:r>
      <w:r>
        <w:t>,</w:t>
      </w:r>
      <w:r w:rsidRPr="00577D4B">
        <w:rPr>
          <w:rFonts w:hint="eastAsia"/>
        </w:rPr>
        <w:t xml:space="preserve"> married daughters </w:t>
      </w:r>
      <w:r>
        <w:t>are accustomed to</w:t>
      </w:r>
      <w:r w:rsidR="00064786">
        <w:t xml:space="preserve"> visiting</w:t>
      </w:r>
      <w:r w:rsidRPr="00577D4B">
        <w:rPr>
          <w:rFonts w:hint="eastAsia"/>
        </w:rPr>
        <w:t xml:space="preserve"> their birth parents, relatives and close friends.</w:t>
      </w:r>
      <w:r w:rsidR="003B413E">
        <w:t xml:space="preserve"> And to the eighth day, </w:t>
      </w:r>
      <w:r w:rsidR="000E2530">
        <w:t>workforces return to industries</w:t>
      </w:r>
      <w:r w:rsidR="008D5F33">
        <w:t>.</w:t>
      </w:r>
    </w:p>
    <w:p w14:paraId="4EAFFF72" w14:textId="563666E9" w:rsidR="00B603C4" w:rsidRDefault="008D5F33" w:rsidP="00B603C4">
      <w:r>
        <w:t>On the fifteenth day,</w:t>
      </w:r>
      <w:r w:rsidR="000E2530">
        <w:t xml:space="preserve"> </w:t>
      </w:r>
      <w:r w:rsidR="00BE3A4C">
        <w:t xml:space="preserve">Lantern Festival ends the celebration, details </w:t>
      </w:r>
      <w:r w:rsidR="00E876E9">
        <w:t>revealed on February 25</w:t>
      </w:r>
      <w:r w:rsidR="004515D6">
        <w:t>.</w:t>
      </w:r>
    </w:p>
    <w:p w14:paraId="0016E54B" w14:textId="76790D5C" w:rsidR="00B74358" w:rsidRDefault="00B74358" w:rsidP="00B74358">
      <w:pPr>
        <w:pStyle w:val="Character"/>
      </w:pPr>
      <w:r>
        <w:rPr>
          <w:rFonts w:hint="eastAsia"/>
        </w:rPr>
        <w:t>Anna</w:t>
      </w:r>
    </w:p>
    <w:p w14:paraId="1D0274B1" w14:textId="65550FEB" w:rsidR="00B74358" w:rsidRDefault="005662D0" w:rsidP="00B74358">
      <w:r>
        <w:t>Let’s</w:t>
      </w:r>
      <w:r w:rsidR="00B74358">
        <w:t xml:space="preserve"> set off to observe how grand the </w:t>
      </w:r>
      <w:r w:rsidR="00C84ACE">
        <w:t>new year day</w:t>
      </w:r>
      <w:r w:rsidR="00B74358">
        <w:t xml:space="preserve"> of a new superpower will appear.</w:t>
      </w:r>
    </w:p>
    <w:p w14:paraId="5386956C" w14:textId="00A09455" w:rsidR="005336DA" w:rsidRDefault="005336DA" w:rsidP="005336DA">
      <w:pPr>
        <w:pStyle w:val="Effects"/>
      </w:pPr>
      <w:r>
        <w:t>Both descend to Plaza level</w:t>
      </w:r>
      <w:r w:rsidR="00447E47">
        <w:t>, to greet the representatives</w:t>
      </w:r>
      <w:r w:rsidR="009F7023">
        <w:t xml:space="preserve"> of nations.</w:t>
      </w:r>
    </w:p>
    <w:p w14:paraId="295D7C52" w14:textId="40EB1616" w:rsidR="0028165F" w:rsidRDefault="0028165F" w:rsidP="0028165F">
      <w:pPr>
        <w:pStyle w:val="Heading2"/>
      </w:pPr>
      <w:r>
        <w:lastRenderedPageBreak/>
        <w:t>Scene VII</w:t>
      </w:r>
    </w:p>
    <w:p w14:paraId="15BB0E8E" w14:textId="7D56F080" w:rsidR="0028165F" w:rsidRDefault="0028165F" w:rsidP="0028165F">
      <w:pPr>
        <w:pStyle w:val="Effects"/>
      </w:pPr>
      <w:r>
        <w:t>E</w:t>
      </w:r>
      <w:r w:rsidR="002B6397">
        <w:t>XTERIOR</w:t>
      </w:r>
      <w:r>
        <w:t xml:space="preserve"> — </w:t>
      </w:r>
      <w:r w:rsidR="00254F7F">
        <w:t>World Celebration</w:t>
      </w:r>
      <w:r w:rsidR="008F774A">
        <w:t xml:space="preserve">, </w:t>
      </w:r>
      <w:r w:rsidR="00B246B1">
        <w:t>in</w:t>
      </w:r>
      <w:r w:rsidR="008F774A">
        <w:t xml:space="preserve"> </w:t>
      </w:r>
      <w:r w:rsidR="005662D0">
        <w:t>b</w:t>
      </w:r>
      <w:r w:rsidR="008F774A">
        <w:t>ird</w:t>
      </w:r>
      <w:r w:rsidR="00B246B1">
        <w:t xml:space="preserve">’s </w:t>
      </w:r>
      <w:r w:rsidR="008F774A">
        <w:t xml:space="preserve">eye </w:t>
      </w:r>
      <w:r w:rsidR="005662D0">
        <w:t>v</w:t>
      </w:r>
      <w:r w:rsidR="008F774A">
        <w:t>iew</w:t>
      </w:r>
      <w:r w:rsidR="00B246B1">
        <w:t>.</w:t>
      </w:r>
    </w:p>
    <w:p w14:paraId="0B555F4E" w14:textId="7E102276" w:rsidR="00016E62" w:rsidRDefault="00016E62" w:rsidP="00016E62">
      <w:pPr>
        <w:pStyle w:val="Character"/>
      </w:pPr>
      <w:r>
        <w:t>(</w:t>
      </w:r>
      <w:r w:rsidR="00C45DCD">
        <w:t>Vanellope von Schweetz</w:t>
      </w:r>
      <w:r>
        <w:t>)</w:t>
      </w:r>
    </w:p>
    <w:p w14:paraId="1D19CA42" w14:textId="67E92D58" w:rsidR="0034744C" w:rsidRPr="001062B6" w:rsidRDefault="00B55824" w:rsidP="001062B6">
      <w:r>
        <w:t xml:space="preserve">From now on, </w:t>
      </w:r>
      <w:r w:rsidR="00FA0D3E">
        <w:t>the world is our family</w:t>
      </w:r>
      <w:r w:rsidR="0034744C">
        <w:t>!</w:t>
      </w:r>
    </w:p>
    <w:p w14:paraId="1A2CEC7C" w14:textId="63450AE6" w:rsidR="00AE7274" w:rsidRDefault="002C4849" w:rsidP="0034744C">
      <w:pPr>
        <w:pStyle w:val="Effects"/>
      </w:pPr>
      <w:r>
        <w:t>Twelve</w:t>
      </w:r>
      <w:r w:rsidR="0034744C">
        <w:t xml:space="preserve"> representative</w:t>
      </w:r>
      <w:r w:rsidR="00835762">
        <w:t xml:space="preserve"> leader</w:t>
      </w:r>
      <w:r w:rsidR="00E65E84">
        <w:t xml:space="preserve">s go on parade from Odyssey Events Pavilion around World Showcase lagoon, bearing the flags of </w:t>
      </w:r>
      <w:r w:rsidR="003F4D9A">
        <w:t xml:space="preserve">ten out of </w:t>
      </w:r>
      <w:r w:rsidR="003D09F6">
        <w:rPr>
          <w:rFonts w:hint="eastAsia"/>
        </w:rPr>
        <w:t>eleven</w:t>
      </w:r>
      <w:r w:rsidR="003D09F6">
        <w:t xml:space="preserve"> </w:t>
      </w:r>
      <w:r w:rsidR="000465E8">
        <w:t>original World Showcase countries</w:t>
      </w:r>
      <w:r>
        <w:t xml:space="preserve">, with the union jack replaced by </w:t>
      </w:r>
      <w:r w:rsidR="000E4244">
        <w:t xml:space="preserve">George’s </w:t>
      </w:r>
      <w:r w:rsidR="009D21A4">
        <w:t>and Andrew’s c</w:t>
      </w:r>
      <w:r w:rsidR="000E4244">
        <w:t>ross</w:t>
      </w:r>
      <w:r w:rsidR="009D21A4">
        <w:t>es.</w:t>
      </w:r>
      <w:r w:rsidR="005B6478" w:rsidRPr="005B6478">
        <w:t xml:space="preserve"> </w:t>
      </w:r>
      <w:r w:rsidR="005B6478">
        <w:t xml:space="preserve">Following are the residual </w:t>
      </w:r>
      <w:r w:rsidR="005B6478">
        <w:rPr>
          <w:rFonts w:hint="eastAsia"/>
        </w:rPr>
        <w:t>18</w:t>
      </w:r>
      <w:r w:rsidR="005B6478">
        <w:t xml:space="preserve">7 </w:t>
      </w:r>
      <w:r w:rsidR="005B6478">
        <w:rPr>
          <w:rFonts w:hint="eastAsia"/>
        </w:rPr>
        <w:t>states</w:t>
      </w:r>
      <w:r w:rsidR="005B6478">
        <w:t>, arranged into a 17-by-11 matrix.</w:t>
      </w:r>
    </w:p>
    <w:p w14:paraId="66078ADB" w14:textId="09D50B4A" w:rsidR="00AC7073" w:rsidRDefault="00AC7073" w:rsidP="00AC7073">
      <w:pPr>
        <w:pStyle w:val="Character"/>
      </w:pPr>
      <w:r>
        <w:t>(</w:t>
      </w:r>
      <w:r w:rsidR="00C45DCD">
        <w:t>Vanellope von Schweetz</w:t>
      </w:r>
      <w:r>
        <w:t>)</w:t>
      </w:r>
    </w:p>
    <w:p w14:paraId="326AD519" w14:textId="7D65DC7D" w:rsidR="00AC7073" w:rsidRDefault="00AC7073" w:rsidP="00AC7073">
      <w:r>
        <w:t xml:space="preserve">The tapestry of nations </w:t>
      </w:r>
      <w:r w:rsidR="00D77DAB">
        <w:t>is</w:t>
      </w:r>
      <w:r w:rsidR="009518DA">
        <w:t xml:space="preserve"> now </w:t>
      </w:r>
      <w:r w:rsidR="00D77DAB">
        <w:t xml:space="preserve">hung onto </w:t>
      </w:r>
      <w:r w:rsidR="00FB193D">
        <w:t>the Great Wall of</w:t>
      </w:r>
      <w:r w:rsidR="000D34EC">
        <w:t xml:space="preserve"> Common Destiny for Humankind</w:t>
      </w:r>
      <w:r w:rsidR="009518DA">
        <w:t>!</w:t>
      </w:r>
    </w:p>
    <w:p w14:paraId="47C8B241" w14:textId="1CB0A30D" w:rsidR="005B6478" w:rsidRDefault="005B6478" w:rsidP="005B6478">
      <w:pPr>
        <w:pStyle w:val="Effects"/>
      </w:pPr>
      <w:r>
        <w:t xml:space="preserve">Applause, </w:t>
      </w:r>
      <w:r w:rsidR="00C34551">
        <w:t>loud</w:t>
      </w:r>
      <w:r w:rsidR="00EA20B1">
        <w:t xml:space="preserve"> into the depth of resident</w:t>
      </w:r>
      <w:r w:rsidR="00C2039F">
        <w:t>i</w:t>
      </w:r>
      <w:r w:rsidR="00EA20B1">
        <w:t>al areas</w:t>
      </w:r>
      <w:r>
        <w:t>.</w:t>
      </w:r>
    </w:p>
    <w:p w14:paraId="6C9FB82B" w14:textId="51FDB96B" w:rsidR="006A3D9A" w:rsidRDefault="006A3D9A" w:rsidP="006A3D9A">
      <w:pPr>
        <w:pStyle w:val="Heading2"/>
      </w:pPr>
      <w:r>
        <w:rPr>
          <w:rFonts w:hint="eastAsia"/>
        </w:rPr>
        <w:t>Scene</w:t>
      </w:r>
      <w:r>
        <w:t xml:space="preserve"> VIII</w:t>
      </w:r>
    </w:p>
    <w:p w14:paraId="0DBF2C18" w14:textId="5427D6B4" w:rsidR="00864AD9" w:rsidRPr="005F180E" w:rsidRDefault="009F7023" w:rsidP="009F7023">
      <w:pPr>
        <w:pStyle w:val="Effects"/>
      </w:pPr>
      <w:r w:rsidRPr="005F180E">
        <w:t>EXTERIOR — World Showcase Lagoon</w:t>
      </w:r>
      <w:r w:rsidR="00FD1E5C" w:rsidRPr="005F180E">
        <w:t>, where Ariel dives and jumps, jumps and dives.</w:t>
      </w:r>
      <w:r w:rsidR="00941E38" w:rsidRPr="005F180E">
        <w:t xml:space="preserve"> Fountains</w:t>
      </w:r>
      <w:r w:rsidR="00557C68" w:rsidRPr="005F180E">
        <w:t xml:space="preserve"> rises</w:t>
      </w:r>
      <w:r w:rsidR="000B66AA" w:rsidRPr="005F180E">
        <w:t xml:space="preserve"> when Adela Chan Jr and Angela Chan reach the</w:t>
      </w:r>
      <w:r w:rsidR="00B15716" w:rsidRPr="005F180E">
        <w:t xml:space="preserve"> World Showcase Plaza nearby</w:t>
      </w:r>
      <w:r w:rsidR="00557C68" w:rsidRPr="005F180E">
        <w:t>.</w:t>
      </w:r>
    </w:p>
    <w:p w14:paraId="6653E5E8" w14:textId="2FF1CDAD" w:rsidR="00A139DA" w:rsidRPr="005F180E" w:rsidRDefault="00A139DA" w:rsidP="00A139DA">
      <w:pPr>
        <w:pStyle w:val="Character"/>
      </w:pPr>
      <w:r w:rsidRPr="005F180E">
        <w:t>(</w:t>
      </w:r>
      <w:r w:rsidR="00C45DCD">
        <w:t>Vanellope von Schweetz</w:t>
      </w:r>
      <w:r w:rsidRPr="005F180E">
        <w:t>)</w:t>
      </w:r>
    </w:p>
    <w:p w14:paraId="00412923" w14:textId="3DC5303E" w:rsidR="000B66AA" w:rsidRPr="005F180E" w:rsidRDefault="00557C68" w:rsidP="00557C68">
      <w:r w:rsidRPr="005F180E">
        <w:t>We gather</w:t>
      </w:r>
      <w:r w:rsidR="00FB6E3E" w:rsidRPr="005F180E">
        <w:t>.</w:t>
      </w:r>
      <w:r w:rsidRPr="005F180E">
        <w:t xml:space="preserve"> </w:t>
      </w:r>
      <w:r w:rsidR="00FB6E3E" w:rsidRPr="005F180E">
        <w:t>W</w:t>
      </w:r>
      <w:r w:rsidRPr="005F180E">
        <w:t>e celebrate</w:t>
      </w:r>
      <w:r w:rsidR="00FB6E3E" w:rsidRPr="005F180E">
        <w:t>.</w:t>
      </w:r>
      <w:r w:rsidRPr="005F180E">
        <w:t xml:space="preserve"> </w:t>
      </w:r>
      <w:r w:rsidR="00FB6E3E" w:rsidRPr="005F180E">
        <w:t>We</w:t>
      </w:r>
      <w:r w:rsidRPr="005F180E">
        <w:t xml:space="preserve"> unite</w:t>
      </w:r>
      <w:r w:rsidR="00FB6E3E" w:rsidRPr="005F180E">
        <w:t xml:space="preserve">. This </w:t>
      </w:r>
      <w:r w:rsidR="00ED37D7" w:rsidRPr="005F180E">
        <w:t>paints</w:t>
      </w:r>
      <w:r w:rsidR="00FB6E3E" w:rsidRPr="005F180E">
        <w:t xml:space="preserve"> our world harmonious.</w:t>
      </w:r>
    </w:p>
    <w:p w14:paraId="7F8EA8FF" w14:textId="50D888AC" w:rsidR="000B66AA" w:rsidRPr="005F180E" w:rsidRDefault="000B66AA" w:rsidP="000B66AA">
      <w:pPr>
        <w:pStyle w:val="Character"/>
      </w:pPr>
      <w:r w:rsidRPr="005F180E">
        <w:t>Adela Chan Jr</w:t>
      </w:r>
    </w:p>
    <w:p w14:paraId="1E0019A2" w14:textId="18207710" w:rsidR="00B15716" w:rsidRPr="005F180E" w:rsidRDefault="00B15716" w:rsidP="00B15716">
      <w:pPr>
        <w:rPr>
          <w:lang w:val="de-DE"/>
        </w:rPr>
      </w:pPr>
      <w:r w:rsidRPr="005F180E">
        <w:rPr>
          <w:lang w:val="de-DE"/>
        </w:rPr>
        <w:t xml:space="preserve">El </w:t>
      </w:r>
      <w:r w:rsidR="005F180E" w:rsidRPr="005F180E">
        <w:rPr>
          <w:lang w:val="de-DE"/>
        </w:rPr>
        <w:t>M</w:t>
      </w:r>
      <w:r w:rsidRPr="005F180E">
        <w:rPr>
          <w:lang w:val="de-DE"/>
        </w:rPr>
        <w:t xml:space="preserve">undo es mi </w:t>
      </w:r>
      <w:r w:rsidR="005F180E" w:rsidRPr="005F180E">
        <w:rPr>
          <w:lang w:val="de-DE"/>
        </w:rPr>
        <w:t>F</w:t>
      </w:r>
      <w:r w:rsidRPr="005F180E">
        <w:rPr>
          <w:lang w:val="de-DE"/>
        </w:rPr>
        <w:t>amilia!</w:t>
      </w:r>
    </w:p>
    <w:p w14:paraId="18B6D5B3" w14:textId="3E2663A3" w:rsidR="00B15716" w:rsidRPr="005F180E" w:rsidRDefault="00B15716" w:rsidP="00B15716">
      <w:pPr>
        <w:pStyle w:val="Character"/>
      </w:pPr>
      <w:r w:rsidRPr="005F180E">
        <w:t>Angela Chan</w:t>
      </w:r>
    </w:p>
    <w:p w14:paraId="61C930DD" w14:textId="30845B42" w:rsidR="004D2FB7" w:rsidRDefault="002C3F68" w:rsidP="004D2FB7">
      <w:r w:rsidRPr="005F180E">
        <w:t>N</w:t>
      </w:r>
      <w:r w:rsidR="00FE54FB" w:rsidRPr="005F180E">
        <w:t>uestr</w:t>
      </w:r>
      <w:r w:rsidR="005F180E" w:rsidRPr="005F180E">
        <w:t>a</w:t>
      </w:r>
      <w:r w:rsidR="00FE54FB" w:rsidRPr="005F180E">
        <w:t xml:space="preserve">, no </w:t>
      </w:r>
      <w:r w:rsidR="005F180E" w:rsidRPr="005F180E">
        <w:t>M</w:t>
      </w:r>
      <w:r w:rsidR="00FE54FB" w:rsidRPr="005F180E">
        <w:t>i</w:t>
      </w:r>
      <w:r w:rsidR="005F180E" w:rsidRPr="005F180E">
        <w:t>a</w:t>
      </w:r>
      <w:r w:rsidR="00FE54FB" w:rsidRPr="005F180E">
        <w:t>.</w:t>
      </w:r>
    </w:p>
    <w:p w14:paraId="553FB102" w14:textId="08FDDC16" w:rsidR="00323740" w:rsidRDefault="00727EAE" w:rsidP="00323740">
      <w:pPr>
        <w:pStyle w:val="Effects"/>
      </w:pPr>
      <w:r>
        <w:t xml:space="preserve">Ariel jumps </w:t>
      </w:r>
      <w:r w:rsidR="005F3C3B">
        <w:t>i</w:t>
      </w:r>
      <w:r>
        <w:t>nto</w:t>
      </w:r>
      <w:r w:rsidR="005F3C3B">
        <w:t xml:space="preserve"> </w:t>
      </w:r>
      <w:r>
        <w:t>Adela Chan Jr</w:t>
      </w:r>
      <w:r w:rsidR="005F3C3B">
        <w:t>’s arms</w:t>
      </w:r>
      <w:r w:rsidR="00F460E9">
        <w:t>, which astounds the other princesses</w:t>
      </w:r>
      <w:r w:rsidR="00DA7D93">
        <w:t>, and extinguishes the applause</w:t>
      </w:r>
      <w:r w:rsidR="00F460E9">
        <w:t>.</w:t>
      </w:r>
    </w:p>
    <w:p w14:paraId="3C300615" w14:textId="519E251B" w:rsidR="00F460E9" w:rsidRDefault="00F460E9" w:rsidP="00F460E9">
      <w:pPr>
        <w:pStyle w:val="Character"/>
      </w:pPr>
      <w:r>
        <w:t>(</w:t>
      </w:r>
      <w:r w:rsidR="00C45DCD">
        <w:t>Vanellope von Schweetz</w:t>
      </w:r>
      <w:r>
        <w:t>)</w:t>
      </w:r>
    </w:p>
    <w:p w14:paraId="088A5403" w14:textId="51BB63AA" w:rsidR="00C34551" w:rsidRDefault="00ED3ABE" w:rsidP="00F460E9">
      <w:r>
        <w:rPr>
          <w:i/>
          <w:iCs/>
        </w:rPr>
        <w:t>(Pan to her)</w:t>
      </w:r>
      <w:r>
        <w:t xml:space="preserve"> </w:t>
      </w:r>
      <w:r w:rsidR="007306BA">
        <w:t xml:space="preserve">Besides the Imagination and Odyssey Events </w:t>
      </w:r>
      <w:r w:rsidR="00CF043F">
        <w:t xml:space="preserve">that have been shining our Spaceship Earth in the Vast Cosmos, </w:t>
      </w:r>
      <w:r w:rsidR="00C7206A">
        <w:t>our Discovery and Nature also deserve commi</w:t>
      </w:r>
      <w:r w:rsidR="00DE1308">
        <w:t xml:space="preserve">ssion </w:t>
      </w:r>
      <w:r w:rsidR="00C7206A">
        <w:t xml:space="preserve">to memory. </w:t>
      </w:r>
      <w:r w:rsidR="001E0E83">
        <w:t>We</w:t>
      </w:r>
      <w:r w:rsidR="00DE1308">
        <w:t xml:space="preserve"> Play</w:t>
      </w:r>
      <w:r w:rsidR="00B91228">
        <w:t xml:space="preserve"> </w:t>
      </w:r>
      <w:r w:rsidR="006D28B4">
        <w:t>along</w:t>
      </w:r>
      <w:r w:rsidR="0022366A">
        <w:t xml:space="preserve"> the Journey of Water </w:t>
      </w:r>
      <w:r w:rsidR="006D28B4">
        <w:t>between</w:t>
      </w:r>
      <w:r w:rsidR="0022366A">
        <w:t xml:space="preserve"> the Land and the Living Seas.</w:t>
      </w:r>
      <w:r w:rsidR="00B91228">
        <w:t xml:space="preserve"> </w:t>
      </w:r>
      <w:r w:rsidR="006D28B4">
        <w:t xml:space="preserve">We </w:t>
      </w:r>
      <w:r w:rsidR="00B91228">
        <w:t>Test ourselves on</w:t>
      </w:r>
      <w:r w:rsidR="00BA3A75">
        <w:t xml:space="preserve"> the</w:t>
      </w:r>
      <w:r w:rsidR="00B91228">
        <w:t xml:space="preserve"> Track</w:t>
      </w:r>
      <w:r w:rsidR="00BA3A75">
        <w:t xml:space="preserve"> of volatility, uncertainty, complexity </w:t>
      </w:r>
      <w:r w:rsidR="00BE1682">
        <w:t xml:space="preserve">and ambiguity, </w:t>
      </w:r>
      <w:r w:rsidR="006D28B4">
        <w:t xml:space="preserve">to accomplish </w:t>
      </w:r>
      <w:r w:rsidR="00BE1682">
        <w:t xml:space="preserve">our enormous </w:t>
      </w:r>
      <w:r w:rsidR="006D28B4">
        <w:t xml:space="preserve">Mission of Space. We </w:t>
      </w:r>
      <w:r w:rsidR="00C34551">
        <w:t>are bound to become Guardians of the Galaxy.</w:t>
      </w:r>
      <w:r w:rsidR="001E0E83">
        <w:t xml:space="preserve"> The New Year is the beginning, not the end.</w:t>
      </w:r>
    </w:p>
    <w:p w14:paraId="0045D1C7" w14:textId="2B1FE3A8" w:rsidR="00DA7D93" w:rsidRPr="00F460E9" w:rsidRDefault="004E0012" w:rsidP="004E0012">
      <w:pPr>
        <w:pStyle w:val="Effects"/>
      </w:pPr>
      <w:r>
        <w:t>Applauses rise high up into the clouds.</w:t>
      </w:r>
    </w:p>
    <w:p w14:paraId="61E66A03" w14:textId="5808504F" w:rsidR="00864AD9" w:rsidRPr="00B15716" w:rsidRDefault="00864AD9" w:rsidP="00864AD9">
      <w:pPr>
        <w:pStyle w:val="Heading2"/>
      </w:pPr>
      <w:r w:rsidRPr="00B15716">
        <w:t>Scene IX</w:t>
      </w:r>
    </w:p>
    <w:p w14:paraId="0DA78847" w14:textId="1D01FC92" w:rsidR="00A15956" w:rsidRDefault="005B6478" w:rsidP="005B6478">
      <w:pPr>
        <w:pStyle w:val="Effects"/>
      </w:pPr>
      <w:r>
        <w:t>EXTERIOR — Dreamers’</w:t>
      </w:r>
      <w:r w:rsidR="0002441D">
        <w:t xml:space="preserve"> Point. The Interactive Fountain</w:t>
      </w:r>
      <w:r w:rsidR="003F305A">
        <w:t xml:space="preserve"> reboot</w:t>
      </w:r>
      <w:r w:rsidR="00ED3ABE">
        <w:t xml:space="preserve">ing, the eight people </w:t>
      </w:r>
      <w:r w:rsidR="001A03EC">
        <w:t>dress in Mickey and Minney Mouse etc. descend to it.</w:t>
      </w:r>
      <w:r w:rsidR="00E52A96">
        <w:t xml:space="preserve"> Cut to Vanellope von Schweetz on </w:t>
      </w:r>
      <w:r w:rsidR="009E4332">
        <w:t>the top level of</w:t>
      </w:r>
      <w:r w:rsidR="00E61827">
        <w:t xml:space="preserve"> World Celebration</w:t>
      </w:r>
      <w:r w:rsidR="009E4332">
        <w:t xml:space="preserve"> Festival Area.</w:t>
      </w:r>
    </w:p>
    <w:p w14:paraId="083DC351" w14:textId="616FD685" w:rsidR="00FA1C33" w:rsidRDefault="00C45DCD" w:rsidP="00FA1C33">
      <w:pPr>
        <w:pStyle w:val="Character"/>
      </w:pPr>
      <w:r>
        <w:lastRenderedPageBreak/>
        <w:t>Vanellope von Schweetz</w:t>
      </w:r>
    </w:p>
    <w:p w14:paraId="51827F33" w14:textId="08E1E8E8" w:rsidR="00FA1C33" w:rsidRDefault="004E0A2B" w:rsidP="00FA1C33">
      <w:r>
        <w:t xml:space="preserve">Doubt as someone may, we </w:t>
      </w:r>
      <w:r w:rsidR="00EB57F5">
        <w:t xml:space="preserve">solemnly announce that </w:t>
      </w:r>
      <w:r w:rsidR="004E0012">
        <w:t>EPCOT is now opened! E</w:t>
      </w:r>
      <w:r w:rsidR="00EB57F5">
        <w:t xml:space="preserve">very dweller of EPCOT will </w:t>
      </w:r>
      <w:r w:rsidR="00DA7D93">
        <w:t xml:space="preserve">live peacefully, </w:t>
      </w:r>
      <w:r w:rsidR="00E32EB9">
        <w:t>resiliently and harmoniously</w:t>
      </w:r>
      <w:r w:rsidR="001E0E83">
        <w:t>!</w:t>
      </w:r>
    </w:p>
    <w:p w14:paraId="5DB0AFB9" w14:textId="6DB4CA29" w:rsidR="001E0E83" w:rsidRPr="00FA1C33" w:rsidRDefault="001E0E83" w:rsidP="001E0E83">
      <w:pPr>
        <w:pStyle w:val="Effects"/>
      </w:pPr>
      <w:r>
        <w:t xml:space="preserve">Applauses </w:t>
      </w:r>
      <w:r w:rsidR="00E52A96">
        <w:t>ignite the first torch on her hand</w:t>
      </w:r>
      <w:r w:rsidR="00D450EC">
        <w:t xml:space="preserve">, in </w:t>
      </w:r>
      <w:r w:rsidR="00E458B5">
        <w:t xml:space="preserve">the </w:t>
      </w:r>
      <w:r w:rsidR="00D450EC">
        <w:t xml:space="preserve">shape of </w:t>
      </w:r>
      <w:r w:rsidR="00E458B5">
        <w:t xml:space="preserve">Sorcerer </w:t>
      </w:r>
      <w:r w:rsidR="00271189">
        <w:t>Mickey</w:t>
      </w:r>
      <w:r w:rsidR="00F76040">
        <w:t>’s magic wand</w:t>
      </w:r>
      <w:r w:rsidR="00E52A96">
        <w:t>.</w:t>
      </w:r>
    </w:p>
    <w:p w14:paraId="232CDFB2" w14:textId="160C2D49" w:rsidR="00323740" w:rsidRDefault="00323740" w:rsidP="00323740">
      <w:pPr>
        <w:pStyle w:val="Heading2"/>
      </w:pPr>
      <w:r>
        <w:t>Scene X</w:t>
      </w:r>
    </w:p>
    <w:p w14:paraId="6C32095B" w14:textId="74057317" w:rsidR="00E52A96" w:rsidRDefault="00E61827" w:rsidP="00E61827">
      <w:pPr>
        <w:pStyle w:val="Effects"/>
      </w:pPr>
      <w:r>
        <w:t>EXTERIOR — Plaza level of World Celebration Festival Area</w:t>
      </w:r>
      <w:r w:rsidR="00742C6C">
        <w:t xml:space="preserve">. </w:t>
      </w:r>
      <w:r w:rsidR="003B7CA2">
        <w:t>Elsa, Anna</w:t>
      </w:r>
      <w:r w:rsidR="00742C6C">
        <w:t xml:space="preserve"> and Raya</w:t>
      </w:r>
      <w:r w:rsidR="003B7CA2">
        <w:t xml:space="preserve">, known as the </w:t>
      </w:r>
      <w:r w:rsidR="006106B5">
        <w:t>Q</w:t>
      </w:r>
      <w:r w:rsidR="003B7CA2">
        <w:t xml:space="preserve">ueens of Celebration, Discovery and Nature, </w:t>
      </w:r>
      <w:r w:rsidR="006106B5">
        <w:t>holding upright</w:t>
      </w:r>
      <w:r w:rsidR="00D450EC">
        <w:t xml:space="preserve"> one torch in </w:t>
      </w:r>
      <w:r w:rsidR="00E458B5">
        <w:t xml:space="preserve">the </w:t>
      </w:r>
      <w:r w:rsidR="00CD459B">
        <w:t xml:space="preserve">same </w:t>
      </w:r>
      <w:r w:rsidR="00D450EC">
        <w:t>shape of the first</w:t>
      </w:r>
      <w:r w:rsidR="00CD459B">
        <w:t>.</w:t>
      </w:r>
      <w:r w:rsidR="006106B5">
        <w:t xml:space="preserve"> Vanellope von Schweetz ignite their </w:t>
      </w:r>
      <w:r w:rsidR="00526527">
        <w:t>torches with hers.</w:t>
      </w:r>
    </w:p>
    <w:p w14:paraId="5BD338AC" w14:textId="3AE0BE19" w:rsidR="00CD459B" w:rsidRDefault="003B6FBA" w:rsidP="00CD459B">
      <w:pPr>
        <w:pStyle w:val="Character"/>
      </w:pPr>
      <w:r>
        <w:t>Vanellope von Schweetz</w:t>
      </w:r>
    </w:p>
    <w:p w14:paraId="5AE9A0F1" w14:textId="7F0D09FE" w:rsidR="003B6FBA" w:rsidRPr="009A0A5B" w:rsidRDefault="003B6FBA" w:rsidP="003B6FBA">
      <w:r>
        <w:t xml:space="preserve">Your Majesties, Elsa, Anna and Raya, </w:t>
      </w:r>
      <w:r w:rsidR="00E51704">
        <w:t xml:space="preserve">will ascend to the throne </w:t>
      </w:r>
      <w:r w:rsidR="002E5464">
        <w:t xml:space="preserve">upon lighting up our EPCOT. </w:t>
      </w:r>
      <w:r w:rsidR="002E5464">
        <w:rPr>
          <w:i/>
          <w:iCs/>
        </w:rPr>
        <w:t>(Points Elsa)</w:t>
      </w:r>
      <w:r w:rsidR="002E5464">
        <w:t xml:space="preserve"> One, </w:t>
      </w:r>
      <w:r w:rsidR="002E5464">
        <w:rPr>
          <w:i/>
          <w:iCs/>
        </w:rPr>
        <w:t>(</w:t>
      </w:r>
      <w:r w:rsidR="009A0A5B">
        <w:rPr>
          <w:i/>
          <w:iCs/>
        </w:rPr>
        <w:t>p</w:t>
      </w:r>
      <w:r w:rsidR="002E5464">
        <w:rPr>
          <w:i/>
          <w:iCs/>
        </w:rPr>
        <w:t>oints Anna)</w:t>
      </w:r>
      <w:r w:rsidR="002E5464">
        <w:t xml:space="preserve"> Two, </w:t>
      </w:r>
      <w:r w:rsidR="002E5464">
        <w:rPr>
          <w:i/>
          <w:iCs/>
        </w:rPr>
        <w:t>(</w:t>
      </w:r>
      <w:r w:rsidR="009A0A5B">
        <w:rPr>
          <w:i/>
          <w:iCs/>
        </w:rPr>
        <w:t>p</w:t>
      </w:r>
      <w:r w:rsidR="002E5464">
        <w:rPr>
          <w:i/>
          <w:iCs/>
        </w:rPr>
        <w:t>oints Raya)</w:t>
      </w:r>
      <w:r w:rsidR="002E5464">
        <w:t xml:space="preserve"> Three, </w:t>
      </w:r>
      <w:r w:rsidR="009A0A5B">
        <w:rPr>
          <w:i/>
          <w:iCs/>
        </w:rPr>
        <w:t>(points herself)</w:t>
      </w:r>
      <w:r w:rsidR="009A0A5B">
        <w:t xml:space="preserve"> Four, and cycle up to twenty.</w:t>
      </w:r>
      <w:r w:rsidR="000142C7">
        <w:t xml:space="preserve"> Remembered?</w:t>
      </w:r>
    </w:p>
    <w:p w14:paraId="0117BB39" w14:textId="76D0C237" w:rsidR="003B6FBA" w:rsidRPr="003B6FBA" w:rsidRDefault="003B6FBA" w:rsidP="003B6FBA">
      <w:pPr>
        <w:pStyle w:val="Effects"/>
      </w:pPr>
      <w:r>
        <w:t>All start jogging around the World Showcase Lagoon.</w:t>
      </w:r>
    </w:p>
    <w:p w14:paraId="2C596CBE" w14:textId="01ADE99A" w:rsidR="00323740" w:rsidRPr="00323740" w:rsidRDefault="00323740" w:rsidP="00323740">
      <w:pPr>
        <w:pStyle w:val="Heading2"/>
      </w:pPr>
      <w:r>
        <w:t>Scene XI</w:t>
      </w:r>
    </w:p>
    <w:p w14:paraId="1EE4D482" w14:textId="4BB936D3" w:rsidR="008C1C45" w:rsidRPr="008C1C45" w:rsidRDefault="00526527" w:rsidP="008C1C45">
      <w:pPr>
        <w:pStyle w:val="Effects"/>
      </w:pPr>
      <w:r>
        <w:t xml:space="preserve">EXTERIOR — World Showcase footpath. </w:t>
      </w:r>
      <w:r w:rsidR="000142C7" w:rsidRPr="000142C7">
        <w:t>Vanellope von Schweetz, Elsa, Anna a</w:t>
      </w:r>
      <w:r w:rsidR="000142C7">
        <w:t xml:space="preserve">nd Raya ignite the </w:t>
      </w:r>
      <w:r w:rsidR="00B5297B">
        <w:t xml:space="preserve">twenty </w:t>
      </w:r>
      <w:r w:rsidR="003375CE">
        <w:t>firework torches</w:t>
      </w:r>
      <w:r w:rsidR="00B5297B">
        <w:t xml:space="preserve"> surrounding the Lagoon.</w:t>
      </w:r>
      <w:r w:rsidR="00B0542E">
        <w:t xml:space="preserve"> Upon </w:t>
      </w:r>
      <w:r w:rsidR="00AD3426">
        <w:t>lighting</w:t>
      </w:r>
      <w:r w:rsidR="00B0542E">
        <w:t xml:space="preserve"> to the twentieth, </w:t>
      </w:r>
      <w:r w:rsidR="00AD3426">
        <w:t>they ignite the torch in the hand of Adela Chan Jr, as well as another in the hand of Angela Chan.</w:t>
      </w:r>
    </w:p>
    <w:p w14:paraId="04538567" w14:textId="77777777" w:rsidR="00162074" w:rsidRDefault="006E4140">
      <w:pPr>
        <w:pStyle w:val="Character"/>
        <w:suppressLineNumbers w:val="0"/>
      </w:pPr>
      <w:r>
        <w:t>Adela Chan Jr, Angela Chan</w:t>
      </w:r>
    </w:p>
    <w:p w14:paraId="133185BB" w14:textId="77777777" w:rsidR="00162074" w:rsidRDefault="006E4140">
      <w:r>
        <w:t>The dreams we dreamed, the hopes inside us,</w:t>
      </w:r>
    </w:p>
    <w:p w14:paraId="6DE40B15" w14:textId="77777777" w:rsidR="00162074" w:rsidRDefault="006E4140">
      <w:r>
        <w:t>Ignite the path we take to guide us;</w:t>
      </w:r>
    </w:p>
    <w:p w14:paraId="608A0EA7" w14:textId="77777777" w:rsidR="00162074" w:rsidRDefault="006E4140">
      <w:r>
        <w:t>And hand in hand, the future is unfurled,</w:t>
      </w:r>
    </w:p>
    <w:p w14:paraId="2B60F768" w14:textId="77777777" w:rsidR="00162074" w:rsidRDefault="006E4140">
      <w:r>
        <w:t>From just one spark to whole new world!</w:t>
      </w:r>
    </w:p>
    <w:p w14:paraId="57D3C9B3" w14:textId="718321EC" w:rsidR="006F11EF" w:rsidRDefault="0002754D" w:rsidP="0002754D">
      <w:pPr>
        <w:pStyle w:val="Effects"/>
      </w:pPr>
      <w:bookmarkStart w:id="132" w:name="_Toc80735952"/>
      <w:r>
        <w:t xml:space="preserve">Both </w:t>
      </w:r>
      <w:r w:rsidR="00BA14C0">
        <w:t>ignit</w:t>
      </w:r>
      <w:r w:rsidR="006F11EF">
        <w:t>e</w:t>
      </w:r>
      <w:r w:rsidR="00BA14C0">
        <w:t xml:space="preserve"> </w:t>
      </w:r>
      <w:r w:rsidR="006F11EF">
        <w:t>the 21</w:t>
      </w:r>
      <w:r w:rsidR="006F11EF" w:rsidRPr="006F11EF">
        <w:rPr>
          <w:vertAlign w:val="superscript"/>
        </w:rPr>
        <w:t>st</w:t>
      </w:r>
      <w:r w:rsidR="006F11EF">
        <w:t xml:space="preserve"> and last</w:t>
      </w:r>
      <w:r w:rsidR="008C1C45">
        <w:t xml:space="preserve"> firework</w:t>
      </w:r>
      <w:r w:rsidR="006F11EF">
        <w:t xml:space="preserve"> </w:t>
      </w:r>
      <w:r w:rsidR="003375CE">
        <w:t>torch</w:t>
      </w:r>
      <w:r w:rsidR="00BA14C0">
        <w:t>.</w:t>
      </w:r>
      <w:r w:rsidR="008C1C45">
        <w:t xml:space="preserve"> The </w:t>
      </w:r>
      <w:r w:rsidR="001048B3">
        <w:t xml:space="preserve">16 </w:t>
      </w:r>
      <w:r w:rsidR="008C1C45">
        <w:t>face card</w:t>
      </w:r>
      <w:r w:rsidR="001048B3">
        <w:t>s</w:t>
      </w:r>
      <w:r w:rsidR="008C1C45">
        <w:t xml:space="preserve"> </w:t>
      </w:r>
      <w:r w:rsidR="001048B3">
        <w:t>drop onto their hands</w:t>
      </w:r>
      <w:r w:rsidR="008C1C45">
        <w:t>.</w:t>
      </w:r>
    </w:p>
    <w:p w14:paraId="69D52EDC" w14:textId="12C82FFF" w:rsidR="006F11EF" w:rsidRDefault="006F11EF" w:rsidP="006F11EF">
      <w:pPr>
        <w:pStyle w:val="Heading2"/>
      </w:pPr>
      <w:bookmarkStart w:id="133" w:name="_Toc83995252"/>
      <w:r w:rsidRPr="00AD3426">
        <w:t>Scene XII</w:t>
      </w:r>
      <w:bookmarkEnd w:id="133"/>
    </w:p>
    <w:p w14:paraId="24E601FC" w14:textId="5471AF5B" w:rsidR="008C1C45" w:rsidRPr="008C1C45" w:rsidRDefault="008C1C45" w:rsidP="008C1C45">
      <w:pPr>
        <w:pStyle w:val="Effects"/>
      </w:pPr>
      <w:r>
        <w:t xml:space="preserve">INTERIOR — </w:t>
      </w:r>
      <w:r w:rsidR="001048B3">
        <w:t xml:space="preserve">Odyssey Events Pavilion. </w:t>
      </w:r>
      <w:r w:rsidR="00BA0059">
        <w:t xml:space="preserve">The Princesses </w:t>
      </w:r>
      <w:r w:rsidR="00A07599">
        <w:t>are having rest, dining foods all over the world in Odyssey Pavilion.</w:t>
      </w:r>
    </w:p>
    <w:p w14:paraId="16408F66" w14:textId="77777777" w:rsidR="00BB0302" w:rsidRDefault="00BB0302" w:rsidP="001048B3">
      <w:pPr>
        <w:pStyle w:val="Character"/>
      </w:pPr>
      <w:r>
        <w:t>(</w:t>
      </w:r>
      <w:r w:rsidR="00BA0059">
        <w:t>Adela Chan Sr</w:t>
      </w:r>
      <w:r>
        <w:t>)</w:t>
      </w:r>
    </w:p>
    <w:p w14:paraId="2C179FF8" w14:textId="77777777" w:rsidR="008C040B" w:rsidRDefault="00BB0302" w:rsidP="00BB0302">
      <w:r>
        <w:t xml:space="preserve">The opening ceremony of </w:t>
      </w:r>
      <w:r w:rsidR="008C040B">
        <w:t>EPCOT 50</w:t>
      </w:r>
      <w:r w:rsidR="008C040B" w:rsidRPr="008C040B">
        <w:rPr>
          <w:vertAlign w:val="superscript"/>
        </w:rPr>
        <w:t>th</w:t>
      </w:r>
      <w:r w:rsidR="008C040B">
        <w:t xml:space="preserve"> anniversary ends here. Let’s return to your homes and gather your families. Have a Happy New Year!</w:t>
      </w:r>
    </w:p>
    <w:p w14:paraId="2D27F901" w14:textId="77777777" w:rsidR="006025C3" w:rsidRDefault="006025C3" w:rsidP="006025C3">
      <w:pPr>
        <w:pStyle w:val="Effects"/>
      </w:pPr>
      <w:r>
        <w:t>The screen cuts to credits.</w:t>
      </w:r>
    </w:p>
    <w:p w14:paraId="42002959" w14:textId="70C53E5F" w:rsidR="00162074" w:rsidRDefault="006025C3" w:rsidP="006025C3">
      <w:pPr>
        <w:pStyle w:val="Subtitle"/>
        <w:rPr>
          <w:rFonts w:asciiTheme="majorHAnsi" w:eastAsiaTheme="majorEastAsia" w:hAnsiTheme="majorHAnsi" w:cstheme="majorBidi"/>
          <w:color w:val="2F5496" w:themeColor="accent1" w:themeShade="BF"/>
          <w:sz w:val="40"/>
          <w:szCs w:val="40"/>
        </w:rPr>
      </w:pPr>
      <w:r>
        <w:t>— CREDITS —</w:t>
      </w:r>
      <w:r w:rsidR="006E4140">
        <w:br w:type="page"/>
      </w:r>
    </w:p>
    <w:p w14:paraId="1B3F09A2" w14:textId="17FADCC1" w:rsidR="00162074" w:rsidRDefault="006E4140" w:rsidP="00021E86">
      <w:pPr>
        <w:pStyle w:val="Heading1"/>
      </w:pPr>
      <w:bookmarkStart w:id="134" w:name="_Toc83995253"/>
      <w:r>
        <w:lastRenderedPageBreak/>
        <w:t>Part 6. Years Later…</w:t>
      </w:r>
      <w:bookmarkEnd w:id="132"/>
      <w:bookmarkEnd w:id="134"/>
    </w:p>
    <w:p w14:paraId="0DF3A3DF" w14:textId="2E81DFB6" w:rsidR="005F78DA" w:rsidRPr="005F78DA" w:rsidRDefault="005F78DA" w:rsidP="005F78DA">
      <w:r>
        <w:t>This is a mid-credit scene.</w:t>
      </w:r>
    </w:p>
    <w:p w14:paraId="5C615E92" w14:textId="77777777" w:rsidR="00162074" w:rsidRDefault="006E4140">
      <w:pPr>
        <w:pStyle w:val="Heading2"/>
      </w:pPr>
      <w:bookmarkStart w:id="135" w:name="_Toc83995254"/>
      <w:r>
        <w:t>Scene I</w:t>
      </w:r>
      <w:bookmarkEnd w:id="135"/>
    </w:p>
    <w:p w14:paraId="42A2BC5C" w14:textId="459D0EBA" w:rsidR="00381760" w:rsidRDefault="006E4140">
      <w:pPr>
        <w:pStyle w:val="Effects"/>
      </w:pPr>
      <w:bookmarkStart w:id="136" w:name="_Toc80735953"/>
      <w:r>
        <w:t>EXTERIOR — Main Street USA, Disney Magic Kingdom.</w:t>
      </w:r>
      <w:r w:rsidR="005F78DA">
        <w:t xml:space="preserve"> Adela Chan Sr </w:t>
      </w:r>
      <w:r w:rsidR="00D75881">
        <w:t>meet</w:t>
      </w:r>
      <w:r w:rsidR="005F78DA">
        <w:t xml:space="preserve"> both daughters</w:t>
      </w:r>
      <w:r w:rsidR="00D75881">
        <w:t xml:space="preserve"> by the Walt Disney statue.</w:t>
      </w:r>
    </w:p>
    <w:p w14:paraId="05F3AB7E" w14:textId="77777777" w:rsidR="004F666D" w:rsidRDefault="00381760" w:rsidP="00381760">
      <w:pPr>
        <w:pStyle w:val="Character"/>
      </w:pPr>
      <w:r>
        <w:t>Adela Chan Sr</w:t>
      </w:r>
    </w:p>
    <w:p w14:paraId="0798F21E" w14:textId="01377B81" w:rsidR="004F666D" w:rsidRDefault="004F666D" w:rsidP="004F666D">
      <w:r>
        <w:t xml:space="preserve">Welcome Back my </w:t>
      </w:r>
      <w:r w:rsidR="001F523E">
        <w:t xml:space="preserve">dearest </w:t>
      </w:r>
      <w:r>
        <w:t>daughters!</w:t>
      </w:r>
      <w:r w:rsidR="006A3D9A">
        <w:t xml:space="preserve"> Have you discovered any miracles yet?</w:t>
      </w:r>
    </w:p>
    <w:p w14:paraId="4889BA56" w14:textId="683FD2C0" w:rsidR="006A3D9A" w:rsidRDefault="006A3D9A" w:rsidP="006A3D9A">
      <w:pPr>
        <w:pStyle w:val="Character"/>
      </w:pPr>
      <w:r>
        <w:t>Adela Chan Jr</w:t>
      </w:r>
    </w:p>
    <w:p w14:paraId="7385108D" w14:textId="41DF5DB4" w:rsidR="006A3D9A" w:rsidRDefault="008E1138" w:rsidP="006A3D9A">
      <w:r>
        <w:t xml:space="preserve">China has completed </w:t>
      </w:r>
      <w:r w:rsidR="005F78DA">
        <w:t>her</w:t>
      </w:r>
      <w:r>
        <w:t xml:space="preserve"> socialistic modernization.</w:t>
      </w:r>
    </w:p>
    <w:p w14:paraId="0AE364D6" w14:textId="11577E32" w:rsidR="008E1138" w:rsidRDefault="008E1138" w:rsidP="008E1138">
      <w:pPr>
        <w:pStyle w:val="Character"/>
      </w:pPr>
      <w:r>
        <w:t>Angela Chan</w:t>
      </w:r>
    </w:p>
    <w:p w14:paraId="6490EE59" w14:textId="311A957D" w:rsidR="008E1138" w:rsidRDefault="00AE7D4B" w:rsidP="008E1138">
      <w:r>
        <w:t xml:space="preserve">Surpassing the </w:t>
      </w:r>
      <w:r w:rsidR="005F78DA">
        <w:t>rest of world</w:t>
      </w:r>
      <w:r>
        <w:t>!</w:t>
      </w:r>
    </w:p>
    <w:p w14:paraId="63E5A0BE" w14:textId="27ED3538" w:rsidR="005F78DA" w:rsidRPr="008E1138" w:rsidRDefault="005F78DA" w:rsidP="005F78DA">
      <w:pPr>
        <w:pStyle w:val="Effects"/>
      </w:pPr>
      <w:r>
        <w:t>Credit continues</w:t>
      </w:r>
    </w:p>
    <w:p w14:paraId="44CDC96C" w14:textId="77777777" w:rsidR="006A3D9A" w:rsidRDefault="006A3D9A" w:rsidP="004F666D"/>
    <w:p w14:paraId="1E75F543" w14:textId="34504CA4" w:rsidR="00162074" w:rsidRDefault="006E4140" w:rsidP="004F666D">
      <w:pPr>
        <w:rPr>
          <w:rFonts w:asciiTheme="majorHAnsi" w:eastAsiaTheme="majorEastAsia" w:hAnsiTheme="majorHAnsi" w:cstheme="majorBidi"/>
          <w:color w:val="2F5496" w:themeColor="accent1" w:themeShade="BF"/>
          <w:sz w:val="40"/>
          <w:szCs w:val="40"/>
        </w:rPr>
      </w:pPr>
      <w:r>
        <w:br w:type="page"/>
      </w:r>
    </w:p>
    <w:p w14:paraId="2E4EC63C" w14:textId="77777777" w:rsidR="00162074" w:rsidRDefault="006E4140" w:rsidP="00021E86">
      <w:pPr>
        <w:pStyle w:val="Heading1"/>
      </w:pPr>
      <w:bookmarkStart w:id="137" w:name="_Toc83995255"/>
      <w:r>
        <w:lastRenderedPageBreak/>
        <w:t>EPILOG</w:t>
      </w:r>
      <w:bookmarkEnd w:id="136"/>
      <w:bookmarkEnd w:id="137"/>
    </w:p>
    <w:p w14:paraId="7A75D5C3" w14:textId="77777777" w:rsidR="00D75881" w:rsidRDefault="00D75881" w:rsidP="00D75881">
      <w:pPr>
        <w:pStyle w:val="Effects"/>
      </w:pPr>
      <w:r>
        <w:t>Dark screen.</w:t>
      </w:r>
    </w:p>
    <w:p w14:paraId="0A4189F2" w14:textId="77777777" w:rsidR="00D75881" w:rsidRDefault="00D75881" w:rsidP="00D75881">
      <w:pPr>
        <w:pStyle w:val="Character"/>
      </w:pPr>
      <w:r>
        <w:t>(MICROSOFIA)</w:t>
      </w:r>
    </w:p>
    <w:p w14:paraId="1F17BCCC" w14:textId="4E8D96B3" w:rsidR="00162074" w:rsidRDefault="00D75881" w:rsidP="00D75881">
      <w:pPr>
        <w:rPr>
          <w:rFonts w:asciiTheme="majorHAnsi" w:eastAsiaTheme="majorEastAsia" w:hAnsiTheme="majorHAnsi" w:cstheme="majorBidi"/>
          <w:color w:val="2F5496" w:themeColor="accent1" w:themeShade="BF"/>
          <w:sz w:val="40"/>
          <w:szCs w:val="40"/>
        </w:rPr>
      </w:pPr>
      <w:r>
        <w:t xml:space="preserve">Welcome back, I am MICROSOFIA, the AI Assistant of you all. </w:t>
      </w:r>
      <w:r w:rsidR="00B71417">
        <w:t xml:space="preserve">The story has ended </w:t>
      </w:r>
      <w:r w:rsidR="003E45C8">
        <w:t>for having no more surprise</w:t>
      </w:r>
      <w:r w:rsidR="005450C5">
        <w:t>,</w:t>
      </w:r>
      <w:r w:rsidR="003E45C8">
        <w:t xml:space="preserve"> </w:t>
      </w:r>
      <w:r w:rsidR="00B71417">
        <w:t>and let’s meet on April 1, 2023</w:t>
      </w:r>
      <w:r w:rsidR="003E45C8">
        <w:t>! Good bye.</w:t>
      </w:r>
      <w:r w:rsidR="006E4140">
        <w:br w:type="page"/>
      </w:r>
    </w:p>
    <w:p w14:paraId="6CB29F25" w14:textId="77777777" w:rsidR="00162074" w:rsidRDefault="006E4140" w:rsidP="00021E86">
      <w:pPr>
        <w:pStyle w:val="Heading1"/>
      </w:pPr>
      <w:bookmarkStart w:id="138" w:name="_Toc83995256"/>
      <w:r>
        <w:lastRenderedPageBreak/>
        <w:t>Appendix A: Behind the scenes</w:t>
      </w:r>
      <w:bookmarkEnd w:id="138"/>
    </w:p>
    <w:p w14:paraId="1B9041C2" w14:textId="77777777" w:rsidR="00162074" w:rsidRDefault="006E4140">
      <w:pPr>
        <w:pStyle w:val="EndnoteText"/>
        <w:numPr>
          <w:ilvl w:val="0"/>
          <w:numId w:val="5"/>
        </w:numPr>
      </w:pPr>
      <w:r>
        <w:t>Princesses’ suits resemble their comfy suits in Ralph Breaks the Internet, (1.V</w:t>
      </w:r>
      <w:r>
        <w:rPr>
          <w:rFonts w:hint="eastAsia"/>
        </w:rPr>
        <w:t>)</w:t>
      </w:r>
      <w:r>
        <w:t xml:space="preserve"> but Mulan’s shirt and trousers perfectly resemble girl secondary school students’ common attire in the fourth frontier city of her country.</w:t>
      </w:r>
    </w:p>
    <w:p w14:paraId="083777F0" w14:textId="77777777" w:rsidR="00162074" w:rsidRDefault="006E4140">
      <w:pPr>
        <w:pStyle w:val="ListParagraph"/>
        <w:numPr>
          <w:ilvl w:val="0"/>
          <w:numId w:val="5"/>
        </w:numPr>
      </w:pPr>
      <w:r>
        <w:t>“The camera” refers to the camera that cast objects and scenes onto the screen unless otherwise specified.</w:t>
      </w:r>
    </w:p>
    <w:p w14:paraId="5300D81A" w14:textId="77777777" w:rsidR="00162074" w:rsidRDefault="006E4140">
      <w:pPr>
        <w:pStyle w:val="ListParagraph"/>
        <w:numPr>
          <w:ilvl w:val="0"/>
          <w:numId w:val="5"/>
        </w:numPr>
      </w:pPr>
      <w:bookmarkStart w:id="139" w:name="_Ref81230342"/>
      <w:r>
        <w:t>It is customary to list adult dwellers’ name on entry gates of each apartment and separate adults but couples in EPCOT, with children below 21 living with either or both their parents.</w:t>
      </w:r>
      <w:bookmarkEnd w:id="139"/>
    </w:p>
    <w:p w14:paraId="626F33D6" w14:textId="77777777" w:rsidR="00162074" w:rsidRDefault="006E4140">
      <w:pPr>
        <w:pStyle w:val="ListParagraph"/>
        <w:numPr>
          <w:ilvl w:val="0"/>
          <w:numId w:val="5"/>
        </w:numPr>
      </w:pPr>
      <w:r>
        <w:t>Married women in EPCOT can apply either her original surname or the surname of her current husband.</w:t>
      </w:r>
    </w:p>
    <w:p w14:paraId="5F248324" w14:textId="77777777" w:rsidR="00162074" w:rsidRDefault="006E4140">
      <w:pPr>
        <w:pStyle w:val="ListParagraph"/>
        <w:numPr>
          <w:ilvl w:val="0"/>
          <w:numId w:val="5"/>
        </w:numPr>
      </w:pPr>
      <w:r>
        <w:t>Five towers are 18-story cylindrical towers connected with respective public basements, like Our Father’s five fingers.</w:t>
      </w:r>
    </w:p>
    <w:p w14:paraId="16C7D339" w14:textId="77777777" w:rsidR="00162074" w:rsidRDefault="006E4140">
      <w:pPr>
        <w:pStyle w:val="ListParagraph"/>
        <w:numPr>
          <w:ilvl w:val="0"/>
          <w:numId w:val="5"/>
        </w:numPr>
      </w:pPr>
      <w:r>
        <w:t>Cards referred in Part 4 are in the same dimension of standard bridge cards.</w:t>
      </w:r>
    </w:p>
    <w:p w14:paraId="0AFEEEB4" w14:textId="77777777" w:rsidR="00162074" w:rsidRDefault="006E4140">
      <w:pPr>
        <w:pStyle w:val="ListParagraph"/>
        <w:numPr>
          <w:ilvl w:val="0"/>
          <w:numId w:val="5"/>
        </w:numPr>
      </w:pPr>
      <w:r>
        <w:t xml:space="preserve">This book is commercially released thanks for </w:t>
      </w:r>
      <w:hyperlink r:id="rId20" w:history="1">
        <w:r>
          <w:rPr>
            <w:rStyle w:val="Hyperlink"/>
          </w:rPr>
          <w:t>Disney Wiki</w:t>
        </w:r>
      </w:hyperlink>
      <w:r>
        <w:t>’s CCSA License and then a live-action film.</w:t>
      </w:r>
    </w:p>
    <w:p w14:paraId="757ED453" w14:textId="63BE580D" w:rsidR="00E04BA2" w:rsidRDefault="003F2FE3">
      <w:pPr>
        <w:pStyle w:val="ListParagraph"/>
        <w:numPr>
          <w:ilvl w:val="0"/>
          <w:numId w:val="5"/>
        </w:numPr>
      </w:pPr>
      <w:r>
        <w:t xml:space="preserve">National Flags </w:t>
      </w:r>
      <w:r w:rsidR="00021E86">
        <w:t>and the United Nations flag are unified to 2:3 aspect ratio</w:t>
      </w:r>
      <w:r w:rsidR="000D3766">
        <w:t xml:space="preserve">, with 4-by-6-feet version used in </w:t>
      </w:r>
      <w:r w:rsidR="00D70CDE">
        <w:t>Scene VII, Part 5.</w:t>
      </w:r>
    </w:p>
    <w:p w14:paraId="5BF082B5" w14:textId="77777777" w:rsidR="00E04BA2" w:rsidRDefault="00E04BA2" w:rsidP="00021E86">
      <w:pPr>
        <w:pStyle w:val="Heading1"/>
      </w:pPr>
      <w:r>
        <w:t xml:space="preserve">Appendix B: </w:t>
      </w:r>
      <w:r w:rsidR="006E4140">
        <w:rPr>
          <w:rFonts w:hint="eastAsia"/>
        </w:rPr>
        <w:t>Major</w:t>
      </w:r>
      <w:r w:rsidR="006E4140">
        <w:t xml:space="preserve"> Free (pre-1971) Disney characters or </w:t>
      </w:r>
      <w:r w:rsidR="006E4140" w:rsidRPr="00E04BA2">
        <w:rPr>
          <w:i/>
          <w:iCs/>
        </w:rPr>
        <w:t>movie</w:t>
      </w:r>
    </w:p>
    <w:p w14:paraId="71181D52" w14:textId="7AB687D1" w:rsidR="00162074" w:rsidRDefault="00E04BA2" w:rsidP="00E04BA2">
      <w:r>
        <w:rPr>
          <w:rFonts w:hint="eastAsia"/>
        </w:rPr>
        <w:t>F</w:t>
      </w:r>
      <w:r w:rsidR="006E4140">
        <w:t>eatured characters</w:t>
      </w:r>
      <w:r>
        <w:t xml:space="preserve"> are bolded.</w:t>
      </w:r>
    </w:p>
    <w:p w14:paraId="4529B9E4" w14:textId="77777777" w:rsidR="00162074" w:rsidRDefault="006E4140" w:rsidP="00E04BA2">
      <w:pPr>
        <w:pBdr>
          <w:bottom w:val="single" w:sz="4" w:space="1" w:color="auto"/>
        </w:pBdr>
        <w:tabs>
          <w:tab w:val="left" w:pos="5040"/>
        </w:tabs>
        <w:ind w:left="1080"/>
        <w:jc w:val="left"/>
      </w:pPr>
      <w:r>
        <w:t>Character/Movie</w:t>
      </w:r>
      <w:r>
        <w:tab/>
        <w:t>Debut</w:t>
      </w:r>
    </w:p>
    <w:p w14:paraId="6CCD3744" w14:textId="77777777" w:rsidR="00162074" w:rsidRDefault="006E4140">
      <w:pPr>
        <w:tabs>
          <w:tab w:val="left" w:pos="5040"/>
        </w:tabs>
        <w:ind w:left="1080"/>
        <w:jc w:val="left"/>
      </w:pPr>
      <w:r>
        <w:t>Oswald the Lucky Rabbit</w:t>
      </w:r>
      <w:r>
        <w:tab/>
        <w:t>1927</w:t>
      </w:r>
    </w:p>
    <w:p w14:paraId="17CE2AEF" w14:textId="77777777" w:rsidR="00162074" w:rsidRDefault="006E4140">
      <w:pPr>
        <w:tabs>
          <w:tab w:val="left" w:pos="5040"/>
        </w:tabs>
        <w:ind w:left="1080"/>
        <w:jc w:val="left"/>
      </w:pPr>
      <w:r>
        <w:t>Mickey &amp; Minnie Mouse</w:t>
      </w:r>
      <w:r>
        <w:tab/>
        <w:t>1928</w:t>
      </w:r>
    </w:p>
    <w:p w14:paraId="5B51D6C8" w14:textId="77777777" w:rsidR="00162074" w:rsidRDefault="006E4140">
      <w:pPr>
        <w:tabs>
          <w:tab w:val="left" w:pos="5040"/>
        </w:tabs>
        <w:ind w:left="1080"/>
        <w:jc w:val="left"/>
      </w:pPr>
      <w:r>
        <w:t>Pete</w:t>
      </w:r>
      <w:r>
        <w:tab/>
        <w:t>1929</w:t>
      </w:r>
    </w:p>
    <w:p w14:paraId="6DA9AD31" w14:textId="77777777" w:rsidR="00162074" w:rsidRDefault="006E4140">
      <w:pPr>
        <w:tabs>
          <w:tab w:val="left" w:pos="5040"/>
        </w:tabs>
        <w:ind w:left="1080"/>
        <w:jc w:val="left"/>
      </w:pPr>
      <w:r>
        <w:t>Pluto</w:t>
      </w:r>
      <w:r>
        <w:tab/>
        <w:t>1930</w:t>
      </w:r>
    </w:p>
    <w:p w14:paraId="21661847" w14:textId="77777777" w:rsidR="00162074" w:rsidRDefault="006E4140">
      <w:pPr>
        <w:tabs>
          <w:tab w:val="left" w:pos="5040"/>
        </w:tabs>
        <w:ind w:left="1080"/>
        <w:jc w:val="left"/>
      </w:pPr>
      <w:r>
        <w:t>Donald Duck</w:t>
      </w:r>
      <w:r>
        <w:tab/>
        <w:t>1931</w:t>
      </w:r>
    </w:p>
    <w:p w14:paraId="64BE2FC9" w14:textId="77777777" w:rsidR="00162074" w:rsidRDefault="006E4140">
      <w:pPr>
        <w:tabs>
          <w:tab w:val="left" w:pos="5040"/>
        </w:tabs>
        <w:ind w:left="1080"/>
        <w:jc w:val="left"/>
      </w:pPr>
      <w:r>
        <w:rPr>
          <w:b/>
          <w:bCs/>
          <w:i/>
          <w:iCs/>
        </w:rPr>
        <w:t>Pinocchio</w:t>
      </w:r>
      <w:r>
        <w:rPr>
          <w:b/>
          <w:bCs/>
          <w:i/>
          <w:iCs/>
        </w:rPr>
        <w:tab/>
      </w:r>
      <w:r>
        <w:t>1938</w:t>
      </w:r>
    </w:p>
    <w:p w14:paraId="6F3C239C" w14:textId="77777777" w:rsidR="00162074" w:rsidRDefault="006E4140">
      <w:pPr>
        <w:tabs>
          <w:tab w:val="left" w:pos="5040"/>
        </w:tabs>
        <w:ind w:left="1080"/>
        <w:jc w:val="left"/>
      </w:pPr>
      <w:r>
        <w:rPr>
          <w:b/>
          <w:bCs/>
          <w:i/>
          <w:iCs/>
        </w:rPr>
        <w:t>Snow White</w:t>
      </w:r>
      <w:r>
        <w:rPr>
          <w:i/>
          <w:iCs/>
        </w:rPr>
        <w:t xml:space="preserve"> and the seven </w:t>
      </w:r>
      <w:r>
        <w:rPr>
          <w:b/>
          <w:bCs/>
          <w:i/>
          <w:iCs/>
        </w:rPr>
        <w:t>dwarfs</w:t>
      </w:r>
      <w:r>
        <w:rPr>
          <w:i/>
          <w:iCs/>
        </w:rPr>
        <w:tab/>
      </w:r>
      <w:r>
        <w:t>1937</w:t>
      </w:r>
    </w:p>
    <w:p w14:paraId="712EFF98" w14:textId="77777777" w:rsidR="00162074" w:rsidRDefault="006E4140">
      <w:pPr>
        <w:tabs>
          <w:tab w:val="left" w:pos="5040"/>
        </w:tabs>
        <w:ind w:left="1080"/>
        <w:jc w:val="left"/>
      </w:pPr>
      <w:r>
        <w:t>Huey, Dewey, and Louie</w:t>
      </w:r>
      <w:r>
        <w:tab/>
        <w:t>1938</w:t>
      </w:r>
    </w:p>
    <w:p w14:paraId="33106806" w14:textId="77777777" w:rsidR="00162074" w:rsidRDefault="006E4140">
      <w:pPr>
        <w:tabs>
          <w:tab w:val="left" w:pos="5040"/>
        </w:tabs>
        <w:ind w:left="1080"/>
        <w:jc w:val="left"/>
      </w:pPr>
      <w:r>
        <w:t xml:space="preserve">Daisy Duck, </w:t>
      </w:r>
      <w:r>
        <w:rPr>
          <w:i/>
          <w:iCs/>
        </w:rPr>
        <w:t>Fantasia</w:t>
      </w:r>
      <w:r>
        <w:tab/>
        <w:t>1940</w:t>
      </w:r>
    </w:p>
    <w:p w14:paraId="1773871F" w14:textId="77777777" w:rsidR="00162074" w:rsidRDefault="006E4140">
      <w:pPr>
        <w:tabs>
          <w:tab w:val="left" w:pos="5040"/>
        </w:tabs>
        <w:ind w:left="1080"/>
        <w:jc w:val="left"/>
      </w:pPr>
      <w:r>
        <w:t>Chip 'n' Dale</w:t>
      </w:r>
      <w:r>
        <w:tab/>
        <w:t>1943</w:t>
      </w:r>
    </w:p>
    <w:p w14:paraId="46137B0A" w14:textId="77777777" w:rsidR="00162074" w:rsidRDefault="006E4140">
      <w:pPr>
        <w:tabs>
          <w:tab w:val="left" w:pos="5040"/>
        </w:tabs>
        <w:ind w:left="1080"/>
        <w:jc w:val="left"/>
      </w:pPr>
      <w:r>
        <w:t>Scrooge Mc-Duck</w:t>
      </w:r>
      <w:r>
        <w:tab/>
        <w:t>1947</w:t>
      </w:r>
    </w:p>
    <w:p w14:paraId="7464131C" w14:textId="77777777" w:rsidR="00162074" w:rsidRDefault="006E4140">
      <w:pPr>
        <w:tabs>
          <w:tab w:val="left" w:pos="5040"/>
        </w:tabs>
        <w:ind w:left="1080"/>
        <w:jc w:val="left"/>
      </w:pPr>
      <w:r>
        <w:rPr>
          <w:b/>
          <w:bCs/>
          <w:i/>
          <w:iCs/>
        </w:rPr>
        <w:t>Cinderella</w:t>
      </w:r>
      <w:r>
        <w:rPr>
          <w:b/>
          <w:bCs/>
          <w:i/>
          <w:iCs/>
        </w:rPr>
        <w:tab/>
      </w:r>
      <w:r>
        <w:t>1950</w:t>
      </w:r>
    </w:p>
    <w:p w14:paraId="3E3E0944" w14:textId="77777777" w:rsidR="00162074" w:rsidRDefault="006E4140">
      <w:pPr>
        <w:tabs>
          <w:tab w:val="left" w:pos="5040"/>
        </w:tabs>
        <w:ind w:left="1080"/>
        <w:jc w:val="left"/>
      </w:pPr>
      <w:r>
        <w:rPr>
          <w:b/>
          <w:bCs/>
          <w:i/>
          <w:iCs/>
        </w:rPr>
        <w:lastRenderedPageBreak/>
        <w:t>Bambi</w:t>
      </w:r>
      <w:r>
        <w:rPr>
          <w:b/>
          <w:bCs/>
          <w:i/>
          <w:iCs/>
        </w:rPr>
        <w:tab/>
      </w:r>
      <w:r>
        <w:t>1942</w:t>
      </w:r>
    </w:p>
    <w:p w14:paraId="6CF64559" w14:textId="77777777" w:rsidR="00162074" w:rsidRDefault="006E4140">
      <w:pPr>
        <w:tabs>
          <w:tab w:val="left" w:pos="5040"/>
        </w:tabs>
        <w:ind w:left="1080"/>
        <w:jc w:val="left"/>
      </w:pPr>
      <w:r>
        <w:rPr>
          <w:b/>
          <w:bCs/>
          <w:i/>
          <w:iCs/>
        </w:rPr>
        <w:t>Dumbo</w:t>
      </w:r>
      <w:r>
        <w:rPr>
          <w:b/>
          <w:bCs/>
          <w:i/>
          <w:iCs/>
        </w:rPr>
        <w:tab/>
      </w:r>
      <w:r>
        <w:t>1941</w:t>
      </w:r>
    </w:p>
    <w:p w14:paraId="3ECF6AC2" w14:textId="77777777" w:rsidR="00162074" w:rsidRDefault="006E4140">
      <w:pPr>
        <w:tabs>
          <w:tab w:val="left" w:pos="5040"/>
        </w:tabs>
        <w:ind w:left="1080"/>
        <w:jc w:val="left"/>
      </w:pPr>
      <w:r>
        <w:rPr>
          <w:b/>
          <w:bCs/>
          <w:i/>
          <w:iCs/>
        </w:rPr>
        <w:t>Alice</w:t>
      </w:r>
      <w:r>
        <w:rPr>
          <w:i/>
          <w:iCs/>
        </w:rPr>
        <w:t xml:space="preserve"> in Wonderland</w:t>
      </w:r>
      <w:r>
        <w:rPr>
          <w:b/>
          <w:bCs/>
          <w:i/>
          <w:iCs/>
        </w:rPr>
        <w:tab/>
      </w:r>
      <w:r>
        <w:t>1951</w:t>
      </w:r>
    </w:p>
    <w:p w14:paraId="363F5F08" w14:textId="77777777" w:rsidR="00162074" w:rsidRDefault="006E4140">
      <w:pPr>
        <w:tabs>
          <w:tab w:val="left" w:pos="5040"/>
        </w:tabs>
        <w:ind w:left="1080"/>
        <w:jc w:val="left"/>
      </w:pPr>
      <w:r>
        <w:rPr>
          <w:b/>
          <w:bCs/>
          <w:i/>
          <w:iCs/>
        </w:rPr>
        <w:t>Peter Pan</w:t>
      </w:r>
      <w:r>
        <w:rPr>
          <w:b/>
          <w:bCs/>
          <w:i/>
          <w:iCs/>
        </w:rPr>
        <w:tab/>
      </w:r>
      <w:r>
        <w:t>1953</w:t>
      </w:r>
    </w:p>
    <w:p w14:paraId="382D857B" w14:textId="77777777" w:rsidR="00162074" w:rsidRDefault="006E4140">
      <w:pPr>
        <w:tabs>
          <w:tab w:val="left" w:pos="5040"/>
        </w:tabs>
        <w:ind w:left="1080"/>
        <w:jc w:val="left"/>
      </w:pPr>
      <w:r>
        <w:rPr>
          <w:b/>
          <w:bCs/>
          <w:i/>
          <w:iCs/>
        </w:rPr>
        <w:t>Lady</w:t>
      </w:r>
      <w:r>
        <w:rPr>
          <w:i/>
          <w:iCs/>
        </w:rPr>
        <w:t xml:space="preserve"> and the </w:t>
      </w:r>
      <w:r>
        <w:rPr>
          <w:b/>
          <w:bCs/>
          <w:i/>
          <w:iCs/>
        </w:rPr>
        <w:t>Tramp</w:t>
      </w:r>
      <w:r>
        <w:rPr>
          <w:b/>
          <w:bCs/>
          <w:i/>
          <w:iCs/>
        </w:rPr>
        <w:tab/>
      </w:r>
      <w:r>
        <w:t>1955</w:t>
      </w:r>
    </w:p>
    <w:p w14:paraId="456695C7" w14:textId="77777777" w:rsidR="00162074" w:rsidRDefault="006E4140">
      <w:pPr>
        <w:tabs>
          <w:tab w:val="left" w:pos="5040"/>
        </w:tabs>
        <w:ind w:left="1080"/>
        <w:jc w:val="left"/>
      </w:pPr>
      <w:r>
        <w:rPr>
          <w:i/>
          <w:iCs/>
        </w:rPr>
        <w:t xml:space="preserve">The </w:t>
      </w:r>
      <w:r>
        <w:rPr>
          <w:b/>
          <w:bCs/>
          <w:i/>
          <w:iCs/>
        </w:rPr>
        <w:t>Sleeping Beauty</w:t>
      </w:r>
      <w:r>
        <w:rPr>
          <w:i/>
          <w:iCs/>
        </w:rPr>
        <w:tab/>
      </w:r>
      <w:r>
        <w:t>1959</w:t>
      </w:r>
    </w:p>
    <w:p w14:paraId="0B8CC1D2" w14:textId="77777777" w:rsidR="00162074" w:rsidRDefault="006E4140">
      <w:pPr>
        <w:tabs>
          <w:tab w:val="left" w:pos="5040"/>
        </w:tabs>
        <w:ind w:left="1080"/>
        <w:jc w:val="left"/>
      </w:pPr>
      <w:r>
        <w:rPr>
          <w:i/>
          <w:iCs/>
        </w:rPr>
        <w:t xml:space="preserve">101 </w:t>
      </w:r>
      <w:r>
        <w:rPr>
          <w:b/>
          <w:bCs/>
          <w:i/>
          <w:iCs/>
        </w:rPr>
        <w:t>Dalmatians</w:t>
      </w:r>
      <w:r>
        <w:rPr>
          <w:i/>
          <w:iCs/>
        </w:rPr>
        <w:tab/>
      </w:r>
      <w:r>
        <w:t>1961</w:t>
      </w:r>
    </w:p>
    <w:p w14:paraId="31F4568E" w14:textId="77777777" w:rsidR="00162074" w:rsidRDefault="006E4140">
      <w:pPr>
        <w:tabs>
          <w:tab w:val="left" w:pos="5040"/>
        </w:tabs>
        <w:ind w:left="1080"/>
        <w:jc w:val="left"/>
      </w:pPr>
      <w:r>
        <w:t>Ludwig von Drake</w:t>
      </w:r>
      <w:r>
        <w:tab/>
        <w:t>1961</w:t>
      </w:r>
    </w:p>
    <w:p w14:paraId="05A94115" w14:textId="77777777" w:rsidR="00162074" w:rsidRDefault="006E4140">
      <w:pPr>
        <w:tabs>
          <w:tab w:val="left" w:pos="5040"/>
        </w:tabs>
        <w:ind w:left="1080"/>
        <w:jc w:val="left"/>
      </w:pPr>
      <w:r>
        <w:rPr>
          <w:i/>
          <w:iCs/>
        </w:rPr>
        <w:t>The Sword in the Stone</w:t>
      </w:r>
      <w:r>
        <w:rPr>
          <w:i/>
          <w:iCs/>
        </w:rPr>
        <w:tab/>
      </w:r>
      <w:r>
        <w:t>1963</w:t>
      </w:r>
    </w:p>
    <w:p w14:paraId="49327EA5" w14:textId="77777777" w:rsidR="00162074" w:rsidRDefault="006E4140">
      <w:pPr>
        <w:tabs>
          <w:tab w:val="left" w:pos="5040"/>
        </w:tabs>
        <w:ind w:left="1080"/>
        <w:jc w:val="left"/>
      </w:pPr>
      <w:r>
        <w:rPr>
          <w:b/>
          <w:bCs/>
          <w:i/>
          <w:iCs/>
        </w:rPr>
        <w:t>Winnie the Pooh</w:t>
      </w:r>
      <w:r>
        <w:rPr>
          <w:i/>
          <w:iCs/>
        </w:rPr>
        <w:t xml:space="preserve"> and the Honey Tree</w:t>
      </w:r>
      <w:r>
        <w:rPr>
          <w:i/>
          <w:iCs/>
        </w:rPr>
        <w:tab/>
      </w:r>
      <w:r>
        <w:t>1966</w:t>
      </w:r>
    </w:p>
    <w:p w14:paraId="31316CBD" w14:textId="77777777" w:rsidR="00162074" w:rsidRDefault="006E4140">
      <w:pPr>
        <w:tabs>
          <w:tab w:val="left" w:pos="5040"/>
        </w:tabs>
        <w:ind w:left="1080"/>
        <w:jc w:val="left"/>
      </w:pPr>
      <w:r>
        <w:rPr>
          <w:i/>
          <w:iCs/>
        </w:rPr>
        <w:t>The Jungle Book</w:t>
      </w:r>
      <w:r>
        <w:rPr>
          <w:i/>
          <w:iCs/>
        </w:rPr>
        <w:tab/>
      </w:r>
      <w:r>
        <w:t>1967</w:t>
      </w:r>
    </w:p>
    <w:p w14:paraId="50255E9C" w14:textId="77777777" w:rsidR="00162074" w:rsidRDefault="006E4140">
      <w:pPr>
        <w:tabs>
          <w:tab w:val="left" w:pos="5040"/>
        </w:tabs>
        <w:ind w:left="1080"/>
        <w:jc w:val="left"/>
      </w:pPr>
      <w:r>
        <w:rPr>
          <w:i/>
          <w:iCs/>
        </w:rPr>
        <w:t>The Aristo-</w:t>
      </w:r>
      <w:r>
        <w:rPr>
          <w:b/>
          <w:bCs/>
          <w:i/>
          <w:iCs/>
        </w:rPr>
        <w:t>cats</w:t>
      </w:r>
      <w:r>
        <w:rPr>
          <w:i/>
          <w:iCs/>
        </w:rPr>
        <w:tab/>
      </w:r>
      <w:r>
        <w:t>1970</w:t>
      </w:r>
    </w:p>
    <w:p w14:paraId="44AB593E" w14:textId="29F75453" w:rsidR="00162074" w:rsidRDefault="00A8761D" w:rsidP="00021E86">
      <w:pPr>
        <w:pStyle w:val="Heading1"/>
      </w:pPr>
      <w:r>
        <w:t xml:space="preserve">Appendix C: </w:t>
      </w:r>
      <w:r w:rsidR="00CC1D7E">
        <w:t xml:space="preserve">Face Cards of </w:t>
      </w:r>
      <w:r>
        <w:t>Elemental Princesses’ Cards of Tomorrow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34"/>
        <w:gridCol w:w="1433"/>
        <w:gridCol w:w="4084"/>
      </w:tblGrid>
      <w:tr w:rsidR="00CC1D7E" w:rsidRPr="00CC1D7E" w14:paraId="59D48498" w14:textId="77777777" w:rsidTr="003F2FE3">
        <w:tc>
          <w:tcPr>
            <w:tcW w:w="1031" w:type="pct"/>
          </w:tcPr>
          <w:p w14:paraId="3051A1A7" w14:textId="77777777" w:rsidR="00CC1D7E" w:rsidRPr="00CC1D7E" w:rsidRDefault="00CC1D7E" w:rsidP="00A65A08">
            <w:pPr>
              <w:jc w:val="left"/>
            </w:pPr>
            <w:r w:rsidRPr="00CC1D7E">
              <w:t>Face Card</w:t>
            </w:r>
          </w:p>
        </w:tc>
        <w:tc>
          <w:tcPr>
            <w:tcW w:w="1031" w:type="pct"/>
          </w:tcPr>
          <w:p w14:paraId="46B35377" w14:textId="77777777" w:rsidR="00CC1D7E" w:rsidRPr="00CC1D7E" w:rsidRDefault="00CC1D7E" w:rsidP="00A65A08">
            <w:pPr>
              <w:jc w:val="left"/>
            </w:pPr>
            <w:r w:rsidRPr="00CC1D7E">
              <w:t>Character</w:t>
            </w:r>
          </w:p>
        </w:tc>
        <w:tc>
          <w:tcPr>
            <w:tcW w:w="2938" w:type="pct"/>
          </w:tcPr>
          <w:p w14:paraId="6895E73A" w14:textId="77777777" w:rsidR="00CC1D7E" w:rsidRPr="00CC1D7E" w:rsidRDefault="00CC1D7E" w:rsidP="00A65A08">
            <w:pPr>
              <w:jc w:val="left"/>
              <w:rPr>
                <w:i/>
                <w:iCs/>
              </w:rPr>
            </w:pPr>
            <w:r w:rsidRPr="00CC1D7E">
              <w:t>Song in storage</w:t>
            </w:r>
          </w:p>
        </w:tc>
      </w:tr>
      <w:tr w:rsidR="00CC1D7E" w:rsidRPr="00CC1D7E" w14:paraId="0EFE353F" w14:textId="77777777" w:rsidTr="003F2FE3">
        <w:tc>
          <w:tcPr>
            <w:tcW w:w="1031" w:type="pct"/>
          </w:tcPr>
          <w:p w14:paraId="48EFA3F8" w14:textId="77777777" w:rsidR="00CC1D7E" w:rsidRPr="00CC1D7E" w:rsidRDefault="00CC1D7E" w:rsidP="00A65A08">
            <w:pPr>
              <w:jc w:val="left"/>
            </w:pPr>
            <w:r w:rsidRPr="00CC1D7E">
              <w:t>J FIRE</w:t>
            </w:r>
          </w:p>
        </w:tc>
        <w:tc>
          <w:tcPr>
            <w:tcW w:w="1031" w:type="pct"/>
          </w:tcPr>
          <w:p w14:paraId="2C723863" w14:textId="77777777" w:rsidR="00CC1D7E" w:rsidRPr="00CC1D7E" w:rsidRDefault="00CC1D7E" w:rsidP="00A65A08">
            <w:pPr>
              <w:jc w:val="left"/>
            </w:pPr>
            <w:r w:rsidRPr="00CC1D7E">
              <w:t>Jasmine</w:t>
            </w:r>
          </w:p>
        </w:tc>
        <w:tc>
          <w:tcPr>
            <w:tcW w:w="2938" w:type="pct"/>
          </w:tcPr>
          <w:p w14:paraId="34E9F8E5" w14:textId="77777777" w:rsidR="00CC1D7E" w:rsidRPr="00CC1D7E" w:rsidRDefault="00CC1D7E" w:rsidP="00A65A08">
            <w:pPr>
              <w:jc w:val="left"/>
              <w:rPr>
                <w:i/>
                <w:iCs/>
              </w:rPr>
            </w:pPr>
            <w:r w:rsidRPr="00CC1D7E">
              <w:rPr>
                <w:i/>
                <w:iCs/>
              </w:rPr>
              <w:t>A Whole New World</w:t>
            </w:r>
          </w:p>
        </w:tc>
      </w:tr>
      <w:tr w:rsidR="00CC1D7E" w:rsidRPr="00CC1D7E" w14:paraId="0C467456" w14:textId="77777777" w:rsidTr="003F2FE3">
        <w:trPr>
          <w:trHeight w:val="80"/>
        </w:trPr>
        <w:tc>
          <w:tcPr>
            <w:tcW w:w="1031" w:type="pct"/>
          </w:tcPr>
          <w:p w14:paraId="494D7360" w14:textId="77777777" w:rsidR="00CC1D7E" w:rsidRPr="00CC1D7E" w:rsidRDefault="00CC1D7E" w:rsidP="00A65A08">
            <w:pPr>
              <w:jc w:val="left"/>
            </w:pPr>
            <w:r w:rsidRPr="00CC1D7E">
              <w:t>J EARTH</w:t>
            </w:r>
          </w:p>
        </w:tc>
        <w:tc>
          <w:tcPr>
            <w:tcW w:w="1031" w:type="pct"/>
          </w:tcPr>
          <w:p w14:paraId="3B4FFA46" w14:textId="77777777" w:rsidR="00CC1D7E" w:rsidRPr="00CC1D7E" w:rsidRDefault="00CC1D7E" w:rsidP="00A65A08">
            <w:pPr>
              <w:jc w:val="left"/>
            </w:pPr>
            <w:r w:rsidRPr="00CC1D7E">
              <w:t>Snow White</w:t>
            </w:r>
          </w:p>
        </w:tc>
        <w:tc>
          <w:tcPr>
            <w:tcW w:w="2938" w:type="pct"/>
          </w:tcPr>
          <w:p w14:paraId="06412574" w14:textId="77777777" w:rsidR="00CC1D7E" w:rsidRPr="00CC1D7E" w:rsidRDefault="00CC1D7E" w:rsidP="00A65A08">
            <w:pPr>
              <w:jc w:val="left"/>
              <w:rPr>
                <w:i/>
                <w:iCs/>
              </w:rPr>
            </w:pPr>
            <w:r w:rsidRPr="00CC1D7E">
              <w:rPr>
                <w:i/>
                <w:iCs/>
              </w:rPr>
              <w:t>Someday My Prince Will Come</w:t>
            </w:r>
          </w:p>
        </w:tc>
      </w:tr>
      <w:tr w:rsidR="00CC1D7E" w:rsidRPr="00CC1D7E" w14:paraId="278481A8" w14:textId="77777777" w:rsidTr="003F2FE3">
        <w:tc>
          <w:tcPr>
            <w:tcW w:w="1031" w:type="pct"/>
          </w:tcPr>
          <w:p w14:paraId="05E9CCA1" w14:textId="77777777" w:rsidR="00CC1D7E" w:rsidRPr="00CC1D7E" w:rsidRDefault="00CC1D7E" w:rsidP="00A65A08">
            <w:pPr>
              <w:jc w:val="left"/>
            </w:pPr>
            <w:r w:rsidRPr="00CC1D7E">
              <w:t>J AIR</w:t>
            </w:r>
          </w:p>
        </w:tc>
        <w:tc>
          <w:tcPr>
            <w:tcW w:w="1031" w:type="pct"/>
          </w:tcPr>
          <w:p w14:paraId="755BF79B" w14:textId="77777777" w:rsidR="00CC1D7E" w:rsidRPr="00CC1D7E" w:rsidRDefault="00CC1D7E" w:rsidP="00A65A08">
            <w:pPr>
              <w:jc w:val="left"/>
            </w:pPr>
            <w:r w:rsidRPr="00CC1D7E">
              <w:t>Aurora</w:t>
            </w:r>
          </w:p>
        </w:tc>
        <w:tc>
          <w:tcPr>
            <w:tcW w:w="2938" w:type="pct"/>
          </w:tcPr>
          <w:p w14:paraId="6436DB36" w14:textId="77777777" w:rsidR="00CC1D7E" w:rsidRPr="00CC1D7E" w:rsidRDefault="00CC1D7E" w:rsidP="00A65A08">
            <w:pPr>
              <w:jc w:val="left"/>
              <w:rPr>
                <w:i/>
                <w:iCs/>
              </w:rPr>
            </w:pPr>
            <w:r w:rsidRPr="00CC1D7E">
              <w:rPr>
                <w:i/>
                <w:iCs/>
              </w:rPr>
              <w:t>Once Upon a Dream</w:t>
            </w:r>
          </w:p>
        </w:tc>
      </w:tr>
      <w:tr w:rsidR="00CC1D7E" w:rsidRPr="00CC1D7E" w14:paraId="5E5DB71F" w14:textId="77777777" w:rsidTr="003F2FE3">
        <w:tc>
          <w:tcPr>
            <w:tcW w:w="1031" w:type="pct"/>
          </w:tcPr>
          <w:p w14:paraId="216ED81C" w14:textId="77777777" w:rsidR="00CC1D7E" w:rsidRPr="00CC1D7E" w:rsidRDefault="00CC1D7E" w:rsidP="00A65A08">
            <w:pPr>
              <w:jc w:val="left"/>
            </w:pPr>
            <w:r w:rsidRPr="00CC1D7E">
              <w:t>J WATER</w:t>
            </w:r>
          </w:p>
        </w:tc>
        <w:tc>
          <w:tcPr>
            <w:tcW w:w="1031" w:type="pct"/>
          </w:tcPr>
          <w:p w14:paraId="346567FD" w14:textId="77777777" w:rsidR="00CC1D7E" w:rsidRPr="00CC1D7E" w:rsidRDefault="00CC1D7E" w:rsidP="00A65A08">
            <w:pPr>
              <w:jc w:val="left"/>
            </w:pPr>
            <w:r w:rsidRPr="00CC1D7E">
              <w:t>Ariel</w:t>
            </w:r>
          </w:p>
        </w:tc>
        <w:tc>
          <w:tcPr>
            <w:tcW w:w="2938" w:type="pct"/>
          </w:tcPr>
          <w:p w14:paraId="31532921" w14:textId="77777777" w:rsidR="00CC1D7E" w:rsidRPr="00CC1D7E" w:rsidRDefault="00CC1D7E" w:rsidP="00A65A08">
            <w:pPr>
              <w:jc w:val="left"/>
              <w:rPr>
                <w:i/>
                <w:iCs/>
              </w:rPr>
            </w:pPr>
            <w:r w:rsidRPr="00CC1D7E">
              <w:rPr>
                <w:i/>
                <w:iCs/>
              </w:rPr>
              <w:t>Part of Your World</w:t>
            </w:r>
          </w:p>
        </w:tc>
      </w:tr>
      <w:tr w:rsidR="00CC1D7E" w:rsidRPr="00CC1D7E" w14:paraId="6E3DA2C5" w14:textId="77777777" w:rsidTr="003F2FE3">
        <w:tc>
          <w:tcPr>
            <w:tcW w:w="1031" w:type="pct"/>
          </w:tcPr>
          <w:p w14:paraId="4C46FBD3" w14:textId="77777777" w:rsidR="00CC1D7E" w:rsidRPr="00CC1D7E" w:rsidRDefault="00CC1D7E" w:rsidP="00A65A08">
            <w:pPr>
              <w:jc w:val="left"/>
            </w:pPr>
            <w:r w:rsidRPr="00CC1D7E">
              <w:t>C FIRE</w:t>
            </w:r>
          </w:p>
        </w:tc>
        <w:tc>
          <w:tcPr>
            <w:tcW w:w="1031" w:type="pct"/>
          </w:tcPr>
          <w:p w14:paraId="5A37A624" w14:textId="77777777" w:rsidR="00CC1D7E" w:rsidRPr="00CC1D7E" w:rsidRDefault="00CC1D7E" w:rsidP="00A65A08">
            <w:pPr>
              <w:jc w:val="left"/>
            </w:pPr>
            <w:r w:rsidRPr="00CC1D7E">
              <w:t>Belle</w:t>
            </w:r>
          </w:p>
        </w:tc>
        <w:tc>
          <w:tcPr>
            <w:tcW w:w="2938" w:type="pct"/>
          </w:tcPr>
          <w:p w14:paraId="23EDA0C6" w14:textId="77777777" w:rsidR="00CC1D7E" w:rsidRPr="00CC1D7E" w:rsidRDefault="00CC1D7E" w:rsidP="00A65A08">
            <w:pPr>
              <w:jc w:val="left"/>
              <w:rPr>
                <w:i/>
                <w:iCs/>
              </w:rPr>
            </w:pPr>
            <w:r w:rsidRPr="00CC1D7E">
              <w:rPr>
                <w:i/>
                <w:iCs/>
              </w:rPr>
              <w:t>Beauty and the Beast</w:t>
            </w:r>
          </w:p>
        </w:tc>
      </w:tr>
      <w:tr w:rsidR="00CC1D7E" w:rsidRPr="00CC1D7E" w14:paraId="54E6148D" w14:textId="77777777" w:rsidTr="003F2FE3">
        <w:tc>
          <w:tcPr>
            <w:tcW w:w="1031" w:type="pct"/>
          </w:tcPr>
          <w:p w14:paraId="4D9A4D69" w14:textId="77777777" w:rsidR="00CC1D7E" w:rsidRPr="00CC1D7E" w:rsidRDefault="00CC1D7E" w:rsidP="00A65A08">
            <w:pPr>
              <w:jc w:val="left"/>
            </w:pPr>
            <w:r w:rsidRPr="00CC1D7E">
              <w:t>C EARTH</w:t>
            </w:r>
          </w:p>
        </w:tc>
        <w:tc>
          <w:tcPr>
            <w:tcW w:w="1031" w:type="pct"/>
          </w:tcPr>
          <w:p w14:paraId="33989A13" w14:textId="77777777" w:rsidR="00CC1D7E" w:rsidRPr="00CC1D7E" w:rsidRDefault="00CC1D7E" w:rsidP="00A65A08">
            <w:pPr>
              <w:jc w:val="left"/>
            </w:pPr>
            <w:r w:rsidRPr="00CC1D7E">
              <w:t>Merida</w:t>
            </w:r>
          </w:p>
        </w:tc>
        <w:tc>
          <w:tcPr>
            <w:tcW w:w="2938" w:type="pct"/>
          </w:tcPr>
          <w:p w14:paraId="005B9815" w14:textId="77777777" w:rsidR="00CC1D7E" w:rsidRPr="00CC1D7E" w:rsidRDefault="00CC1D7E" w:rsidP="00A65A08">
            <w:pPr>
              <w:jc w:val="left"/>
              <w:rPr>
                <w:i/>
                <w:iCs/>
              </w:rPr>
            </w:pPr>
            <w:r w:rsidRPr="00CC1D7E">
              <w:rPr>
                <w:i/>
                <w:iCs/>
              </w:rPr>
              <w:t>Touch the Sky</w:t>
            </w:r>
          </w:p>
        </w:tc>
      </w:tr>
      <w:tr w:rsidR="00CC1D7E" w:rsidRPr="00CC1D7E" w14:paraId="1FA040E0" w14:textId="77777777" w:rsidTr="003F2FE3">
        <w:tc>
          <w:tcPr>
            <w:tcW w:w="1031" w:type="pct"/>
          </w:tcPr>
          <w:p w14:paraId="19AF4489" w14:textId="77777777" w:rsidR="00CC1D7E" w:rsidRPr="00CC1D7E" w:rsidRDefault="00CC1D7E" w:rsidP="00A65A08">
            <w:pPr>
              <w:jc w:val="left"/>
            </w:pPr>
            <w:r w:rsidRPr="00CC1D7E">
              <w:t>C AIR</w:t>
            </w:r>
          </w:p>
        </w:tc>
        <w:tc>
          <w:tcPr>
            <w:tcW w:w="1031" w:type="pct"/>
          </w:tcPr>
          <w:p w14:paraId="73E4FF6D" w14:textId="77777777" w:rsidR="00CC1D7E" w:rsidRPr="00CC1D7E" w:rsidRDefault="00CC1D7E" w:rsidP="00A65A08">
            <w:pPr>
              <w:jc w:val="left"/>
            </w:pPr>
            <w:r w:rsidRPr="00CC1D7E">
              <w:t>Moana</w:t>
            </w:r>
          </w:p>
        </w:tc>
        <w:tc>
          <w:tcPr>
            <w:tcW w:w="2938" w:type="pct"/>
          </w:tcPr>
          <w:p w14:paraId="3327F9A0" w14:textId="77777777" w:rsidR="00CC1D7E" w:rsidRPr="00CC1D7E" w:rsidRDefault="00CC1D7E" w:rsidP="00A65A08">
            <w:pPr>
              <w:jc w:val="left"/>
              <w:rPr>
                <w:i/>
                <w:iCs/>
              </w:rPr>
            </w:pPr>
            <w:r w:rsidRPr="00CC1D7E">
              <w:rPr>
                <w:i/>
                <w:iCs/>
              </w:rPr>
              <w:t>How Far I'll Go</w:t>
            </w:r>
          </w:p>
        </w:tc>
      </w:tr>
      <w:tr w:rsidR="00CC1D7E" w:rsidRPr="00CC1D7E" w14:paraId="6610657F" w14:textId="77777777" w:rsidTr="003F2FE3">
        <w:tc>
          <w:tcPr>
            <w:tcW w:w="1031" w:type="pct"/>
          </w:tcPr>
          <w:p w14:paraId="61E58B5E" w14:textId="77777777" w:rsidR="00CC1D7E" w:rsidRPr="00CC1D7E" w:rsidRDefault="00CC1D7E" w:rsidP="00A65A08">
            <w:pPr>
              <w:jc w:val="left"/>
            </w:pPr>
            <w:r w:rsidRPr="00CC1D7E">
              <w:t>C WATER</w:t>
            </w:r>
          </w:p>
        </w:tc>
        <w:tc>
          <w:tcPr>
            <w:tcW w:w="1031" w:type="pct"/>
          </w:tcPr>
          <w:p w14:paraId="3E20859E" w14:textId="77777777" w:rsidR="00CC1D7E" w:rsidRPr="00CC1D7E" w:rsidRDefault="00CC1D7E" w:rsidP="00A65A08">
            <w:pPr>
              <w:jc w:val="left"/>
            </w:pPr>
            <w:r w:rsidRPr="00CC1D7E">
              <w:t>Tiana</w:t>
            </w:r>
          </w:p>
        </w:tc>
        <w:tc>
          <w:tcPr>
            <w:tcW w:w="2938" w:type="pct"/>
          </w:tcPr>
          <w:p w14:paraId="00B2CA88" w14:textId="77777777" w:rsidR="00CC1D7E" w:rsidRPr="00CC1D7E" w:rsidRDefault="00CC1D7E" w:rsidP="00A65A08">
            <w:pPr>
              <w:jc w:val="left"/>
              <w:rPr>
                <w:i/>
                <w:iCs/>
              </w:rPr>
            </w:pPr>
            <w:r w:rsidRPr="00CC1D7E">
              <w:rPr>
                <w:i/>
                <w:iCs/>
              </w:rPr>
              <w:t>Almost There</w:t>
            </w:r>
          </w:p>
        </w:tc>
      </w:tr>
      <w:tr w:rsidR="00CC1D7E" w:rsidRPr="00CC1D7E" w14:paraId="772C66DE" w14:textId="77777777" w:rsidTr="003F2FE3">
        <w:tc>
          <w:tcPr>
            <w:tcW w:w="1031" w:type="pct"/>
          </w:tcPr>
          <w:p w14:paraId="1E12ABC8" w14:textId="77777777" w:rsidR="00CC1D7E" w:rsidRPr="00CC1D7E" w:rsidRDefault="00CC1D7E" w:rsidP="00A65A08">
            <w:pPr>
              <w:jc w:val="left"/>
            </w:pPr>
            <w:r w:rsidRPr="00CC1D7E">
              <w:t>Q FIRE</w:t>
            </w:r>
          </w:p>
        </w:tc>
        <w:tc>
          <w:tcPr>
            <w:tcW w:w="1031" w:type="pct"/>
          </w:tcPr>
          <w:p w14:paraId="4D54D326" w14:textId="77777777" w:rsidR="00CC1D7E" w:rsidRPr="00CC1D7E" w:rsidRDefault="00CC1D7E" w:rsidP="00A65A08">
            <w:pPr>
              <w:jc w:val="left"/>
            </w:pPr>
            <w:r w:rsidRPr="00CC1D7E">
              <w:t>Mulan</w:t>
            </w:r>
          </w:p>
        </w:tc>
        <w:tc>
          <w:tcPr>
            <w:tcW w:w="2938" w:type="pct"/>
          </w:tcPr>
          <w:p w14:paraId="4A353B2F" w14:textId="77777777" w:rsidR="00CC1D7E" w:rsidRPr="00CC1D7E" w:rsidRDefault="00CC1D7E" w:rsidP="00A65A08">
            <w:pPr>
              <w:jc w:val="left"/>
              <w:rPr>
                <w:i/>
                <w:iCs/>
              </w:rPr>
            </w:pPr>
            <w:r w:rsidRPr="00CC1D7E">
              <w:rPr>
                <w:i/>
                <w:iCs/>
              </w:rPr>
              <w:t>Reflection</w:t>
            </w:r>
          </w:p>
        </w:tc>
      </w:tr>
      <w:tr w:rsidR="00CC1D7E" w:rsidRPr="00CC1D7E" w14:paraId="1EC618DB" w14:textId="77777777" w:rsidTr="003F2FE3">
        <w:tc>
          <w:tcPr>
            <w:tcW w:w="1031" w:type="pct"/>
          </w:tcPr>
          <w:p w14:paraId="7D7348F5" w14:textId="77777777" w:rsidR="00CC1D7E" w:rsidRPr="00CC1D7E" w:rsidRDefault="00CC1D7E" w:rsidP="00A65A08">
            <w:pPr>
              <w:jc w:val="left"/>
            </w:pPr>
            <w:r w:rsidRPr="00CC1D7E">
              <w:t>Q EARTH</w:t>
            </w:r>
          </w:p>
        </w:tc>
        <w:tc>
          <w:tcPr>
            <w:tcW w:w="1031" w:type="pct"/>
          </w:tcPr>
          <w:p w14:paraId="4AC2D803" w14:textId="77777777" w:rsidR="00CC1D7E" w:rsidRPr="00CC1D7E" w:rsidRDefault="00CC1D7E" w:rsidP="00A65A08">
            <w:pPr>
              <w:jc w:val="left"/>
            </w:pPr>
            <w:r w:rsidRPr="00CC1D7E">
              <w:t>Pocahontas</w:t>
            </w:r>
          </w:p>
        </w:tc>
        <w:tc>
          <w:tcPr>
            <w:tcW w:w="2938" w:type="pct"/>
          </w:tcPr>
          <w:p w14:paraId="2FE5D26B" w14:textId="77777777" w:rsidR="00CC1D7E" w:rsidRPr="00CC1D7E" w:rsidRDefault="00CC1D7E" w:rsidP="00A65A08">
            <w:pPr>
              <w:jc w:val="left"/>
              <w:rPr>
                <w:i/>
                <w:iCs/>
              </w:rPr>
            </w:pPr>
            <w:r w:rsidRPr="00CC1D7E">
              <w:rPr>
                <w:i/>
                <w:iCs/>
              </w:rPr>
              <w:t>Colors of the Wind</w:t>
            </w:r>
          </w:p>
        </w:tc>
      </w:tr>
      <w:tr w:rsidR="00CC1D7E" w:rsidRPr="00CC1D7E" w14:paraId="215D1881" w14:textId="77777777" w:rsidTr="003F2FE3">
        <w:tc>
          <w:tcPr>
            <w:tcW w:w="1031" w:type="pct"/>
          </w:tcPr>
          <w:p w14:paraId="30B45610" w14:textId="77777777" w:rsidR="00CC1D7E" w:rsidRPr="00CC1D7E" w:rsidRDefault="00CC1D7E" w:rsidP="00A65A08">
            <w:pPr>
              <w:jc w:val="left"/>
            </w:pPr>
            <w:r w:rsidRPr="00CC1D7E">
              <w:t>Q AIR</w:t>
            </w:r>
          </w:p>
        </w:tc>
        <w:tc>
          <w:tcPr>
            <w:tcW w:w="1031" w:type="pct"/>
          </w:tcPr>
          <w:p w14:paraId="115668C0" w14:textId="77777777" w:rsidR="00CC1D7E" w:rsidRPr="00CC1D7E" w:rsidRDefault="00CC1D7E" w:rsidP="00A65A08">
            <w:pPr>
              <w:jc w:val="left"/>
            </w:pPr>
            <w:r w:rsidRPr="00CC1D7E">
              <w:t>Cinderella</w:t>
            </w:r>
          </w:p>
        </w:tc>
        <w:tc>
          <w:tcPr>
            <w:tcW w:w="2938" w:type="pct"/>
          </w:tcPr>
          <w:p w14:paraId="3AFD456C" w14:textId="77777777" w:rsidR="00CC1D7E" w:rsidRPr="00CC1D7E" w:rsidRDefault="00CC1D7E" w:rsidP="00A65A08">
            <w:pPr>
              <w:jc w:val="left"/>
              <w:rPr>
                <w:i/>
                <w:iCs/>
              </w:rPr>
            </w:pPr>
            <w:r w:rsidRPr="00CC1D7E">
              <w:rPr>
                <w:i/>
                <w:iCs/>
              </w:rPr>
              <w:t>A Dream Is a Wish Your Heart Makes</w:t>
            </w:r>
          </w:p>
        </w:tc>
      </w:tr>
      <w:tr w:rsidR="00CC1D7E" w:rsidRPr="00CC1D7E" w14:paraId="5B829276" w14:textId="77777777" w:rsidTr="003F2FE3">
        <w:tc>
          <w:tcPr>
            <w:tcW w:w="1031" w:type="pct"/>
          </w:tcPr>
          <w:p w14:paraId="0B81BF4B" w14:textId="77777777" w:rsidR="00CC1D7E" w:rsidRPr="00CC1D7E" w:rsidRDefault="00CC1D7E" w:rsidP="00A65A08">
            <w:pPr>
              <w:jc w:val="left"/>
            </w:pPr>
            <w:r w:rsidRPr="00CC1D7E">
              <w:t>Q WATER</w:t>
            </w:r>
          </w:p>
        </w:tc>
        <w:tc>
          <w:tcPr>
            <w:tcW w:w="1031" w:type="pct"/>
          </w:tcPr>
          <w:p w14:paraId="0B945D17" w14:textId="77777777" w:rsidR="00CC1D7E" w:rsidRPr="00CC1D7E" w:rsidRDefault="00CC1D7E" w:rsidP="00A65A08">
            <w:pPr>
              <w:jc w:val="left"/>
            </w:pPr>
            <w:r w:rsidRPr="00CC1D7E">
              <w:t>Rapunzel</w:t>
            </w:r>
          </w:p>
        </w:tc>
        <w:tc>
          <w:tcPr>
            <w:tcW w:w="2938" w:type="pct"/>
          </w:tcPr>
          <w:p w14:paraId="55C401B6" w14:textId="77777777" w:rsidR="00CC1D7E" w:rsidRPr="00CC1D7E" w:rsidRDefault="00CC1D7E" w:rsidP="00A65A08">
            <w:pPr>
              <w:jc w:val="left"/>
              <w:rPr>
                <w:rFonts w:asciiTheme="majorHAnsi" w:hAnsiTheme="majorHAnsi"/>
                <w:i/>
                <w:iCs/>
              </w:rPr>
            </w:pPr>
            <w:r w:rsidRPr="00CC1D7E">
              <w:rPr>
                <w:i/>
                <w:iCs/>
              </w:rPr>
              <w:t>When Will My Life Begin</w:t>
            </w:r>
          </w:p>
        </w:tc>
      </w:tr>
      <w:tr w:rsidR="00CC1D7E" w:rsidRPr="00CC1D7E" w14:paraId="5594589E" w14:textId="77777777" w:rsidTr="003F2FE3">
        <w:tc>
          <w:tcPr>
            <w:tcW w:w="1031" w:type="pct"/>
          </w:tcPr>
          <w:p w14:paraId="3B398F8F" w14:textId="77777777" w:rsidR="00CC1D7E" w:rsidRPr="00CC1D7E" w:rsidRDefault="00CC1D7E" w:rsidP="00A65A08">
            <w:pPr>
              <w:jc w:val="left"/>
            </w:pPr>
            <w:r w:rsidRPr="00CC1D7E">
              <w:t>K FIRE</w:t>
            </w:r>
          </w:p>
        </w:tc>
        <w:tc>
          <w:tcPr>
            <w:tcW w:w="1031" w:type="pct"/>
          </w:tcPr>
          <w:p w14:paraId="2A4540DC" w14:textId="77777777" w:rsidR="00CC1D7E" w:rsidRPr="00CC1D7E" w:rsidRDefault="00CC1D7E" w:rsidP="00A65A08">
            <w:pPr>
              <w:jc w:val="left"/>
            </w:pPr>
            <w:r w:rsidRPr="00CC1D7E">
              <w:t>Anna</w:t>
            </w:r>
          </w:p>
        </w:tc>
        <w:tc>
          <w:tcPr>
            <w:tcW w:w="2938" w:type="pct"/>
          </w:tcPr>
          <w:p w14:paraId="3DD5FE94" w14:textId="77777777" w:rsidR="00CC1D7E" w:rsidRPr="00CC1D7E" w:rsidRDefault="00CC1D7E" w:rsidP="00A65A08">
            <w:pPr>
              <w:jc w:val="left"/>
              <w:rPr>
                <w:i/>
                <w:iCs/>
              </w:rPr>
            </w:pPr>
            <w:r w:rsidRPr="00CC1D7E">
              <w:rPr>
                <w:i/>
                <w:iCs/>
              </w:rPr>
              <w:t>For the First Time in Forever</w:t>
            </w:r>
          </w:p>
        </w:tc>
      </w:tr>
      <w:tr w:rsidR="00CC1D7E" w:rsidRPr="00CC1D7E" w14:paraId="00DCB27D" w14:textId="77777777" w:rsidTr="003F2FE3">
        <w:tc>
          <w:tcPr>
            <w:tcW w:w="1031" w:type="pct"/>
          </w:tcPr>
          <w:p w14:paraId="371891F8" w14:textId="77777777" w:rsidR="00CC1D7E" w:rsidRPr="00CC1D7E" w:rsidRDefault="00CC1D7E" w:rsidP="00A65A08">
            <w:pPr>
              <w:jc w:val="left"/>
            </w:pPr>
            <w:r w:rsidRPr="00CC1D7E">
              <w:t>K EARTH</w:t>
            </w:r>
          </w:p>
        </w:tc>
        <w:tc>
          <w:tcPr>
            <w:tcW w:w="1031" w:type="pct"/>
          </w:tcPr>
          <w:p w14:paraId="44A4B880" w14:textId="77777777" w:rsidR="00CC1D7E" w:rsidRPr="00CC1D7E" w:rsidRDefault="00CC1D7E" w:rsidP="00A65A08">
            <w:pPr>
              <w:jc w:val="left"/>
            </w:pPr>
            <w:r w:rsidRPr="00CC1D7E">
              <w:t>Vanellope</w:t>
            </w:r>
          </w:p>
        </w:tc>
        <w:tc>
          <w:tcPr>
            <w:tcW w:w="2938" w:type="pct"/>
          </w:tcPr>
          <w:p w14:paraId="7E46E56E" w14:textId="77777777" w:rsidR="00CC1D7E" w:rsidRPr="00CC1D7E" w:rsidRDefault="00CC1D7E" w:rsidP="00A65A08">
            <w:pPr>
              <w:jc w:val="left"/>
              <w:rPr>
                <w:i/>
                <w:iCs/>
              </w:rPr>
            </w:pPr>
            <w:r w:rsidRPr="00CC1D7E">
              <w:rPr>
                <w:rFonts w:asciiTheme="majorHAnsi" w:hAnsiTheme="majorHAnsi"/>
                <w:i/>
                <w:iCs/>
              </w:rPr>
              <w:t>(Theme song of EPCOT SAVERS)</w:t>
            </w:r>
          </w:p>
        </w:tc>
      </w:tr>
      <w:tr w:rsidR="00CC1D7E" w:rsidRPr="00CC1D7E" w14:paraId="27572BBE" w14:textId="77777777" w:rsidTr="003F2FE3">
        <w:tc>
          <w:tcPr>
            <w:tcW w:w="1031" w:type="pct"/>
          </w:tcPr>
          <w:p w14:paraId="2DB80CE6" w14:textId="77777777" w:rsidR="00CC1D7E" w:rsidRPr="00CC1D7E" w:rsidRDefault="00CC1D7E" w:rsidP="00A65A08">
            <w:pPr>
              <w:jc w:val="left"/>
            </w:pPr>
            <w:r w:rsidRPr="00CC1D7E">
              <w:t>K AIR</w:t>
            </w:r>
          </w:p>
        </w:tc>
        <w:tc>
          <w:tcPr>
            <w:tcW w:w="1031" w:type="pct"/>
          </w:tcPr>
          <w:p w14:paraId="08D3A2D5" w14:textId="77777777" w:rsidR="00CC1D7E" w:rsidRPr="00CC1D7E" w:rsidRDefault="00CC1D7E" w:rsidP="00A65A08">
            <w:pPr>
              <w:jc w:val="left"/>
            </w:pPr>
            <w:r w:rsidRPr="00CC1D7E">
              <w:t>Raya</w:t>
            </w:r>
          </w:p>
        </w:tc>
        <w:tc>
          <w:tcPr>
            <w:tcW w:w="2938" w:type="pct"/>
          </w:tcPr>
          <w:p w14:paraId="3A1A8B1A" w14:textId="77777777" w:rsidR="00CC1D7E" w:rsidRPr="00CC1D7E" w:rsidRDefault="00CC1D7E" w:rsidP="00A65A08">
            <w:pPr>
              <w:jc w:val="left"/>
              <w:rPr>
                <w:i/>
                <w:iCs/>
              </w:rPr>
            </w:pPr>
            <w:r w:rsidRPr="00CC1D7E">
              <w:rPr>
                <w:i/>
                <w:iCs/>
              </w:rPr>
              <w:t>Lead the Way</w:t>
            </w:r>
          </w:p>
        </w:tc>
      </w:tr>
      <w:tr w:rsidR="00CC1D7E" w:rsidRPr="00CC1D7E" w14:paraId="7417275D" w14:textId="77777777" w:rsidTr="003F2FE3">
        <w:tc>
          <w:tcPr>
            <w:tcW w:w="1031" w:type="pct"/>
          </w:tcPr>
          <w:p w14:paraId="5635D829" w14:textId="77777777" w:rsidR="00CC1D7E" w:rsidRPr="00CC1D7E" w:rsidRDefault="00CC1D7E" w:rsidP="00A65A08">
            <w:pPr>
              <w:jc w:val="left"/>
            </w:pPr>
            <w:r w:rsidRPr="00CC1D7E">
              <w:t>K WATER</w:t>
            </w:r>
          </w:p>
        </w:tc>
        <w:tc>
          <w:tcPr>
            <w:tcW w:w="1031" w:type="pct"/>
          </w:tcPr>
          <w:p w14:paraId="6AB28950" w14:textId="77777777" w:rsidR="00CC1D7E" w:rsidRPr="00CC1D7E" w:rsidRDefault="00CC1D7E" w:rsidP="00A65A08">
            <w:pPr>
              <w:jc w:val="left"/>
            </w:pPr>
            <w:r w:rsidRPr="00CC1D7E">
              <w:t>Elsa</w:t>
            </w:r>
          </w:p>
        </w:tc>
        <w:tc>
          <w:tcPr>
            <w:tcW w:w="2938" w:type="pct"/>
          </w:tcPr>
          <w:p w14:paraId="5E4ABBE5" w14:textId="77777777" w:rsidR="00CC1D7E" w:rsidRPr="00CC1D7E" w:rsidRDefault="00CC1D7E" w:rsidP="00A65A08">
            <w:pPr>
              <w:jc w:val="left"/>
              <w:rPr>
                <w:i/>
                <w:iCs/>
              </w:rPr>
            </w:pPr>
            <w:r w:rsidRPr="00CC1D7E">
              <w:rPr>
                <w:i/>
                <w:iCs/>
              </w:rPr>
              <w:t>Let it Go</w:t>
            </w:r>
          </w:p>
        </w:tc>
      </w:tr>
    </w:tbl>
    <w:p w14:paraId="384CF6E1" w14:textId="77777777" w:rsidR="00162074" w:rsidRDefault="00162074" w:rsidP="00CC1D7E"/>
    <w:sectPr w:rsidR="00162074">
      <w:footnotePr>
        <w:numRestart w:val="eachPage"/>
      </w:footnotePr>
      <w:type w:val="continuous"/>
      <w:pgSz w:w="8391" w:h="11906"/>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7CF04" w14:textId="77777777" w:rsidR="004A561C" w:rsidRDefault="004A561C">
      <w:r>
        <w:separator/>
      </w:r>
    </w:p>
  </w:endnote>
  <w:endnote w:type="continuationSeparator" w:id="0">
    <w:p w14:paraId="781CD63F" w14:textId="77777777" w:rsidR="004A561C" w:rsidRDefault="004A5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LT Pro Book">
    <w:altName w:val="Segoe UI"/>
    <w:panose1 w:val="020B0502020204020303"/>
    <w:charset w:val="00"/>
    <w:family w:val="swiss"/>
    <w:notTrueType/>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embedRegular r:id="rId1" w:subsetted="1" w:fontKey="{3818BB0D-DF46-4333-975B-33242AA0A8B1}"/>
  </w:font>
  <w:font w:name="Mangal">
    <w:panose1 w:val="02040503050203030202"/>
    <w:charset w:val="00"/>
    <w:family w:val="roman"/>
    <w:pitch w:val="variable"/>
    <w:sig w:usb0="00008003" w:usb1="00000000" w:usb2="00000000" w:usb3="00000000" w:csb0="00000001" w:csb1="00000000"/>
    <w:embedRegular r:id="rId2" w:fontKey="{06FC1BA7-F8B7-4FB9-94CD-B9FCEB64140A}"/>
    <w:embedBold r:id="rId3" w:fontKey="{ABA74CD5-0D2A-4A8E-99CD-BE468C9B6560}"/>
    <w:embedItalic r:id="rId4" w:fontKey="{66B39B66-B3B6-4A97-8814-22F801E9B1A5}"/>
    <w:embedBoldItalic r:id="rId5" w:fontKey="{297AC69E-1B07-4AFB-83CF-5EDA430657FB}"/>
  </w:font>
  <w:font w:name="Futura LT Pro Light">
    <w:altName w:val="Segoe UI Semilight"/>
    <w:panose1 w:val="020B0402020204020303"/>
    <w:charset w:val="00"/>
    <w:family w:val="swiss"/>
    <w:notTrueType/>
    <w:pitch w:val="variable"/>
    <w:sig w:usb0="800000AF" w:usb1="5000204A" w:usb2="00000000" w:usb3="00000000" w:csb0="0000009B" w:csb1="00000000"/>
  </w:font>
  <w:font w:name="SimHei">
    <w:altName w:val="黑体"/>
    <w:panose1 w:val="02010609060101010101"/>
    <w:charset w:val="86"/>
    <w:family w:val="modern"/>
    <w:pitch w:val="fixed"/>
    <w:sig w:usb0="800002BF" w:usb1="38CF7CFA" w:usb2="00000016" w:usb3="00000000" w:csb0="00040001" w:csb1="00000000"/>
  </w:font>
  <w:font w:name="Lithos Pro Regular">
    <w:panose1 w:val="04020505030E02020A04"/>
    <w:charset w:val="00"/>
    <w:family w:val="decorative"/>
    <w:notTrueType/>
    <w:pitch w:val="variable"/>
    <w:sig w:usb0="800000AF" w:usb1="5000204B" w:usb2="00000000" w:usb3="00000000" w:csb0="0000009B" w:csb1="00000000"/>
  </w:font>
  <w:font w:name="Futura LT Pro XBold">
    <w:altName w:val="Franklin Gothic Heavy"/>
    <w:panose1 w:val="020B0903020204020204"/>
    <w:charset w:val="00"/>
    <w:family w:val="swiss"/>
    <w:notTrueType/>
    <w:pitch w:val="variable"/>
    <w:sig w:usb0="800000AF" w:usb1="5000204A" w:usb2="00000000" w:usb3="00000000" w:csb0="0000009B" w:csb1="00000000"/>
  </w:font>
  <w:font w:name="Inter">
    <w:altName w:val="Cambria Math"/>
    <w:charset w:val="00"/>
    <w:family w:val="modern"/>
    <w:pitch w:val="default"/>
    <w:sig w:usb0="00000000" w:usb1="00000000" w:usb2="00000021" w:usb3="00000000" w:csb0="0000019F" w:csb1="00000000"/>
  </w:font>
  <w:font w:name="Iosevka Heavy">
    <w:altName w:val="Segoe Print"/>
    <w:charset w:val="00"/>
    <w:family w:val="modern"/>
    <w:pitch w:val="default"/>
    <w:sig w:usb0="00000000" w:usb1="00000000" w:usb2="02040020" w:usb3="00000000" w:csb0="0000011F" w:csb1="00000000"/>
  </w:font>
  <w:font w:name="Calibri">
    <w:panose1 w:val="020F0502020204030204"/>
    <w:charset w:val="00"/>
    <w:family w:val="swiss"/>
    <w:pitch w:val="variable"/>
    <w:sig w:usb0="E4002EFF" w:usb1="C000247B" w:usb2="00000009" w:usb3="00000000" w:csb0="000001FF" w:csb1="00000000"/>
    <w:embedRegular r:id="rId6" w:fontKey="{32106CFC-16E0-44B1-9494-1D6D69AE28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D5341" w14:textId="77777777" w:rsidR="004A561C" w:rsidRDefault="004A561C">
      <w:r>
        <w:separator/>
      </w:r>
    </w:p>
  </w:footnote>
  <w:footnote w:type="continuationSeparator" w:id="0">
    <w:p w14:paraId="672852B3" w14:textId="77777777" w:rsidR="004A561C" w:rsidRDefault="004A561C">
      <w:r>
        <w:continuationSeparator/>
      </w:r>
    </w:p>
  </w:footnote>
  <w:footnote w:id="1">
    <w:p w14:paraId="6B119597" w14:textId="77777777" w:rsidR="006E4140" w:rsidRDefault="006E4140">
      <w:pPr>
        <w:pStyle w:val="FootnoteText"/>
      </w:pPr>
      <w:r>
        <w:t>1 Names of off-</w:t>
      </w:r>
      <w:r>
        <w:rPr>
          <w:rFonts w:hint="eastAsia"/>
        </w:rPr>
        <w:t>scene</w:t>
      </w:r>
      <w:r>
        <w:t xml:space="preserve"> speaking characters are parenthesized.</w:t>
      </w:r>
    </w:p>
    <w:p w14:paraId="1CA4B266" w14:textId="77777777" w:rsidR="006E4140" w:rsidRDefault="006E4140">
      <w:pPr>
        <w:pStyle w:val="FootnoteText"/>
      </w:pPr>
      <w:r>
        <w:t>Notice: Apply cutting between scenes unless otherwise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5EF4" w14:textId="77777777" w:rsidR="006E4140" w:rsidRDefault="006E4140">
    <w:pPr>
      <w:pStyle w:val="Header"/>
    </w:pPr>
    <w:r>
      <w:rPr>
        <w:noProof/>
      </w:rPr>
      <mc:AlternateContent>
        <mc:Choice Requires="wps">
          <w:drawing>
            <wp:anchor distT="0" distB="0" distL="114300" distR="114300" simplePos="0" relativeHeight="251657216" behindDoc="0" locked="0" layoutInCell="0" allowOverlap="1" wp14:anchorId="6BE5ABEC" wp14:editId="650167E1">
              <wp:simplePos x="0" y="0"/>
              <wp:positionH relativeFrom="page">
                <wp:align>left</wp:align>
              </wp:positionH>
              <wp:positionV relativeFrom="topMargin">
                <wp:align>center</wp:align>
              </wp:positionV>
              <wp:extent cx="457200" cy="173990"/>
              <wp:effectExtent l="0" t="0" r="0" b="0"/>
              <wp:wrapNone/>
              <wp:docPr id="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3990"/>
                      </a:xfrm>
                      <a:prstGeom prst="rect">
                        <a:avLst/>
                      </a:prstGeom>
                      <a:solidFill>
                        <a:schemeClr val="accent6">
                          <a:lumMod val="60000"/>
                          <a:lumOff val="40000"/>
                        </a:schemeClr>
                      </a:solidFill>
                      <a:ln>
                        <a:noFill/>
                      </a:ln>
                    </wps:spPr>
                    <wps:txbx>
                      <w:txbxContent>
                        <w:p w14:paraId="622D2214" w14:textId="77777777" w:rsidR="006E4140" w:rsidRDefault="006E4140">
                          <w:pPr>
                            <w:rPr>
                              <w:color w:val="FFFFFF" w:themeColor="background1"/>
                            </w:rPr>
                          </w:pPr>
                          <w:r>
                            <w:fldChar w:fldCharType="begin"/>
                          </w:r>
                          <w:r>
                            <w:instrText xml:space="preserve"> PAGE   \* MERGEFORMAT </w:instrText>
                          </w:r>
                          <w:r>
                            <w:fldChar w:fldCharType="separate"/>
                          </w:r>
                          <w:r>
                            <w:rPr>
                              <w:color w:val="FFFFFF" w:themeColor="background1"/>
                            </w:rPr>
                            <w:t>44</w:t>
                          </w:r>
                          <w:r>
                            <w:rPr>
                              <w:color w:val="FFFFFF" w:themeColor="background1"/>
                            </w:rPr>
                            <w:fldChar w:fldCharType="end"/>
                          </w:r>
                        </w:p>
                      </w:txbxContent>
                    </wps:txbx>
                    <wps:bodyPr rot="0" vert="horz" wrap="square" lIns="91440" tIns="0" rIns="91440" bIns="0" anchor="ctr" anchorCtr="0" upright="1">
                      <a:spAutoFit/>
                    </wps:bodyPr>
                  </wps:wsp>
                </a:graphicData>
              </a:graphic>
            </wp:anchor>
          </w:drawing>
        </mc:Choice>
        <mc:Fallback>
          <w:pict>
            <v:shapetype w14:anchorId="6BE5ABEC" id="_x0000_t202" coordsize="21600,21600" o:spt="202" path="m,l,21600r21600,l21600,xe">
              <v:stroke joinstyle="miter"/>
              <v:path gradientshapeok="t" o:connecttype="rect"/>
            </v:shapetype>
            <v:shape id="Text Box 219" o:spid="_x0000_s1027" type="#_x0000_t202" style="position:absolute;left:0;text-align:left;margin-left:0;margin-top:0;width:36pt;height:13.7pt;z-index:251657216;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" o:allowincell="f" fillcolor="#a8d08d [1945]" stroked="f">
              <v:textbox style="mso-fit-shape-to-text:t" inset=",0,,0">
                <w:txbxContent>
                  <w:p w14:paraId="622D2214" w14:textId="77777777" w:rsidR="006E4140" w:rsidRDefault="006E4140">
                    <w:pPr>
                      <w:rPr>
                        <w:color w:val="FFFFFF" w:themeColor="background1"/>
                      </w:rPr>
                    </w:pPr>
                    <w:r>
                      <w:fldChar w:fldCharType="begin"/>
                    </w:r>
                    <w:r>
                      <w:instrText xml:space="preserve"> PAGE   \* MERGEFORMAT </w:instrText>
                    </w:r>
                    <w:r>
                      <w:fldChar w:fldCharType="separate"/>
                    </w:r>
                    <w:r>
                      <w:rPr>
                        <w:color w:val="FFFFFF" w:themeColor="background1"/>
                      </w:rPr>
                      <w:t>44</w:t>
                    </w:r>
                    <w:r>
                      <w:rPr>
                        <w:color w:val="FFFFFF" w:themeColor="background1"/>
                      </w:rP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58240" behindDoc="0" locked="0" layoutInCell="0" allowOverlap="1" wp14:anchorId="01FB195B" wp14:editId="190859C7">
              <wp:simplePos x="0" y="0"/>
              <wp:positionH relativeFrom="margin">
                <wp:align>left</wp:align>
              </wp:positionH>
              <wp:positionV relativeFrom="topMargin">
                <wp:align>center</wp:align>
              </wp:positionV>
              <wp:extent cx="4413885" cy="173990"/>
              <wp:effectExtent l="0" t="0" r="0" b="0"/>
              <wp:wrapNone/>
              <wp:docPr id="5"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885" cy="173990"/>
                      </a:xfrm>
                      <a:prstGeom prst="rect">
                        <a:avLst/>
                      </a:prstGeom>
                      <a:noFill/>
                      <a:ln>
                        <a:noFill/>
                      </a:ln>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0A37833" w14:textId="77777777" w:rsidR="006E4140" w:rsidRDefault="006E4140">
                              <w:r>
                                <w:t>EPCOT SAVERS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1FB195B" id="Text Box 218" o:spid="_x0000_s1028" type="#_x0000_t202" style="position:absolute;left:0;text-align:left;margin-left:0;margin-top:0;width:347.55pt;height:13.7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0A37833" w14:textId="77777777" w:rsidR="006E4140" w:rsidRDefault="006E4140">
                        <w:r>
                          <w:t>EPCOT SAVERS</w:t>
                        </w:r>
                      </w:p>
                    </w:sdtContent>
                  </w:sdt>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9852"/>
      <w:docPartObj>
        <w:docPartGallery w:val="AutoText"/>
      </w:docPartObj>
    </w:sdtPr>
    <w:sdtEndPr/>
    <w:sdtContent>
      <w:p w14:paraId="34428C38" w14:textId="77777777" w:rsidR="006E4140" w:rsidRDefault="006E4140">
        <w:pPr>
          <w:pStyle w:val="Header"/>
          <w:jc w:val="right"/>
        </w:pPr>
        <w:r>
          <w:rPr>
            <w:noProof/>
          </w:rPr>
          <mc:AlternateContent>
            <mc:Choice Requires="wpg">
              <w:drawing>
                <wp:anchor distT="0" distB="0" distL="114300" distR="114300" simplePos="0" relativeHeight="251660288" behindDoc="0" locked="0" layoutInCell="1" allowOverlap="1" wp14:anchorId="7068F717" wp14:editId="05DC2F5C">
                  <wp:simplePos x="0" y="0"/>
                  <wp:positionH relativeFrom="margin">
                    <wp:align>center</wp:align>
                  </wp:positionH>
                  <wp:positionV relativeFrom="topMargin">
                    <wp:align>center</wp:align>
                  </wp:positionV>
                  <wp:extent cx="5923280" cy="365760"/>
                  <wp:effectExtent l="9525" t="19050" r="10795" b="15240"/>
                  <wp:wrapNone/>
                  <wp:docPr id="4" name="Group 4"/>
                  <wp:cNvGraphicFramePr/>
                  <a:graphic xmlns:a="http://schemas.openxmlformats.org/drawingml/2006/main">
                    <a:graphicData uri="http://schemas.microsoft.com/office/word/2010/wordprocessingGroup">
                      <wpg:wgp>
                        <wpg:cNvGrpSpPr/>
                        <wpg:grpSpPr>
                          <a:xfrm>
                            <a:off x="0" y="0"/>
                            <a:ext cx="5923280" cy="365760"/>
                            <a:chOff x="1778" y="533"/>
                            <a:chExt cx="8698" cy="365760"/>
                          </a:xfrm>
                        </wpg:grpSpPr>
                        <wps:wsp>
                          <wps:cNvPr id="7" name="AutoShape 2"/>
                          <wps:cNvCnPr>
                            <a:cxnSpLocks noChangeShapeType="1"/>
                          </wps:cNvCnPr>
                          <wps:spPr bwMode="auto">
                            <a:xfrm>
                              <a:off x="1778" y="183413"/>
                              <a:ext cx="8698" cy="0"/>
                            </a:xfrm>
                            <a:prstGeom prst="straightConnector1">
                              <a:avLst/>
                            </a:prstGeom>
                            <a:noFill/>
                            <a:ln w="12700">
                              <a:solidFill>
                                <a:srgbClr val="808080"/>
                              </a:solidFill>
                              <a:round/>
                            </a:ln>
                          </wps:spPr>
                          <wps:bodyPr/>
                        </wps:wsp>
                        <wps:wsp>
                          <wps:cNvPr id="8"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ln>
                          </wps:spPr>
                          <wps:txbx>
                            <w:txbxContent>
                              <w:p w14:paraId="3D35F643" w14:textId="77777777" w:rsidR="006E4140" w:rsidRDefault="006E4140">
                                <w:pPr>
                                  <w:jc w:val="center"/>
                                </w:pPr>
                                <w:r>
                                  <w:fldChar w:fldCharType="begin"/>
                                </w:r>
                                <w:r>
                                  <w:instrText xml:space="preserve"> PAGE    \* MERGEFORMAT </w:instrText>
                                </w:r>
                                <w:r>
                                  <w:fldChar w:fldCharType="separate"/>
                                </w:r>
                                <w:r>
                                  <w:t>2</w:t>
                                </w:r>
                                <w: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7068F717" id="Group 4" o:spid="_x0000_s1029" style="position:absolute;left:0;text-align:left;margin-left:0;margin-top:0;width:466.4pt;height:28.8pt;z-index:251660288;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">
                  <v:shapetype id="_x0000_t32" coordsize="21600,21600" o:spt="32" o:oned="t" path="m,l21600,21600e" filled="f">
                    <v:path arrowok="t" fillok="f" o:connecttype="none"/>
                    <o:lock v:ext="edit" shapetype="t"/>
                  </v:shapetype>
                  <v:shape id="AutoShape 2" o:spid="_x0000_s1030"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31"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" filled="t" strokecolor="gray" strokeweight="2.25pt">
                    <v:textbox inset=",0,,0">
                      <w:txbxContent>
                        <w:p w14:paraId="3D35F643" w14:textId="77777777" w:rsidR="006E4140" w:rsidRDefault="006E4140">
                          <w:pPr>
                            <w:jc w:val="center"/>
                          </w:pPr>
                          <w:r>
                            <w:fldChar w:fldCharType="begin"/>
                          </w:r>
                          <w:r>
                            <w:instrText xml:space="preserve"> PAGE    \* MERGEFORMAT </w:instrText>
                          </w:r>
                          <w:r>
                            <w:fldChar w:fldCharType="separate"/>
                          </w:r>
                          <w:r>
                            <w:t>2</w:t>
                          </w:r>
                          <w: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7486"/>
    <w:multiLevelType w:val="multilevel"/>
    <w:tmpl w:val="09FA74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6B5097"/>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3CA32AC"/>
    <w:multiLevelType w:val="multilevel"/>
    <w:tmpl w:val="23CA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137510"/>
    <w:multiLevelType w:val="multilevel"/>
    <w:tmpl w:val="34137510"/>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 w15:restartNumberingAfterBreak="0">
    <w:nsid w:val="63D47619"/>
    <w:multiLevelType w:val="multilevel"/>
    <w:tmpl w:val="63D476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zu326">
    <w15:presenceInfo w15:providerId="None" w15:userId="szu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720"/>
  <w:autoHyphenation/>
  <w:hyphenationZone w:val="144"/>
  <w:doNotHyphenateCaps/>
  <w:characterSpacingControl w:val="doNotCompress"/>
  <w:footnotePr>
    <w:numRestart w:val="eachPage"/>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0F4034"/>
    <w:rsid w:val="000000F4"/>
    <w:rsid w:val="00000333"/>
    <w:rsid w:val="000005AD"/>
    <w:rsid w:val="0000080E"/>
    <w:rsid w:val="0000086E"/>
    <w:rsid w:val="00000AD7"/>
    <w:rsid w:val="00000F2C"/>
    <w:rsid w:val="000015A2"/>
    <w:rsid w:val="00001F56"/>
    <w:rsid w:val="00001FD4"/>
    <w:rsid w:val="0000206E"/>
    <w:rsid w:val="000026F9"/>
    <w:rsid w:val="000027A2"/>
    <w:rsid w:val="00002A1A"/>
    <w:rsid w:val="00002DBD"/>
    <w:rsid w:val="00002ECF"/>
    <w:rsid w:val="00002F7F"/>
    <w:rsid w:val="0000319E"/>
    <w:rsid w:val="000031CF"/>
    <w:rsid w:val="00003E2F"/>
    <w:rsid w:val="0000420A"/>
    <w:rsid w:val="000052CA"/>
    <w:rsid w:val="00005424"/>
    <w:rsid w:val="00005BA0"/>
    <w:rsid w:val="00005DCB"/>
    <w:rsid w:val="00005E3D"/>
    <w:rsid w:val="00005F5E"/>
    <w:rsid w:val="000066DF"/>
    <w:rsid w:val="000071AF"/>
    <w:rsid w:val="00010C4A"/>
    <w:rsid w:val="00010F22"/>
    <w:rsid w:val="00010F76"/>
    <w:rsid w:val="000117CD"/>
    <w:rsid w:val="000127B8"/>
    <w:rsid w:val="00013888"/>
    <w:rsid w:val="00014062"/>
    <w:rsid w:val="000140E0"/>
    <w:rsid w:val="00014125"/>
    <w:rsid w:val="000142C7"/>
    <w:rsid w:val="0001528B"/>
    <w:rsid w:val="00015379"/>
    <w:rsid w:val="000154C4"/>
    <w:rsid w:val="00015509"/>
    <w:rsid w:val="00015652"/>
    <w:rsid w:val="00015865"/>
    <w:rsid w:val="000164B6"/>
    <w:rsid w:val="00016698"/>
    <w:rsid w:val="000168B6"/>
    <w:rsid w:val="00016C2F"/>
    <w:rsid w:val="00016D05"/>
    <w:rsid w:val="00016E62"/>
    <w:rsid w:val="0001720B"/>
    <w:rsid w:val="0002110D"/>
    <w:rsid w:val="000215A8"/>
    <w:rsid w:val="000215CF"/>
    <w:rsid w:val="00021D0C"/>
    <w:rsid w:val="00021E86"/>
    <w:rsid w:val="00021FC1"/>
    <w:rsid w:val="000221F9"/>
    <w:rsid w:val="00022731"/>
    <w:rsid w:val="00022FC5"/>
    <w:rsid w:val="000230FD"/>
    <w:rsid w:val="00023B32"/>
    <w:rsid w:val="0002441D"/>
    <w:rsid w:val="0002565F"/>
    <w:rsid w:val="000259D6"/>
    <w:rsid w:val="00025DE0"/>
    <w:rsid w:val="000260E1"/>
    <w:rsid w:val="0002754D"/>
    <w:rsid w:val="000277EE"/>
    <w:rsid w:val="00027AC4"/>
    <w:rsid w:val="00027F31"/>
    <w:rsid w:val="0003011B"/>
    <w:rsid w:val="00030315"/>
    <w:rsid w:val="0003081A"/>
    <w:rsid w:val="00031249"/>
    <w:rsid w:val="00031306"/>
    <w:rsid w:val="00031D46"/>
    <w:rsid w:val="00032056"/>
    <w:rsid w:val="00032D4F"/>
    <w:rsid w:val="00033D2F"/>
    <w:rsid w:val="00034011"/>
    <w:rsid w:val="00034465"/>
    <w:rsid w:val="0003457F"/>
    <w:rsid w:val="00034B21"/>
    <w:rsid w:val="00034C33"/>
    <w:rsid w:val="00034CA3"/>
    <w:rsid w:val="00035D80"/>
    <w:rsid w:val="00035FC2"/>
    <w:rsid w:val="00036026"/>
    <w:rsid w:val="000361D5"/>
    <w:rsid w:val="000366A5"/>
    <w:rsid w:val="000370ED"/>
    <w:rsid w:val="0003735F"/>
    <w:rsid w:val="0003777E"/>
    <w:rsid w:val="00037C7F"/>
    <w:rsid w:val="00037E02"/>
    <w:rsid w:val="000409F9"/>
    <w:rsid w:val="0004220C"/>
    <w:rsid w:val="000422D7"/>
    <w:rsid w:val="000423B9"/>
    <w:rsid w:val="000424EC"/>
    <w:rsid w:val="00042E68"/>
    <w:rsid w:val="00043231"/>
    <w:rsid w:val="0004336E"/>
    <w:rsid w:val="00043723"/>
    <w:rsid w:val="00043F9D"/>
    <w:rsid w:val="000440B5"/>
    <w:rsid w:val="00044892"/>
    <w:rsid w:val="00044C7B"/>
    <w:rsid w:val="00044E3B"/>
    <w:rsid w:val="0004522E"/>
    <w:rsid w:val="00045788"/>
    <w:rsid w:val="00045DED"/>
    <w:rsid w:val="0004658F"/>
    <w:rsid w:val="000465E8"/>
    <w:rsid w:val="00046D40"/>
    <w:rsid w:val="0005013E"/>
    <w:rsid w:val="0005053D"/>
    <w:rsid w:val="00051DDE"/>
    <w:rsid w:val="00052067"/>
    <w:rsid w:val="000528B4"/>
    <w:rsid w:val="00052F48"/>
    <w:rsid w:val="00052FE6"/>
    <w:rsid w:val="000539E5"/>
    <w:rsid w:val="00053CC8"/>
    <w:rsid w:val="00055102"/>
    <w:rsid w:val="00056841"/>
    <w:rsid w:val="00056E30"/>
    <w:rsid w:val="000574A4"/>
    <w:rsid w:val="000574FC"/>
    <w:rsid w:val="00057E9C"/>
    <w:rsid w:val="0006004E"/>
    <w:rsid w:val="000602A0"/>
    <w:rsid w:val="000605BC"/>
    <w:rsid w:val="00061EC2"/>
    <w:rsid w:val="00062663"/>
    <w:rsid w:val="00063165"/>
    <w:rsid w:val="00063368"/>
    <w:rsid w:val="00063392"/>
    <w:rsid w:val="00063762"/>
    <w:rsid w:val="00064786"/>
    <w:rsid w:val="00064EB8"/>
    <w:rsid w:val="00065344"/>
    <w:rsid w:val="00065619"/>
    <w:rsid w:val="00065635"/>
    <w:rsid w:val="00065866"/>
    <w:rsid w:val="00066540"/>
    <w:rsid w:val="000679B8"/>
    <w:rsid w:val="000708E1"/>
    <w:rsid w:val="00070929"/>
    <w:rsid w:val="00071160"/>
    <w:rsid w:val="000716EC"/>
    <w:rsid w:val="000721C6"/>
    <w:rsid w:val="00073F91"/>
    <w:rsid w:val="00074DA9"/>
    <w:rsid w:val="00075281"/>
    <w:rsid w:val="00076BC3"/>
    <w:rsid w:val="00076CDF"/>
    <w:rsid w:val="000772B1"/>
    <w:rsid w:val="000773D2"/>
    <w:rsid w:val="00077714"/>
    <w:rsid w:val="00077816"/>
    <w:rsid w:val="00077B3A"/>
    <w:rsid w:val="000808BD"/>
    <w:rsid w:val="00080C64"/>
    <w:rsid w:val="00080FBC"/>
    <w:rsid w:val="0008152F"/>
    <w:rsid w:val="0008187A"/>
    <w:rsid w:val="00081A65"/>
    <w:rsid w:val="00081BCC"/>
    <w:rsid w:val="00081D6C"/>
    <w:rsid w:val="00082448"/>
    <w:rsid w:val="00083328"/>
    <w:rsid w:val="00083572"/>
    <w:rsid w:val="0008422B"/>
    <w:rsid w:val="00084CF6"/>
    <w:rsid w:val="0008547B"/>
    <w:rsid w:val="000857A0"/>
    <w:rsid w:val="00085951"/>
    <w:rsid w:val="00086E9E"/>
    <w:rsid w:val="000872A7"/>
    <w:rsid w:val="000877EB"/>
    <w:rsid w:val="00087F5F"/>
    <w:rsid w:val="00087FC4"/>
    <w:rsid w:val="000903AB"/>
    <w:rsid w:val="0009046C"/>
    <w:rsid w:val="00090506"/>
    <w:rsid w:val="00090EF9"/>
    <w:rsid w:val="00091286"/>
    <w:rsid w:val="00091319"/>
    <w:rsid w:val="000913B1"/>
    <w:rsid w:val="00091655"/>
    <w:rsid w:val="00091D64"/>
    <w:rsid w:val="00092AA4"/>
    <w:rsid w:val="00092BB0"/>
    <w:rsid w:val="00093402"/>
    <w:rsid w:val="00093E76"/>
    <w:rsid w:val="00093F51"/>
    <w:rsid w:val="00093F5E"/>
    <w:rsid w:val="000940B5"/>
    <w:rsid w:val="000947FA"/>
    <w:rsid w:val="000953F6"/>
    <w:rsid w:val="00095893"/>
    <w:rsid w:val="0009599F"/>
    <w:rsid w:val="00096322"/>
    <w:rsid w:val="00096B60"/>
    <w:rsid w:val="000A01B3"/>
    <w:rsid w:val="000A0A70"/>
    <w:rsid w:val="000A213F"/>
    <w:rsid w:val="000A235E"/>
    <w:rsid w:val="000A2445"/>
    <w:rsid w:val="000A27C4"/>
    <w:rsid w:val="000A2BF0"/>
    <w:rsid w:val="000A2C30"/>
    <w:rsid w:val="000A3225"/>
    <w:rsid w:val="000A3C4B"/>
    <w:rsid w:val="000A3CA6"/>
    <w:rsid w:val="000A48DC"/>
    <w:rsid w:val="000A5103"/>
    <w:rsid w:val="000A58D8"/>
    <w:rsid w:val="000A5C44"/>
    <w:rsid w:val="000A6239"/>
    <w:rsid w:val="000A6276"/>
    <w:rsid w:val="000A637C"/>
    <w:rsid w:val="000A6BE7"/>
    <w:rsid w:val="000A6C6A"/>
    <w:rsid w:val="000A7143"/>
    <w:rsid w:val="000B0A7E"/>
    <w:rsid w:val="000B0D7D"/>
    <w:rsid w:val="000B0FA5"/>
    <w:rsid w:val="000B11A2"/>
    <w:rsid w:val="000B16EE"/>
    <w:rsid w:val="000B22E8"/>
    <w:rsid w:val="000B26D2"/>
    <w:rsid w:val="000B2969"/>
    <w:rsid w:val="000B32C7"/>
    <w:rsid w:val="000B32E0"/>
    <w:rsid w:val="000B3692"/>
    <w:rsid w:val="000B37E8"/>
    <w:rsid w:val="000B44D1"/>
    <w:rsid w:val="000B4AC2"/>
    <w:rsid w:val="000B4B25"/>
    <w:rsid w:val="000B4C4C"/>
    <w:rsid w:val="000B4E4B"/>
    <w:rsid w:val="000B54B2"/>
    <w:rsid w:val="000B562E"/>
    <w:rsid w:val="000B66AA"/>
    <w:rsid w:val="000B6868"/>
    <w:rsid w:val="000B6F98"/>
    <w:rsid w:val="000B7216"/>
    <w:rsid w:val="000B77BA"/>
    <w:rsid w:val="000B7E7F"/>
    <w:rsid w:val="000C009F"/>
    <w:rsid w:val="000C0498"/>
    <w:rsid w:val="000C06FC"/>
    <w:rsid w:val="000C0A99"/>
    <w:rsid w:val="000C0BC1"/>
    <w:rsid w:val="000C0CC8"/>
    <w:rsid w:val="000C0DD4"/>
    <w:rsid w:val="000C1520"/>
    <w:rsid w:val="000C17D6"/>
    <w:rsid w:val="000C1C15"/>
    <w:rsid w:val="000C213F"/>
    <w:rsid w:val="000C2619"/>
    <w:rsid w:val="000C265C"/>
    <w:rsid w:val="000C2B4A"/>
    <w:rsid w:val="000C2B5C"/>
    <w:rsid w:val="000C2F87"/>
    <w:rsid w:val="000C33DE"/>
    <w:rsid w:val="000C3703"/>
    <w:rsid w:val="000C43DB"/>
    <w:rsid w:val="000C4670"/>
    <w:rsid w:val="000C4E4B"/>
    <w:rsid w:val="000C532B"/>
    <w:rsid w:val="000C5496"/>
    <w:rsid w:val="000C5F12"/>
    <w:rsid w:val="000C6090"/>
    <w:rsid w:val="000C6D74"/>
    <w:rsid w:val="000C6EFA"/>
    <w:rsid w:val="000C7209"/>
    <w:rsid w:val="000C72A2"/>
    <w:rsid w:val="000C788C"/>
    <w:rsid w:val="000C7AD7"/>
    <w:rsid w:val="000D0F08"/>
    <w:rsid w:val="000D1172"/>
    <w:rsid w:val="000D16AE"/>
    <w:rsid w:val="000D1843"/>
    <w:rsid w:val="000D1D56"/>
    <w:rsid w:val="000D228D"/>
    <w:rsid w:val="000D2CE7"/>
    <w:rsid w:val="000D2CF7"/>
    <w:rsid w:val="000D2E18"/>
    <w:rsid w:val="000D2F4A"/>
    <w:rsid w:val="000D34EC"/>
    <w:rsid w:val="000D3766"/>
    <w:rsid w:val="000D37C2"/>
    <w:rsid w:val="000D3DEB"/>
    <w:rsid w:val="000D51D0"/>
    <w:rsid w:val="000D5A17"/>
    <w:rsid w:val="000D6153"/>
    <w:rsid w:val="000D66BE"/>
    <w:rsid w:val="000D6755"/>
    <w:rsid w:val="000D713B"/>
    <w:rsid w:val="000D7435"/>
    <w:rsid w:val="000D7E6A"/>
    <w:rsid w:val="000D7EC5"/>
    <w:rsid w:val="000D7F5C"/>
    <w:rsid w:val="000E01A3"/>
    <w:rsid w:val="000E07A8"/>
    <w:rsid w:val="000E1030"/>
    <w:rsid w:val="000E1A2A"/>
    <w:rsid w:val="000E1A69"/>
    <w:rsid w:val="000E1BFB"/>
    <w:rsid w:val="000E1DBE"/>
    <w:rsid w:val="000E1EDC"/>
    <w:rsid w:val="000E1F3C"/>
    <w:rsid w:val="000E1F81"/>
    <w:rsid w:val="000E2530"/>
    <w:rsid w:val="000E2CD6"/>
    <w:rsid w:val="000E30C7"/>
    <w:rsid w:val="000E326D"/>
    <w:rsid w:val="000E3291"/>
    <w:rsid w:val="000E377C"/>
    <w:rsid w:val="000E39C3"/>
    <w:rsid w:val="000E3D9F"/>
    <w:rsid w:val="000E4244"/>
    <w:rsid w:val="000E433E"/>
    <w:rsid w:val="000E45BE"/>
    <w:rsid w:val="000E5893"/>
    <w:rsid w:val="000E599E"/>
    <w:rsid w:val="000E5B56"/>
    <w:rsid w:val="000E6668"/>
    <w:rsid w:val="000E66F6"/>
    <w:rsid w:val="000E685E"/>
    <w:rsid w:val="000E6E56"/>
    <w:rsid w:val="000E6F20"/>
    <w:rsid w:val="000E6F9D"/>
    <w:rsid w:val="000E77B6"/>
    <w:rsid w:val="000E79E7"/>
    <w:rsid w:val="000F0715"/>
    <w:rsid w:val="000F0DEB"/>
    <w:rsid w:val="000F0E19"/>
    <w:rsid w:val="000F1A12"/>
    <w:rsid w:val="000F307C"/>
    <w:rsid w:val="000F31AC"/>
    <w:rsid w:val="000F3220"/>
    <w:rsid w:val="000F33D9"/>
    <w:rsid w:val="000F374F"/>
    <w:rsid w:val="000F4034"/>
    <w:rsid w:val="000F45DB"/>
    <w:rsid w:val="000F4A6D"/>
    <w:rsid w:val="000F4F58"/>
    <w:rsid w:val="000F58F1"/>
    <w:rsid w:val="000F5B7A"/>
    <w:rsid w:val="000F5C8C"/>
    <w:rsid w:val="000F6647"/>
    <w:rsid w:val="000F713D"/>
    <w:rsid w:val="000F72BC"/>
    <w:rsid w:val="000F73DB"/>
    <w:rsid w:val="001001B7"/>
    <w:rsid w:val="00100232"/>
    <w:rsid w:val="00100BCA"/>
    <w:rsid w:val="00101A7A"/>
    <w:rsid w:val="001028C3"/>
    <w:rsid w:val="00102D7A"/>
    <w:rsid w:val="00102E94"/>
    <w:rsid w:val="00103181"/>
    <w:rsid w:val="00103463"/>
    <w:rsid w:val="00103AC4"/>
    <w:rsid w:val="00103B5E"/>
    <w:rsid w:val="00103F14"/>
    <w:rsid w:val="001048B3"/>
    <w:rsid w:val="00104945"/>
    <w:rsid w:val="00105568"/>
    <w:rsid w:val="0010561A"/>
    <w:rsid w:val="00106156"/>
    <w:rsid w:val="001062B6"/>
    <w:rsid w:val="001065B6"/>
    <w:rsid w:val="001066EA"/>
    <w:rsid w:val="00106918"/>
    <w:rsid w:val="00106C8B"/>
    <w:rsid w:val="0010705C"/>
    <w:rsid w:val="001070A8"/>
    <w:rsid w:val="00107345"/>
    <w:rsid w:val="00107967"/>
    <w:rsid w:val="00107B69"/>
    <w:rsid w:val="00110024"/>
    <w:rsid w:val="00110E4E"/>
    <w:rsid w:val="00111227"/>
    <w:rsid w:val="001113EF"/>
    <w:rsid w:val="001116EC"/>
    <w:rsid w:val="00111A50"/>
    <w:rsid w:val="00111D22"/>
    <w:rsid w:val="001128B2"/>
    <w:rsid w:val="001129AE"/>
    <w:rsid w:val="00112BB9"/>
    <w:rsid w:val="00112EE9"/>
    <w:rsid w:val="00113211"/>
    <w:rsid w:val="0011344E"/>
    <w:rsid w:val="001135E4"/>
    <w:rsid w:val="00113CCF"/>
    <w:rsid w:val="001141FB"/>
    <w:rsid w:val="0011482A"/>
    <w:rsid w:val="0011505E"/>
    <w:rsid w:val="001151CB"/>
    <w:rsid w:val="00115DD5"/>
    <w:rsid w:val="00117167"/>
    <w:rsid w:val="001171AE"/>
    <w:rsid w:val="00120573"/>
    <w:rsid w:val="00120B20"/>
    <w:rsid w:val="00120D2B"/>
    <w:rsid w:val="001212FF"/>
    <w:rsid w:val="00121EBE"/>
    <w:rsid w:val="001221EC"/>
    <w:rsid w:val="001223FE"/>
    <w:rsid w:val="00122E4A"/>
    <w:rsid w:val="00123C7A"/>
    <w:rsid w:val="00123CAD"/>
    <w:rsid w:val="00123D1F"/>
    <w:rsid w:val="001242AC"/>
    <w:rsid w:val="001254A3"/>
    <w:rsid w:val="001254EB"/>
    <w:rsid w:val="001258EE"/>
    <w:rsid w:val="00125E86"/>
    <w:rsid w:val="001261BD"/>
    <w:rsid w:val="001267E9"/>
    <w:rsid w:val="0012694C"/>
    <w:rsid w:val="001273A1"/>
    <w:rsid w:val="001273BD"/>
    <w:rsid w:val="00127B13"/>
    <w:rsid w:val="00127D1F"/>
    <w:rsid w:val="001301DF"/>
    <w:rsid w:val="00130292"/>
    <w:rsid w:val="00130306"/>
    <w:rsid w:val="001306CC"/>
    <w:rsid w:val="00130DEE"/>
    <w:rsid w:val="00131412"/>
    <w:rsid w:val="00132356"/>
    <w:rsid w:val="001324FA"/>
    <w:rsid w:val="00132679"/>
    <w:rsid w:val="00132F6E"/>
    <w:rsid w:val="00133C5C"/>
    <w:rsid w:val="00133C5E"/>
    <w:rsid w:val="001343C4"/>
    <w:rsid w:val="001354B0"/>
    <w:rsid w:val="00135730"/>
    <w:rsid w:val="00135B7D"/>
    <w:rsid w:val="00135C19"/>
    <w:rsid w:val="00135F22"/>
    <w:rsid w:val="0013692C"/>
    <w:rsid w:val="00136A9A"/>
    <w:rsid w:val="00136F37"/>
    <w:rsid w:val="0013754C"/>
    <w:rsid w:val="001376B0"/>
    <w:rsid w:val="00137882"/>
    <w:rsid w:val="00137E4D"/>
    <w:rsid w:val="00137F30"/>
    <w:rsid w:val="00140A0A"/>
    <w:rsid w:val="00141001"/>
    <w:rsid w:val="00141632"/>
    <w:rsid w:val="00141E3B"/>
    <w:rsid w:val="00142FA4"/>
    <w:rsid w:val="00143127"/>
    <w:rsid w:val="001431F2"/>
    <w:rsid w:val="00143A44"/>
    <w:rsid w:val="001447C9"/>
    <w:rsid w:val="00144A3C"/>
    <w:rsid w:val="00144CF6"/>
    <w:rsid w:val="00145E03"/>
    <w:rsid w:val="00146FA3"/>
    <w:rsid w:val="00147120"/>
    <w:rsid w:val="0015056D"/>
    <w:rsid w:val="00150AB9"/>
    <w:rsid w:val="00151E33"/>
    <w:rsid w:val="00151E5F"/>
    <w:rsid w:val="00152768"/>
    <w:rsid w:val="001527DC"/>
    <w:rsid w:val="00153F75"/>
    <w:rsid w:val="00153FAC"/>
    <w:rsid w:val="00154509"/>
    <w:rsid w:val="001547F2"/>
    <w:rsid w:val="0015487E"/>
    <w:rsid w:val="001548F3"/>
    <w:rsid w:val="00154C48"/>
    <w:rsid w:val="00154C79"/>
    <w:rsid w:val="00154E2A"/>
    <w:rsid w:val="00154FF1"/>
    <w:rsid w:val="0015527A"/>
    <w:rsid w:val="00155388"/>
    <w:rsid w:val="00155D19"/>
    <w:rsid w:val="00156046"/>
    <w:rsid w:val="001567CD"/>
    <w:rsid w:val="00156B24"/>
    <w:rsid w:val="00156EAE"/>
    <w:rsid w:val="00157606"/>
    <w:rsid w:val="00157EFC"/>
    <w:rsid w:val="001601C6"/>
    <w:rsid w:val="00160398"/>
    <w:rsid w:val="00160D3F"/>
    <w:rsid w:val="001613D2"/>
    <w:rsid w:val="00161539"/>
    <w:rsid w:val="00161CD0"/>
    <w:rsid w:val="00162074"/>
    <w:rsid w:val="00162A8D"/>
    <w:rsid w:val="00162C87"/>
    <w:rsid w:val="00162FA7"/>
    <w:rsid w:val="00163126"/>
    <w:rsid w:val="0016353B"/>
    <w:rsid w:val="00164157"/>
    <w:rsid w:val="00164398"/>
    <w:rsid w:val="00165347"/>
    <w:rsid w:val="001654C8"/>
    <w:rsid w:val="0016554F"/>
    <w:rsid w:val="001659A8"/>
    <w:rsid w:val="00165B0F"/>
    <w:rsid w:val="00165F4C"/>
    <w:rsid w:val="00166147"/>
    <w:rsid w:val="00166A30"/>
    <w:rsid w:val="00166F32"/>
    <w:rsid w:val="0016747E"/>
    <w:rsid w:val="00170B86"/>
    <w:rsid w:val="00170F37"/>
    <w:rsid w:val="001721C7"/>
    <w:rsid w:val="00173D1A"/>
    <w:rsid w:val="0017445D"/>
    <w:rsid w:val="0017560F"/>
    <w:rsid w:val="001763AF"/>
    <w:rsid w:val="00176892"/>
    <w:rsid w:val="00176D53"/>
    <w:rsid w:val="0017744F"/>
    <w:rsid w:val="00177B45"/>
    <w:rsid w:val="00180C0E"/>
    <w:rsid w:val="00180D38"/>
    <w:rsid w:val="00180DB0"/>
    <w:rsid w:val="00180DC9"/>
    <w:rsid w:val="00181387"/>
    <w:rsid w:val="00181901"/>
    <w:rsid w:val="00181A0D"/>
    <w:rsid w:val="00182D0B"/>
    <w:rsid w:val="00182E9A"/>
    <w:rsid w:val="0018334B"/>
    <w:rsid w:val="00183B0D"/>
    <w:rsid w:val="00183B1D"/>
    <w:rsid w:val="00185ED1"/>
    <w:rsid w:val="00186030"/>
    <w:rsid w:val="001862F0"/>
    <w:rsid w:val="0018647E"/>
    <w:rsid w:val="00186610"/>
    <w:rsid w:val="001871ED"/>
    <w:rsid w:val="001876C3"/>
    <w:rsid w:val="00187B6D"/>
    <w:rsid w:val="00187BD3"/>
    <w:rsid w:val="001900AF"/>
    <w:rsid w:val="001902E1"/>
    <w:rsid w:val="00190344"/>
    <w:rsid w:val="0019137B"/>
    <w:rsid w:val="00191797"/>
    <w:rsid w:val="00191B2D"/>
    <w:rsid w:val="00192D71"/>
    <w:rsid w:val="00193051"/>
    <w:rsid w:val="001931A1"/>
    <w:rsid w:val="001932B8"/>
    <w:rsid w:val="001935AC"/>
    <w:rsid w:val="00193B5B"/>
    <w:rsid w:val="0019402C"/>
    <w:rsid w:val="00194268"/>
    <w:rsid w:val="001942ED"/>
    <w:rsid w:val="0019472D"/>
    <w:rsid w:val="001947A7"/>
    <w:rsid w:val="00195E5A"/>
    <w:rsid w:val="00196C00"/>
    <w:rsid w:val="00196E2C"/>
    <w:rsid w:val="00197535"/>
    <w:rsid w:val="001975D2"/>
    <w:rsid w:val="0019794D"/>
    <w:rsid w:val="00197C81"/>
    <w:rsid w:val="001A0174"/>
    <w:rsid w:val="001A03EC"/>
    <w:rsid w:val="001A0447"/>
    <w:rsid w:val="001A2136"/>
    <w:rsid w:val="001A36C7"/>
    <w:rsid w:val="001A40C7"/>
    <w:rsid w:val="001A4698"/>
    <w:rsid w:val="001A486C"/>
    <w:rsid w:val="001A48EC"/>
    <w:rsid w:val="001A4A22"/>
    <w:rsid w:val="001A4DAC"/>
    <w:rsid w:val="001A4E0F"/>
    <w:rsid w:val="001A4E63"/>
    <w:rsid w:val="001A58AF"/>
    <w:rsid w:val="001A5B8C"/>
    <w:rsid w:val="001A5B98"/>
    <w:rsid w:val="001A63D0"/>
    <w:rsid w:val="001A6F82"/>
    <w:rsid w:val="001A799E"/>
    <w:rsid w:val="001A7CAF"/>
    <w:rsid w:val="001A7E30"/>
    <w:rsid w:val="001B086F"/>
    <w:rsid w:val="001B1A2E"/>
    <w:rsid w:val="001B1AE9"/>
    <w:rsid w:val="001B2537"/>
    <w:rsid w:val="001B2A9C"/>
    <w:rsid w:val="001B2FDC"/>
    <w:rsid w:val="001B3664"/>
    <w:rsid w:val="001B3F23"/>
    <w:rsid w:val="001B5669"/>
    <w:rsid w:val="001B5AB4"/>
    <w:rsid w:val="001B5C7D"/>
    <w:rsid w:val="001B6A47"/>
    <w:rsid w:val="001B6EEB"/>
    <w:rsid w:val="001B76B0"/>
    <w:rsid w:val="001B770D"/>
    <w:rsid w:val="001B7838"/>
    <w:rsid w:val="001C0A70"/>
    <w:rsid w:val="001C0BD4"/>
    <w:rsid w:val="001C107E"/>
    <w:rsid w:val="001C23B9"/>
    <w:rsid w:val="001C2A1A"/>
    <w:rsid w:val="001C2CD7"/>
    <w:rsid w:val="001C303C"/>
    <w:rsid w:val="001C382A"/>
    <w:rsid w:val="001C438A"/>
    <w:rsid w:val="001C468E"/>
    <w:rsid w:val="001C49C4"/>
    <w:rsid w:val="001C4D95"/>
    <w:rsid w:val="001C549D"/>
    <w:rsid w:val="001C59D0"/>
    <w:rsid w:val="001C5DB5"/>
    <w:rsid w:val="001C67F6"/>
    <w:rsid w:val="001C6C32"/>
    <w:rsid w:val="001C6DCC"/>
    <w:rsid w:val="001C7114"/>
    <w:rsid w:val="001C765C"/>
    <w:rsid w:val="001D084C"/>
    <w:rsid w:val="001D1D09"/>
    <w:rsid w:val="001D1FA1"/>
    <w:rsid w:val="001D25E9"/>
    <w:rsid w:val="001D346F"/>
    <w:rsid w:val="001D399A"/>
    <w:rsid w:val="001D3AED"/>
    <w:rsid w:val="001D3DFC"/>
    <w:rsid w:val="001D4686"/>
    <w:rsid w:val="001D508B"/>
    <w:rsid w:val="001D57E3"/>
    <w:rsid w:val="001D5D68"/>
    <w:rsid w:val="001D686F"/>
    <w:rsid w:val="001D695E"/>
    <w:rsid w:val="001D739E"/>
    <w:rsid w:val="001D7934"/>
    <w:rsid w:val="001D795A"/>
    <w:rsid w:val="001D7C6B"/>
    <w:rsid w:val="001E0260"/>
    <w:rsid w:val="001E0612"/>
    <w:rsid w:val="001E0E62"/>
    <w:rsid w:val="001E0E83"/>
    <w:rsid w:val="001E1218"/>
    <w:rsid w:val="001E1F97"/>
    <w:rsid w:val="001E2374"/>
    <w:rsid w:val="001E2DB8"/>
    <w:rsid w:val="001E2F3B"/>
    <w:rsid w:val="001E356E"/>
    <w:rsid w:val="001E3D60"/>
    <w:rsid w:val="001E4477"/>
    <w:rsid w:val="001E4661"/>
    <w:rsid w:val="001E4BEE"/>
    <w:rsid w:val="001E4C42"/>
    <w:rsid w:val="001E53D4"/>
    <w:rsid w:val="001E5560"/>
    <w:rsid w:val="001E58A8"/>
    <w:rsid w:val="001E5E88"/>
    <w:rsid w:val="001E60E7"/>
    <w:rsid w:val="001E6C29"/>
    <w:rsid w:val="001E6E2C"/>
    <w:rsid w:val="001E6F1E"/>
    <w:rsid w:val="001E7A12"/>
    <w:rsid w:val="001E7A24"/>
    <w:rsid w:val="001E7AEB"/>
    <w:rsid w:val="001E7BDD"/>
    <w:rsid w:val="001F0BEB"/>
    <w:rsid w:val="001F1BDA"/>
    <w:rsid w:val="001F1CEB"/>
    <w:rsid w:val="001F1D80"/>
    <w:rsid w:val="001F1DD8"/>
    <w:rsid w:val="001F2287"/>
    <w:rsid w:val="001F25D5"/>
    <w:rsid w:val="001F29CA"/>
    <w:rsid w:val="001F2E47"/>
    <w:rsid w:val="001F2F27"/>
    <w:rsid w:val="001F37DC"/>
    <w:rsid w:val="001F38FE"/>
    <w:rsid w:val="001F3D5E"/>
    <w:rsid w:val="001F4F77"/>
    <w:rsid w:val="001F523E"/>
    <w:rsid w:val="001F5C9B"/>
    <w:rsid w:val="001F5CA9"/>
    <w:rsid w:val="001F5EF5"/>
    <w:rsid w:val="001F60DF"/>
    <w:rsid w:val="001F6419"/>
    <w:rsid w:val="001F7119"/>
    <w:rsid w:val="00200D5F"/>
    <w:rsid w:val="002016CB"/>
    <w:rsid w:val="00201C2C"/>
    <w:rsid w:val="00202330"/>
    <w:rsid w:val="002026CD"/>
    <w:rsid w:val="00202E05"/>
    <w:rsid w:val="00203077"/>
    <w:rsid w:val="0020375E"/>
    <w:rsid w:val="00204EF0"/>
    <w:rsid w:val="00205167"/>
    <w:rsid w:val="00205359"/>
    <w:rsid w:val="002054B0"/>
    <w:rsid w:val="00205750"/>
    <w:rsid w:val="00205DEE"/>
    <w:rsid w:val="00206077"/>
    <w:rsid w:val="00206ADA"/>
    <w:rsid w:val="00207ECF"/>
    <w:rsid w:val="00210031"/>
    <w:rsid w:val="00210300"/>
    <w:rsid w:val="002104A2"/>
    <w:rsid w:val="00210624"/>
    <w:rsid w:val="00210947"/>
    <w:rsid w:val="00210A3A"/>
    <w:rsid w:val="00210DF2"/>
    <w:rsid w:val="00211501"/>
    <w:rsid w:val="00211ED0"/>
    <w:rsid w:val="002122A6"/>
    <w:rsid w:val="002123FB"/>
    <w:rsid w:val="00212940"/>
    <w:rsid w:val="0021321A"/>
    <w:rsid w:val="0021382A"/>
    <w:rsid w:val="00213995"/>
    <w:rsid w:val="002139A2"/>
    <w:rsid w:val="002148E7"/>
    <w:rsid w:val="00214AC0"/>
    <w:rsid w:val="00215388"/>
    <w:rsid w:val="002155E2"/>
    <w:rsid w:val="0021709D"/>
    <w:rsid w:val="002179D7"/>
    <w:rsid w:val="00217A4E"/>
    <w:rsid w:val="002206A5"/>
    <w:rsid w:val="00220EB8"/>
    <w:rsid w:val="00221909"/>
    <w:rsid w:val="0022190A"/>
    <w:rsid w:val="00221B91"/>
    <w:rsid w:val="0022211B"/>
    <w:rsid w:val="00222214"/>
    <w:rsid w:val="00223663"/>
    <w:rsid w:val="0022366A"/>
    <w:rsid w:val="00223C35"/>
    <w:rsid w:val="00223C8E"/>
    <w:rsid w:val="00223D13"/>
    <w:rsid w:val="002240AC"/>
    <w:rsid w:val="00224D54"/>
    <w:rsid w:val="00225106"/>
    <w:rsid w:val="002254A1"/>
    <w:rsid w:val="00225A83"/>
    <w:rsid w:val="002264C1"/>
    <w:rsid w:val="00226BD8"/>
    <w:rsid w:val="00226C73"/>
    <w:rsid w:val="00226E72"/>
    <w:rsid w:val="00226F9C"/>
    <w:rsid w:val="00227203"/>
    <w:rsid w:val="0022750A"/>
    <w:rsid w:val="002278FF"/>
    <w:rsid w:val="00227D83"/>
    <w:rsid w:val="00230288"/>
    <w:rsid w:val="00231C28"/>
    <w:rsid w:val="00231FA0"/>
    <w:rsid w:val="002320B9"/>
    <w:rsid w:val="00232B59"/>
    <w:rsid w:val="00232EED"/>
    <w:rsid w:val="00233723"/>
    <w:rsid w:val="00233844"/>
    <w:rsid w:val="002341EB"/>
    <w:rsid w:val="002343B3"/>
    <w:rsid w:val="00234723"/>
    <w:rsid w:val="00234E79"/>
    <w:rsid w:val="0023520C"/>
    <w:rsid w:val="00235990"/>
    <w:rsid w:val="00235B1D"/>
    <w:rsid w:val="00235C75"/>
    <w:rsid w:val="002363BA"/>
    <w:rsid w:val="00236654"/>
    <w:rsid w:val="00237233"/>
    <w:rsid w:val="002375CD"/>
    <w:rsid w:val="00237699"/>
    <w:rsid w:val="00237B9D"/>
    <w:rsid w:val="00240B22"/>
    <w:rsid w:val="00241794"/>
    <w:rsid w:val="00241BE9"/>
    <w:rsid w:val="002421FB"/>
    <w:rsid w:val="002428CD"/>
    <w:rsid w:val="00242DB5"/>
    <w:rsid w:val="00242E15"/>
    <w:rsid w:val="00244258"/>
    <w:rsid w:val="0024449B"/>
    <w:rsid w:val="0024482E"/>
    <w:rsid w:val="00244BA0"/>
    <w:rsid w:val="00244BC3"/>
    <w:rsid w:val="00244DC1"/>
    <w:rsid w:val="00245A7A"/>
    <w:rsid w:val="00245F68"/>
    <w:rsid w:val="00246BA3"/>
    <w:rsid w:val="00250105"/>
    <w:rsid w:val="00250320"/>
    <w:rsid w:val="002503FC"/>
    <w:rsid w:val="0025066F"/>
    <w:rsid w:val="002508A8"/>
    <w:rsid w:val="002509BA"/>
    <w:rsid w:val="00251644"/>
    <w:rsid w:val="00251E72"/>
    <w:rsid w:val="00252294"/>
    <w:rsid w:val="002523F2"/>
    <w:rsid w:val="0025273F"/>
    <w:rsid w:val="002535EA"/>
    <w:rsid w:val="00253EB9"/>
    <w:rsid w:val="00253ED4"/>
    <w:rsid w:val="00254591"/>
    <w:rsid w:val="002549A1"/>
    <w:rsid w:val="00254A9B"/>
    <w:rsid w:val="00254DB9"/>
    <w:rsid w:val="00254E3E"/>
    <w:rsid w:val="00254F7F"/>
    <w:rsid w:val="00255E18"/>
    <w:rsid w:val="00255F57"/>
    <w:rsid w:val="00256CAB"/>
    <w:rsid w:val="00257073"/>
    <w:rsid w:val="00257905"/>
    <w:rsid w:val="00257CA8"/>
    <w:rsid w:val="002607BC"/>
    <w:rsid w:val="00260926"/>
    <w:rsid w:val="0026120C"/>
    <w:rsid w:val="0026129C"/>
    <w:rsid w:val="0026163C"/>
    <w:rsid w:val="0026182E"/>
    <w:rsid w:val="00261970"/>
    <w:rsid w:val="002622CE"/>
    <w:rsid w:val="002623C7"/>
    <w:rsid w:val="002634EF"/>
    <w:rsid w:val="00263533"/>
    <w:rsid w:val="00263886"/>
    <w:rsid w:val="00263AC8"/>
    <w:rsid w:val="00263E94"/>
    <w:rsid w:val="00264943"/>
    <w:rsid w:val="00264B55"/>
    <w:rsid w:val="00264ED6"/>
    <w:rsid w:val="00264F39"/>
    <w:rsid w:val="00265FDA"/>
    <w:rsid w:val="002667C4"/>
    <w:rsid w:val="00266FF0"/>
    <w:rsid w:val="0026724B"/>
    <w:rsid w:val="00267329"/>
    <w:rsid w:val="002675CE"/>
    <w:rsid w:val="002675D0"/>
    <w:rsid w:val="00267D59"/>
    <w:rsid w:val="00267DDF"/>
    <w:rsid w:val="002703EC"/>
    <w:rsid w:val="0027048F"/>
    <w:rsid w:val="002708F8"/>
    <w:rsid w:val="00270AAE"/>
    <w:rsid w:val="00270B3C"/>
    <w:rsid w:val="00270DC3"/>
    <w:rsid w:val="00271189"/>
    <w:rsid w:val="00272C10"/>
    <w:rsid w:val="00273012"/>
    <w:rsid w:val="0027334E"/>
    <w:rsid w:val="00273425"/>
    <w:rsid w:val="0027363F"/>
    <w:rsid w:val="002743DB"/>
    <w:rsid w:val="00274607"/>
    <w:rsid w:val="002751A1"/>
    <w:rsid w:val="002752E1"/>
    <w:rsid w:val="00275472"/>
    <w:rsid w:val="00276174"/>
    <w:rsid w:val="00276531"/>
    <w:rsid w:val="00277287"/>
    <w:rsid w:val="00277521"/>
    <w:rsid w:val="00280182"/>
    <w:rsid w:val="00280AD1"/>
    <w:rsid w:val="0028149A"/>
    <w:rsid w:val="0028165F"/>
    <w:rsid w:val="0028171A"/>
    <w:rsid w:val="00281795"/>
    <w:rsid w:val="0028213C"/>
    <w:rsid w:val="0028241D"/>
    <w:rsid w:val="002824FA"/>
    <w:rsid w:val="00282721"/>
    <w:rsid w:val="00282D3D"/>
    <w:rsid w:val="00283587"/>
    <w:rsid w:val="00283E9E"/>
    <w:rsid w:val="002841DD"/>
    <w:rsid w:val="002844E3"/>
    <w:rsid w:val="002855D2"/>
    <w:rsid w:val="00285CEB"/>
    <w:rsid w:val="00285F9D"/>
    <w:rsid w:val="002864BC"/>
    <w:rsid w:val="0028670D"/>
    <w:rsid w:val="00286E27"/>
    <w:rsid w:val="00286E28"/>
    <w:rsid w:val="00286E46"/>
    <w:rsid w:val="002875D5"/>
    <w:rsid w:val="002878D7"/>
    <w:rsid w:val="00287A51"/>
    <w:rsid w:val="00290868"/>
    <w:rsid w:val="00290A42"/>
    <w:rsid w:val="002911E3"/>
    <w:rsid w:val="002913AB"/>
    <w:rsid w:val="0029150D"/>
    <w:rsid w:val="0029172D"/>
    <w:rsid w:val="002919C2"/>
    <w:rsid w:val="00292691"/>
    <w:rsid w:val="002926F7"/>
    <w:rsid w:val="00292935"/>
    <w:rsid w:val="00292AC1"/>
    <w:rsid w:val="00292EC7"/>
    <w:rsid w:val="0029334C"/>
    <w:rsid w:val="00293F1E"/>
    <w:rsid w:val="002945F2"/>
    <w:rsid w:val="0029690A"/>
    <w:rsid w:val="002975CB"/>
    <w:rsid w:val="00297D58"/>
    <w:rsid w:val="002A0116"/>
    <w:rsid w:val="002A0E12"/>
    <w:rsid w:val="002A0F95"/>
    <w:rsid w:val="002A1757"/>
    <w:rsid w:val="002A1DA3"/>
    <w:rsid w:val="002A1DA9"/>
    <w:rsid w:val="002A2259"/>
    <w:rsid w:val="002A31AE"/>
    <w:rsid w:val="002A3A6E"/>
    <w:rsid w:val="002A4223"/>
    <w:rsid w:val="002A4465"/>
    <w:rsid w:val="002A53D7"/>
    <w:rsid w:val="002A5599"/>
    <w:rsid w:val="002A6D35"/>
    <w:rsid w:val="002A70A1"/>
    <w:rsid w:val="002A7294"/>
    <w:rsid w:val="002A77C8"/>
    <w:rsid w:val="002A7A0C"/>
    <w:rsid w:val="002A7CDD"/>
    <w:rsid w:val="002A7F50"/>
    <w:rsid w:val="002B009D"/>
    <w:rsid w:val="002B02ED"/>
    <w:rsid w:val="002B0F1F"/>
    <w:rsid w:val="002B0F4F"/>
    <w:rsid w:val="002B1B13"/>
    <w:rsid w:val="002B1D1F"/>
    <w:rsid w:val="002B1E99"/>
    <w:rsid w:val="002B230B"/>
    <w:rsid w:val="002B2677"/>
    <w:rsid w:val="002B2C1F"/>
    <w:rsid w:val="002B328B"/>
    <w:rsid w:val="002B3425"/>
    <w:rsid w:val="002B377D"/>
    <w:rsid w:val="002B3E57"/>
    <w:rsid w:val="002B460A"/>
    <w:rsid w:val="002B477D"/>
    <w:rsid w:val="002B4EAA"/>
    <w:rsid w:val="002B516C"/>
    <w:rsid w:val="002B55EB"/>
    <w:rsid w:val="002B5639"/>
    <w:rsid w:val="002B5E3A"/>
    <w:rsid w:val="002B6397"/>
    <w:rsid w:val="002B66C3"/>
    <w:rsid w:val="002B6A7A"/>
    <w:rsid w:val="002B7A18"/>
    <w:rsid w:val="002C0C06"/>
    <w:rsid w:val="002C1392"/>
    <w:rsid w:val="002C2087"/>
    <w:rsid w:val="002C22F1"/>
    <w:rsid w:val="002C23E7"/>
    <w:rsid w:val="002C36BC"/>
    <w:rsid w:val="002C371B"/>
    <w:rsid w:val="002C375B"/>
    <w:rsid w:val="002C3F68"/>
    <w:rsid w:val="002C4123"/>
    <w:rsid w:val="002C4849"/>
    <w:rsid w:val="002C4907"/>
    <w:rsid w:val="002C4AB1"/>
    <w:rsid w:val="002C4E92"/>
    <w:rsid w:val="002C53D8"/>
    <w:rsid w:val="002C56E1"/>
    <w:rsid w:val="002C5995"/>
    <w:rsid w:val="002C5999"/>
    <w:rsid w:val="002C62F3"/>
    <w:rsid w:val="002C65BC"/>
    <w:rsid w:val="002C696D"/>
    <w:rsid w:val="002C6A6C"/>
    <w:rsid w:val="002C6D09"/>
    <w:rsid w:val="002C759B"/>
    <w:rsid w:val="002D029C"/>
    <w:rsid w:val="002D03BD"/>
    <w:rsid w:val="002D058A"/>
    <w:rsid w:val="002D05AE"/>
    <w:rsid w:val="002D1632"/>
    <w:rsid w:val="002D16FB"/>
    <w:rsid w:val="002D1A76"/>
    <w:rsid w:val="002D2866"/>
    <w:rsid w:val="002D2FE7"/>
    <w:rsid w:val="002D3912"/>
    <w:rsid w:val="002D3CB4"/>
    <w:rsid w:val="002D4561"/>
    <w:rsid w:val="002D47AA"/>
    <w:rsid w:val="002D5383"/>
    <w:rsid w:val="002D6210"/>
    <w:rsid w:val="002D6BEF"/>
    <w:rsid w:val="002D7287"/>
    <w:rsid w:val="002D7655"/>
    <w:rsid w:val="002E05DD"/>
    <w:rsid w:val="002E1A78"/>
    <w:rsid w:val="002E2AD2"/>
    <w:rsid w:val="002E33C3"/>
    <w:rsid w:val="002E3EDF"/>
    <w:rsid w:val="002E403E"/>
    <w:rsid w:val="002E4814"/>
    <w:rsid w:val="002E49AC"/>
    <w:rsid w:val="002E5464"/>
    <w:rsid w:val="002E54B5"/>
    <w:rsid w:val="002E5CAA"/>
    <w:rsid w:val="002E5CAE"/>
    <w:rsid w:val="002E5DB8"/>
    <w:rsid w:val="002E6046"/>
    <w:rsid w:val="002E60AB"/>
    <w:rsid w:val="002E6A4A"/>
    <w:rsid w:val="002E6BA9"/>
    <w:rsid w:val="002E7B71"/>
    <w:rsid w:val="002E7F67"/>
    <w:rsid w:val="002F0883"/>
    <w:rsid w:val="002F0C8F"/>
    <w:rsid w:val="002F0F4D"/>
    <w:rsid w:val="002F130C"/>
    <w:rsid w:val="002F149C"/>
    <w:rsid w:val="002F1654"/>
    <w:rsid w:val="002F1B1A"/>
    <w:rsid w:val="002F1DA9"/>
    <w:rsid w:val="002F1EC9"/>
    <w:rsid w:val="002F20FD"/>
    <w:rsid w:val="002F2C85"/>
    <w:rsid w:val="002F2DE5"/>
    <w:rsid w:val="002F2E96"/>
    <w:rsid w:val="002F300F"/>
    <w:rsid w:val="002F37FD"/>
    <w:rsid w:val="002F3EF2"/>
    <w:rsid w:val="002F4234"/>
    <w:rsid w:val="002F42FE"/>
    <w:rsid w:val="002F4334"/>
    <w:rsid w:val="002F53D3"/>
    <w:rsid w:val="002F5B91"/>
    <w:rsid w:val="002F6796"/>
    <w:rsid w:val="002F6DBA"/>
    <w:rsid w:val="002F6EDB"/>
    <w:rsid w:val="002F72FF"/>
    <w:rsid w:val="002F7609"/>
    <w:rsid w:val="002F7E94"/>
    <w:rsid w:val="00300B7C"/>
    <w:rsid w:val="003014C3"/>
    <w:rsid w:val="00301CBD"/>
    <w:rsid w:val="00301F1D"/>
    <w:rsid w:val="00302483"/>
    <w:rsid w:val="00303827"/>
    <w:rsid w:val="0030396B"/>
    <w:rsid w:val="00303E34"/>
    <w:rsid w:val="0030497F"/>
    <w:rsid w:val="00304BB3"/>
    <w:rsid w:val="003053A5"/>
    <w:rsid w:val="003054FB"/>
    <w:rsid w:val="0030582A"/>
    <w:rsid w:val="00305965"/>
    <w:rsid w:val="00305A3C"/>
    <w:rsid w:val="00305F74"/>
    <w:rsid w:val="00306057"/>
    <w:rsid w:val="00306251"/>
    <w:rsid w:val="003065FA"/>
    <w:rsid w:val="00306816"/>
    <w:rsid w:val="00310245"/>
    <w:rsid w:val="00310701"/>
    <w:rsid w:val="00310B64"/>
    <w:rsid w:val="0031278D"/>
    <w:rsid w:val="00312885"/>
    <w:rsid w:val="00312EA0"/>
    <w:rsid w:val="00312FBA"/>
    <w:rsid w:val="00313036"/>
    <w:rsid w:val="003137EA"/>
    <w:rsid w:val="00313F31"/>
    <w:rsid w:val="00314492"/>
    <w:rsid w:val="00315170"/>
    <w:rsid w:val="003151AD"/>
    <w:rsid w:val="0031582E"/>
    <w:rsid w:val="00315F84"/>
    <w:rsid w:val="0031600B"/>
    <w:rsid w:val="0031605D"/>
    <w:rsid w:val="00316126"/>
    <w:rsid w:val="0031640C"/>
    <w:rsid w:val="00316677"/>
    <w:rsid w:val="00316B68"/>
    <w:rsid w:val="00316D29"/>
    <w:rsid w:val="00317033"/>
    <w:rsid w:val="00317281"/>
    <w:rsid w:val="00317303"/>
    <w:rsid w:val="003173B9"/>
    <w:rsid w:val="003175A1"/>
    <w:rsid w:val="00317DF7"/>
    <w:rsid w:val="00320706"/>
    <w:rsid w:val="0032080B"/>
    <w:rsid w:val="00320894"/>
    <w:rsid w:val="00320B08"/>
    <w:rsid w:val="00320B49"/>
    <w:rsid w:val="00321AD9"/>
    <w:rsid w:val="00322799"/>
    <w:rsid w:val="003228B5"/>
    <w:rsid w:val="00323196"/>
    <w:rsid w:val="00323740"/>
    <w:rsid w:val="003240FD"/>
    <w:rsid w:val="0032575B"/>
    <w:rsid w:val="00325A54"/>
    <w:rsid w:val="00326016"/>
    <w:rsid w:val="0032634F"/>
    <w:rsid w:val="003266D9"/>
    <w:rsid w:val="003270D2"/>
    <w:rsid w:val="003276ED"/>
    <w:rsid w:val="00331381"/>
    <w:rsid w:val="00331441"/>
    <w:rsid w:val="00331A8C"/>
    <w:rsid w:val="00331E1B"/>
    <w:rsid w:val="00332F32"/>
    <w:rsid w:val="00333016"/>
    <w:rsid w:val="003333BF"/>
    <w:rsid w:val="00333637"/>
    <w:rsid w:val="00333CB9"/>
    <w:rsid w:val="0033447D"/>
    <w:rsid w:val="00334B7E"/>
    <w:rsid w:val="00334CC0"/>
    <w:rsid w:val="0033518F"/>
    <w:rsid w:val="003355B2"/>
    <w:rsid w:val="00335624"/>
    <w:rsid w:val="00336146"/>
    <w:rsid w:val="0033618A"/>
    <w:rsid w:val="00336627"/>
    <w:rsid w:val="00336E15"/>
    <w:rsid w:val="00337068"/>
    <w:rsid w:val="003375CE"/>
    <w:rsid w:val="00337798"/>
    <w:rsid w:val="00340180"/>
    <w:rsid w:val="003402EB"/>
    <w:rsid w:val="003405BC"/>
    <w:rsid w:val="00340C12"/>
    <w:rsid w:val="00340D43"/>
    <w:rsid w:val="00340DC3"/>
    <w:rsid w:val="0034136D"/>
    <w:rsid w:val="00341EDA"/>
    <w:rsid w:val="00342400"/>
    <w:rsid w:val="00342A34"/>
    <w:rsid w:val="0034300A"/>
    <w:rsid w:val="00343F80"/>
    <w:rsid w:val="003442DB"/>
    <w:rsid w:val="0034474B"/>
    <w:rsid w:val="0034493A"/>
    <w:rsid w:val="00344B60"/>
    <w:rsid w:val="003453C2"/>
    <w:rsid w:val="00346639"/>
    <w:rsid w:val="00346C5B"/>
    <w:rsid w:val="00347271"/>
    <w:rsid w:val="0034744C"/>
    <w:rsid w:val="003474B9"/>
    <w:rsid w:val="00347800"/>
    <w:rsid w:val="00347A4A"/>
    <w:rsid w:val="00347AD4"/>
    <w:rsid w:val="00347F13"/>
    <w:rsid w:val="00350161"/>
    <w:rsid w:val="003501F0"/>
    <w:rsid w:val="003505D5"/>
    <w:rsid w:val="00351630"/>
    <w:rsid w:val="00351896"/>
    <w:rsid w:val="00351B36"/>
    <w:rsid w:val="003521A8"/>
    <w:rsid w:val="0035241D"/>
    <w:rsid w:val="00352666"/>
    <w:rsid w:val="00352AA9"/>
    <w:rsid w:val="00352EF0"/>
    <w:rsid w:val="00353881"/>
    <w:rsid w:val="0035392F"/>
    <w:rsid w:val="00353AFC"/>
    <w:rsid w:val="003540BF"/>
    <w:rsid w:val="003542F0"/>
    <w:rsid w:val="00354F3D"/>
    <w:rsid w:val="00355087"/>
    <w:rsid w:val="003552E6"/>
    <w:rsid w:val="00355572"/>
    <w:rsid w:val="00355CB7"/>
    <w:rsid w:val="00355FE5"/>
    <w:rsid w:val="00356932"/>
    <w:rsid w:val="00357857"/>
    <w:rsid w:val="0036014A"/>
    <w:rsid w:val="00360846"/>
    <w:rsid w:val="00360849"/>
    <w:rsid w:val="00360CE0"/>
    <w:rsid w:val="00360F92"/>
    <w:rsid w:val="00361074"/>
    <w:rsid w:val="003614F3"/>
    <w:rsid w:val="003624A0"/>
    <w:rsid w:val="00362A9D"/>
    <w:rsid w:val="003634F2"/>
    <w:rsid w:val="00363B3A"/>
    <w:rsid w:val="00363F60"/>
    <w:rsid w:val="0036407F"/>
    <w:rsid w:val="003649AA"/>
    <w:rsid w:val="00364FFF"/>
    <w:rsid w:val="0036580F"/>
    <w:rsid w:val="00365D21"/>
    <w:rsid w:val="00365F53"/>
    <w:rsid w:val="00366799"/>
    <w:rsid w:val="003667B8"/>
    <w:rsid w:val="00366ED9"/>
    <w:rsid w:val="003672FC"/>
    <w:rsid w:val="00367B84"/>
    <w:rsid w:val="00367CFE"/>
    <w:rsid w:val="00367FB6"/>
    <w:rsid w:val="00370608"/>
    <w:rsid w:val="00370E18"/>
    <w:rsid w:val="00370FAC"/>
    <w:rsid w:val="00371072"/>
    <w:rsid w:val="00371120"/>
    <w:rsid w:val="003711CB"/>
    <w:rsid w:val="00371A9E"/>
    <w:rsid w:val="00371E09"/>
    <w:rsid w:val="00372119"/>
    <w:rsid w:val="00372584"/>
    <w:rsid w:val="00372E00"/>
    <w:rsid w:val="00372E42"/>
    <w:rsid w:val="00372F21"/>
    <w:rsid w:val="0037319F"/>
    <w:rsid w:val="00373720"/>
    <w:rsid w:val="003737C8"/>
    <w:rsid w:val="003752B2"/>
    <w:rsid w:val="003755A0"/>
    <w:rsid w:val="003756A9"/>
    <w:rsid w:val="00375E80"/>
    <w:rsid w:val="00376196"/>
    <w:rsid w:val="0037630F"/>
    <w:rsid w:val="00376712"/>
    <w:rsid w:val="00376982"/>
    <w:rsid w:val="00376F4A"/>
    <w:rsid w:val="003771A5"/>
    <w:rsid w:val="003773C2"/>
    <w:rsid w:val="0037752C"/>
    <w:rsid w:val="003803E4"/>
    <w:rsid w:val="003806C7"/>
    <w:rsid w:val="00380728"/>
    <w:rsid w:val="00380A79"/>
    <w:rsid w:val="00380AFF"/>
    <w:rsid w:val="00380D8A"/>
    <w:rsid w:val="00380F7C"/>
    <w:rsid w:val="00380F89"/>
    <w:rsid w:val="003810F6"/>
    <w:rsid w:val="003811CF"/>
    <w:rsid w:val="003813C7"/>
    <w:rsid w:val="00381569"/>
    <w:rsid w:val="00381760"/>
    <w:rsid w:val="00381857"/>
    <w:rsid w:val="003818B5"/>
    <w:rsid w:val="00381DB8"/>
    <w:rsid w:val="00381E4C"/>
    <w:rsid w:val="00382A03"/>
    <w:rsid w:val="003832A6"/>
    <w:rsid w:val="00383EDA"/>
    <w:rsid w:val="00383EDE"/>
    <w:rsid w:val="00383FDF"/>
    <w:rsid w:val="00384275"/>
    <w:rsid w:val="003845B6"/>
    <w:rsid w:val="00384DA7"/>
    <w:rsid w:val="0038663C"/>
    <w:rsid w:val="00386764"/>
    <w:rsid w:val="00387425"/>
    <w:rsid w:val="0038770D"/>
    <w:rsid w:val="0039012D"/>
    <w:rsid w:val="00390FE1"/>
    <w:rsid w:val="00391049"/>
    <w:rsid w:val="003911C1"/>
    <w:rsid w:val="00391E36"/>
    <w:rsid w:val="00392165"/>
    <w:rsid w:val="003923A6"/>
    <w:rsid w:val="00392692"/>
    <w:rsid w:val="00392BF6"/>
    <w:rsid w:val="00392F20"/>
    <w:rsid w:val="0039356A"/>
    <w:rsid w:val="0039403A"/>
    <w:rsid w:val="00394195"/>
    <w:rsid w:val="003942D1"/>
    <w:rsid w:val="00394591"/>
    <w:rsid w:val="00394DE0"/>
    <w:rsid w:val="00395808"/>
    <w:rsid w:val="00395901"/>
    <w:rsid w:val="003959D5"/>
    <w:rsid w:val="00395F21"/>
    <w:rsid w:val="00396206"/>
    <w:rsid w:val="003964E9"/>
    <w:rsid w:val="0039687B"/>
    <w:rsid w:val="00396F50"/>
    <w:rsid w:val="00397802"/>
    <w:rsid w:val="00397DF1"/>
    <w:rsid w:val="003A01EB"/>
    <w:rsid w:val="003A05DF"/>
    <w:rsid w:val="003A0ABE"/>
    <w:rsid w:val="003A1070"/>
    <w:rsid w:val="003A11B5"/>
    <w:rsid w:val="003A13A9"/>
    <w:rsid w:val="003A17CF"/>
    <w:rsid w:val="003A1BB6"/>
    <w:rsid w:val="003A1BE0"/>
    <w:rsid w:val="003A1F5F"/>
    <w:rsid w:val="003A2880"/>
    <w:rsid w:val="003A2B2E"/>
    <w:rsid w:val="003A2CFB"/>
    <w:rsid w:val="003A36D3"/>
    <w:rsid w:val="003A45D3"/>
    <w:rsid w:val="003A49EE"/>
    <w:rsid w:val="003A4A63"/>
    <w:rsid w:val="003A4D13"/>
    <w:rsid w:val="003A4F10"/>
    <w:rsid w:val="003A4F31"/>
    <w:rsid w:val="003A5DB6"/>
    <w:rsid w:val="003A5DEE"/>
    <w:rsid w:val="003A605F"/>
    <w:rsid w:val="003A60CB"/>
    <w:rsid w:val="003A6143"/>
    <w:rsid w:val="003A6501"/>
    <w:rsid w:val="003A65C3"/>
    <w:rsid w:val="003A65FD"/>
    <w:rsid w:val="003A6B6B"/>
    <w:rsid w:val="003A6E8C"/>
    <w:rsid w:val="003A7AC0"/>
    <w:rsid w:val="003A7D00"/>
    <w:rsid w:val="003B0018"/>
    <w:rsid w:val="003B02F9"/>
    <w:rsid w:val="003B060E"/>
    <w:rsid w:val="003B1ED2"/>
    <w:rsid w:val="003B20F8"/>
    <w:rsid w:val="003B24B7"/>
    <w:rsid w:val="003B25AC"/>
    <w:rsid w:val="003B2C1F"/>
    <w:rsid w:val="003B331B"/>
    <w:rsid w:val="003B3390"/>
    <w:rsid w:val="003B35DE"/>
    <w:rsid w:val="003B39E5"/>
    <w:rsid w:val="003B3B04"/>
    <w:rsid w:val="003B3BC0"/>
    <w:rsid w:val="003B413E"/>
    <w:rsid w:val="003B455F"/>
    <w:rsid w:val="003B4BEF"/>
    <w:rsid w:val="003B4F58"/>
    <w:rsid w:val="003B5062"/>
    <w:rsid w:val="003B578E"/>
    <w:rsid w:val="003B5B01"/>
    <w:rsid w:val="003B5D0C"/>
    <w:rsid w:val="003B6132"/>
    <w:rsid w:val="003B6510"/>
    <w:rsid w:val="003B68BD"/>
    <w:rsid w:val="003B6B68"/>
    <w:rsid w:val="003B6DAC"/>
    <w:rsid w:val="003B6FBA"/>
    <w:rsid w:val="003B7009"/>
    <w:rsid w:val="003B7580"/>
    <w:rsid w:val="003B7BCA"/>
    <w:rsid w:val="003B7C18"/>
    <w:rsid w:val="003B7CA2"/>
    <w:rsid w:val="003B7EC3"/>
    <w:rsid w:val="003C02D3"/>
    <w:rsid w:val="003C045D"/>
    <w:rsid w:val="003C0656"/>
    <w:rsid w:val="003C136E"/>
    <w:rsid w:val="003C1C49"/>
    <w:rsid w:val="003C1E2D"/>
    <w:rsid w:val="003C1EDF"/>
    <w:rsid w:val="003C21F7"/>
    <w:rsid w:val="003C2590"/>
    <w:rsid w:val="003C2E41"/>
    <w:rsid w:val="003C3173"/>
    <w:rsid w:val="003C339A"/>
    <w:rsid w:val="003C350A"/>
    <w:rsid w:val="003C39A7"/>
    <w:rsid w:val="003C3CC5"/>
    <w:rsid w:val="003C3E1E"/>
    <w:rsid w:val="003C4022"/>
    <w:rsid w:val="003C42B8"/>
    <w:rsid w:val="003C5094"/>
    <w:rsid w:val="003C5114"/>
    <w:rsid w:val="003C574B"/>
    <w:rsid w:val="003C5B91"/>
    <w:rsid w:val="003C5E74"/>
    <w:rsid w:val="003C626E"/>
    <w:rsid w:val="003C65B0"/>
    <w:rsid w:val="003C743E"/>
    <w:rsid w:val="003C79CD"/>
    <w:rsid w:val="003C7A5A"/>
    <w:rsid w:val="003D014D"/>
    <w:rsid w:val="003D09F6"/>
    <w:rsid w:val="003D1189"/>
    <w:rsid w:val="003D156B"/>
    <w:rsid w:val="003D172D"/>
    <w:rsid w:val="003D1F39"/>
    <w:rsid w:val="003D2272"/>
    <w:rsid w:val="003D230B"/>
    <w:rsid w:val="003D3409"/>
    <w:rsid w:val="003D3A11"/>
    <w:rsid w:val="003D3A84"/>
    <w:rsid w:val="003D3ADA"/>
    <w:rsid w:val="003D3F71"/>
    <w:rsid w:val="003D4830"/>
    <w:rsid w:val="003D5929"/>
    <w:rsid w:val="003D5EC0"/>
    <w:rsid w:val="003D6186"/>
    <w:rsid w:val="003D61CE"/>
    <w:rsid w:val="003D7125"/>
    <w:rsid w:val="003E0574"/>
    <w:rsid w:val="003E14AF"/>
    <w:rsid w:val="003E249B"/>
    <w:rsid w:val="003E275A"/>
    <w:rsid w:val="003E2A60"/>
    <w:rsid w:val="003E2DE8"/>
    <w:rsid w:val="003E2F77"/>
    <w:rsid w:val="003E3FA8"/>
    <w:rsid w:val="003E3FBC"/>
    <w:rsid w:val="003E406A"/>
    <w:rsid w:val="003E45C8"/>
    <w:rsid w:val="003E48F0"/>
    <w:rsid w:val="003E5BBE"/>
    <w:rsid w:val="003E6466"/>
    <w:rsid w:val="003E695B"/>
    <w:rsid w:val="003E6973"/>
    <w:rsid w:val="003E6D6A"/>
    <w:rsid w:val="003E6FC9"/>
    <w:rsid w:val="003E7548"/>
    <w:rsid w:val="003E797A"/>
    <w:rsid w:val="003E79FB"/>
    <w:rsid w:val="003E7FB6"/>
    <w:rsid w:val="003F0098"/>
    <w:rsid w:val="003F020E"/>
    <w:rsid w:val="003F092C"/>
    <w:rsid w:val="003F1077"/>
    <w:rsid w:val="003F1096"/>
    <w:rsid w:val="003F12A4"/>
    <w:rsid w:val="003F2FE3"/>
    <w:rsid w:val="003F305A"/>
    <w:rsid w:val="003F3112"/>
    <w:rsid w:val="003F31D4"/>
    <w:rsid w:val="003F327C"/>
    <w:rsid w:val="003F365F"/>
    <w:rsid w:val="003F376A"/>
    <w:rsid w:val="003F3DE5"/>
    <w:rsid w:val="003F3FC7"/>
    <w:rsid w:val="003F41E7"/>
    <w:rsid w:val="003F4439"/>
    <w:rsid w:val="003F44B2"/>
    <w:rsid w:val="003F4D47"/>
    <w:rsid w:val="003F4D9A"/>
    <w:rsid w:val="003F59B0"/>
    <w:rsid w:val="003F5AB9"/>
    <w:rsid w:val="003F6052"/>
    <w:rsid w:val="003F6204"/>
    <w:rsid w:val="003F6556"/>
    <w:rsid w:val="003F66C1"/>
    <w:rsid w:val="003F6B04"/>
    <w:rsid w:val="003F702D"/>
    <w:rsid w:val="003F703B"/>
    <w:rsid w:val="003F7360"/>
    <w:rsid w:val="003F77EF"/>
    <w:rsid w:val="003F7934"/>
    <w:rsid w:val="004003C5"/>
    <w:rsid w:val="004004F6"/>
    <w:rsid w:val="00400CFA"/>
    <w:rsid w:val="00400DE0"/>
    <w:rsid w:val="00401EC3"/>
    <w:rsid w:val="00402F65"/>
    <w:rsid w:val="00403158"/>
    <w:rsid w:val="004031E5"/>
    <w:rsid w:val="00403744"/>
    <w:rsid w:val="00404EE2"/>
    <w:rsid w:val="00404F86"/>
    <w:rsid w:val="00405D36"/>
    <w:rsid w:val="00405EBE"/>
    <w:rsid w:val="0040603F"/>
    <w:rsid w:val="0040643D"/>
    <w:rsid w:val="0040653C"/>
    <w:rsid w:val="00407304"/>
    <w:rsid w:val="004073D5"/>
    <w:rsid w:val="00407C91"/>
    <w:rsid w:val="00410944"/>
    <w:rsid w:val="00411788"/>
    <w:rsid w:val="00411ED4"/>
    <w:rsid w:val="004122DB"/>
    <w:rsid w:val="00413A3A"/>
    <w:rsid w:val="00413AF4"/>
    <w:rsid w:val="0041416F"/>
    <w:rsid w:val="0041422B"/>
    <w:rsid w:val="0041535D"/>
    <w:rsid w:val="00415F60"/>
    <w:rsid w:val="004167AD"/>
    <w:rsid w:val="00417D36"/>
    <w:rsid w:val="0042028B"/>
    <w:rsid w:val="0042055A"/>
    <w:rsid w:val="004206E9"/>
    <w:rsid w:val="004208F0"/>
    <w:rsid w:val="00421B69"/>
    <w:rsid w:val="00421D18"/>
    <w:rsid w:val="00421D62"/>
    <w:rsid w:val="00421F60"/>
    <w:rsid w:val="0042214B"/>
    <w:rsid w:val="00422559"/>
    <w:rsid w:val="004226C1"/>
    <w:rsid w:val="00423C04"/>
    <w:rsid w:val="00424428"/>
    <w:rsid w:val="00424A75"/>
    <w:rsid w:val="00424F85"/>
    <w:rsid w:val="00425741"/>
    <w:rsid w:val="004266FC"/>
    <w:rsid w:val="00426AE1"/>
    <w:rsid w:val="004274FB"/>
    <w:rsid w:val="00427AAB"/>
    <w:rsid w:val="0043017C"/>
    <w:rsid w:val="00430213"/>
    <w:rsid w:val="00430672"/>
    <w:rsid w:val="00430A4E"/>
    <w:rsid w:val="00431001"/>
    <w:rsid w:val="0043126E"/>
    <w:rsid w:val="00432DA9"/>
    <w:rsid w:val="00433384"/>
    <w:rsid w:val="00433C15"/>
    <w:rsid w:val="004340DF"/>
    <w:rsid w:val="0043438A"/>
    <w:rsid w:val="00434AF1"/>
    <w:rsid w:val="004350C1"/>
    <w:rsid w:val="004352E2"/>
    <w:rsid w:val="00435394"/>
    <w:rsid w:val="00436BEE"/>
    <w:rsid w:val="004371A0"/>
    <w:rsid w:val="0043778A"/>
    <w:rsid w:val="00437CE3"/>
    <w:rsid w:val="00437E9F"/>
    <w:rsid w:val="00440043"/>
    <w:rsid w:val="00440C0D"/>
    <w:rsid w:val="00440DA9"/>
    <w:rsid w:val="004417BA"/>
    <w:rsid w:val="004419E9"/>
    <w:rsid w:val="00441A82"/>
    <w:rsid w:val="00442626"/>
    <w:rsid w:val="00442CA5"/>
    <w:rsid w:val="00443120"/>
    <w:rsid w:val="00443999"/>
    <w:rsid w:val="00443BFE"/>
    <w:rsid w:val="00443F00"/>
    <w:rsid w:val="00444008"/>
    <w:rsid w:val="00444041"/>
    <w:rsid w:val="0044540B"/>
    <w:rsid w:val="004464DB"/>
    <w:rsid w:val="0044698B"/>
    <w:rsid w:val="00447785"/>
    <w:rsid w:val="00447E47"/>
    <w:rsid w:val="00450007"/>
    <w:rsid w:val="004503DD"/>
    <w:rsid w:val="00450802"/>
    <w:rsid w:val="0045109D"/>
    <w:rsid w:val="00451446"/>
    <w:rsid w:val="00451481"/>
    <w:rsid w:val="00451586"/>
    <w:rsid w:val="004515D6"/>
    <w:rsid w:val="00452000"/>
    <w:rsid w:val="0045270D"/>
    <w:rsid w:val="004532FA"/>
    <w:rsid w:val="00453A25"/>
    <w:rsid w:val="00453B30"/>
    <w:rsid w:val="00453BC9"/>
    <w:rsid w:val="0045471E"/>
    <w:rsid w:val="00454813"/>
    <w:rsid w:val="0045490F"/>
    <w:rsid w:val="00454AE7"/>
    <w:rsid w:val="00454FFC"/>
    <w:rsid w:val="004550B1"/>
    <w:rsid w:val="00455494"/>
    <w:rsid w:val="004559A4"/>
    <w:rsid w:val="00455AC0"/>
    <w:rsid w:val="00455B12"/>
    <w:rsid w:val="00456157"/>
    <w:rsid w:val="0045620F"/>
    <w:rsid w:val="004564D4"/>
    <w:rsid w:val="0045662C"/>
    <w:rsid w:val="00456992"/>
    <w:rsid w:val="004573BE"/>
    <w:rsid w:val="00457961"/>
    <w:rsid w:val="00457A82"/>
    <w:rsid w:val="00460818"/>
    <w:rsid w:val="00460851"/>
    <w:rsid w:val="00460F85"/>
    <w:rsid w:val="00460F9D"/>
    <w:rsid w:val="004610F0"/>
    <w:rsid w:val="004613D1"/>
    <w:rsid w:val="004614F9"/>
    <w:rsid w:val="0046169C"/>
    <w:rsid w:val="0046267D"/>
    <w:rsid w:val="004628F2"/>
    <w:rsid w:val="00464132"/>
    <w:rsid w:val="00464AFE"/>
    <w:rsid w:val="00464EAE"/>
    <w:rsid w:val="004654EC"/>
    <w:rsid w:val="00465C99"/>
    <w:rsid w:val="00467057"/>
    <w:rsid w:val="004674C3"/>
    <w:rsid w:val="00467A61"/>
    <w:rsid w:val="0047057E"/>
    <w:rsid w:val="00470B5F"/>
    <w:rsid w:val="00470E6D"/>
    <w:rsid w:val="004711B8"/>
    <w:rsid w:val="0047244E"/>
    <w:rsid w:val="00472C4B"/>
    <w:rsid w:val="00473958"/>
    <w:rsid w:val="004742D4"/>
    <w:rsid w:val="00474CD2"/>
    <w:rsid w:val="004758B7"/>
    <w:rsid w:val="004758C5"/>
    <w:rsid w:val="00475AAD"/>
    <w:rsid w:val="00475BA5"/>
    <w:rsid w:val="00475EA7"/>
    <w:rsid w:val="00476430"/>
    <w:rsid w:val="004765EC"/>
    <w:rsid w:val="00476A09"/>
    <w:rsid w:val="00477E5D"/>
    <w:rsid w:val="0048022E"/>
    <w:rsid w:val="00480415"/>
    <w:rsid w:val="004806CB"/>
    <w:rsid w:val="00480CE5"/>
    <w:rsid w:val="00481A07"/>
    <w:rsid w:val="00481F62"/>
    <w:rsid w:val="004827CC"/>
    <w:rsid w:val="00482BB9"/>
    <w:rsid w:val="00482DBF"/>
    <w:rsid w:val="00482EAD"/>
    <w:rsid w:val="004830E4"/>
    <w:rsid w:val="004831DC"/>
    <w:rsid w:val="0048331B"/>
    <w:rsid w:val="00483A2D"/>
    <w:rsid w:val="00484830"/>
    <w:rsid w:val="00484AC6"/>
    <w:rsid w:val="00484BAD"/>
    <w:rsid w:val="004863DB"/>
    <w:rsid w:val="00486513"/>
    <w:rsid w:val="004865B7"/>
    <w:rsid w:val="00486A95"/>
    <w:rsid w:val="00486D2E"/>
    <w:rsid w:val="00487F84"/>
    <w:rsid w:val="00487F87"/>
    <w:rsid w:val="004905CD"/>
    <w:rsid w:val="0049073D"/>
    <w:rsid w:val="00490CB1"/>
    <w:rsid w:val="00491361"/>
    <w:rsid w:val="00491F9A"/>
    <w:rsid w:val="00492270"/>
    <w:rsid w:val="00492960"/>
    <w:rsid w:val="00493A54"/>
    <w:rsid w:val="00494870"/>
    <w:rsid w:val="00494A0C"/>
    <w:rsid w:val="00494DBC"/>
    <w:rsid w:val="00495368"/>
    <w:rsid w:val="004958FB"/>
    <w:rsid w:val="00495BD1"/>
    <w:rsid w:val="00495D96"/>
    <w:rsid w:val="00495F0D"/>
    <w:rsid w:val="00496122"/>
    <w:rsid w:val="0049697E"/>
    <w:rsid w:val="00496ABC"/>
    <w:rsid w:val="00496EC3"/>
    <w:rsid w:val="0049713D"/>
    <w:rsid w:val="0049729E"/>
    <w:rsid w:val="00497556"/>
    <w:rsid w:val="00497C72"/>
    <w:rsid w:val="004A013D"/>
    <w:rsid w:val="004A037E"/>
    <w:rsid w:val="004A0685"/>
    <w:rsid w:val="004A10B4"/>
    <w:rsid w:val="004A1493"/>
    <w:rsid w:val="004A16F2"/>
    <w:rsid w:val="004A1747"/>
    <w:rsid w:val="004A17E0"/>
    <w:rsid w:val="004A19A7"/>
    <w:rsid w:val="004A1A3E"/>
    <w:rsid w:val="004A2B23"/>
    <w:rsid w:val="004A3200"/>
    <w:rsid w:val="004A33D5"/>
    <w:rsid w:val="004A37CC"/>
    <w:rsid w:val="004A4696"/>
    <w:rsid w:val="004A491C"/>
    <w:rsid w:val="004A4F4E"/>
    <w:rsid w:val="004A561C"/>
    <w:rsid w:val="004A5C72"/>
    <w:rsid w:val="004A6D54"/>
    <w:rsid w:val="004A78FD"/>
    <w:rsid w:val="004B06E8"/>
    <w:rsid w:val="004B0A1D"/>
    <w:rsid w:val="004B0AAB"/>
    <w:rsid w:val="004B0B6C"/>
    <w:rsid w:val="004B111D"/>
    <w:rsid w:val="004B141A"/>
    <w:rsid w:val="004B1608"/>
    <w:rsid w:val="004B1640"/>
    <w:rsid w:val="004B1E4A"/>
    <w:rsid w:val="004B1F35"/>
    <w:rsid w:val="004B20C5"/>
    <w:rsid w:val="004B2194"/>
    <w:rsid w:val="004B2F68"/>
    <w:rsid w:val="004B3FFB"/>
    <w:rsid w:val="004B47F0"/>
    <w:rsid w:val="004B4ACA"/>
    <w:rsid w:val="004B517A"/>
    <w:rsid w:val="004B5695"/>
    <w:rsid w:val="004B5A5F"/>
    <w:rsid w:val="004B61E5"/>
    <w:rsid w:val="004B64CB"/>
    <w:rsid w:val="004B6614"/>
    <w:rsid w:val="004B6B4D"/>
    <w:rsid w:val="004B6C04"/>
    <w:rsid w:val="004B6CB5"/>
    <w:rsid w:val="004B6D5C"/>
    <w:rsid w:val="004B764B"/>
    <w:rsid w:val="004B7692"/>
    <w:rsid w:val="004C0965"/>
    <w:rsid w:val="004C0BBB"/>
    <w:rsid w:val="004C0C57"/>
    <w:rsid w:val="004C1065"/>
    <w:rsid w:val="004C18FF"/>
    <w:rsid w:val="004C1B88"/>
    <w:rsid w:val="004C1C5D"/>
    <w:rsid w:val="004C1F4C"/>
    <w:rsid w:val="004C2184"/>
    <w:rsid w:val="004C24DE"/>
    <w:rsid w:val="004C27C0"/>
    <w:rsid w:val="004C38A6"/>
    <w:rsid w:val="004C38AE"/>
    <w:rsid w:val="004C4108"/>
    <w:rsid w:val="004C50A1"/>
    <w:rsid w:val="004C54D5"/>
    <w:rsid w:val="004C55B0"/>
    <w:rsid w:val="004C56AA"/>
    <w:rsid w:val="004C5A67"/>
    <w:rsid w:val="004C5BB5"/>
    <w:rsid w:val="004C5D3C"/>
    <w:rsid w:val="004C6400"/>
    <w:rsid w:val="004C6A95"/>
    <w:rsid w:val="004C71E5"/>
    <w:rsid w:val="004C727C"/>
    <w:rsid w:val="004C72E4"/>
    <w:rsid w:val="004D009D"/>
    <w:rsid w:val="004D0252"/>
    <w:rsid w:val="004D09B1"/>
    <w:rsid w:val="004D142B"/>
    <w:rsid w:val="004D1E56"/>
    <w:rsid w:val="004D1FCC"/>
    <w:rsid w:val="004D2334"/>
    <w:rsid w:val="004D2A37"/>
    <w:rsid w:val="004D2FB7"/>
    <w:rsid w:val="004D44F5"/>
    <w:rsid w:val="004D4F03"/>
    <w:rsid w:val="004D5109"/>
    <w:rsid w:val="004D5904"/>
    <w:rsid w:val="004D61BD"/>
    <w:rsid w:val="004D66D4"/>
    <w:rsid w:val="004D6A76"/>
    <w:rsid w:val="004D75C1"/>
    <w:rsid w:val="004E0012"/>
    <w:rsid w:val="004E00F8"/>
    <w:rsid w:val="004E0A2B"/>
    <w:rsid w:val="004E0C10"/>
    <w:rsid w:val="004E0FC0"/>
    <w:rsid w:val="004E10DB"/>
    <w:rsid w:val="004E11A5"/>
    <w:rsid w:val="004E11E7"/>
    <w:rsid w:val="004E1498"/>
    <w:rsid w:val="004E187F"/>
    <w:rsid w:val="004E18CB"/>
    <w:rsid w:val="004E1B0C"/>
    <w:rsid w:val="004E1C44"/>
    <w:rsid w:val="004E2042"/>
    <w:rsid w:val="004E26F5"/>
    <w:rsid w:val="004E33F0"/>
    <w:rsid w:val="004E365B"/>
    <w:rsid w:val="004E47B7"/>
    <w:rsid w:val="004E538C"/>
    <w:rsid w:val="004E5589"/>
    <w:rsid w:val="004E55CF"/>
    <w:rsid w:val="004E57E3"/>
    <w:rsid w:val="004E60D2"/>
    <w:rsid w:val="004E63DD"/>
    <w:rsid w:val="004E678F"/>
    <w:rsid w:val="004E7B9B"/>
    <w:rsid w:val="004E7D6C"/>
    <w:rsid w:val="004E7E77"/>
    <w:rsid w:val="004F02E8"/>
    <w:rsid w:val="004F0348"/>
    <w:rsid w:val="004F067E"/>
    <w:rsid w:val="004F088D"/>
    <w:rsid w:val="004F1028"/>
    <w:rsid w:val="004F119E"/>
    <w:rsid w:val="004F13B9"/>
    <w:rsid w:val="004F13BA"/>
    <w:rsid w:val="004F1765"/>
    <w:rsid w:val="004F1B89"/>
    <w:rsid w:val="004F2C79"/>
    <w:rsid w:val="004F3229"/>
    <w:rsid w:val="004F405E"/>
    <w:rsid w:val="004F4C09"/>
    <w:rsid w:val="004F5564"/>
    <w:rsid w:val="004F571F"/>
    <w:rsid w:val="004F5B17"/>
    <w:rsid w:val="004F60E4"/>
    <w:rsid w:val="004F666D"/>
    <w:rsid w:val="004F7237"/>
    <w:rsid w:val="004F78DC"/>
    <w:rsid w:val="004F78E3"/>
    <w:rsid w:val="004F7978"/>
    <w:rsid w:val="004F7D93"/>
    <w:rsid w:val="004F7DA4"/>
    <w:rsid w:val="005003ED"/>
    <w:rsid w:val="00500B32"/>
    <w:rsid w:val="00501021"/>
    <w:rsid w:val="005014E9"/>
    <w:rsid w:val="00501500"/>
    <w:rsid w:val="00501CAC"/>
    <w:rsid w:val="00501F11"/>
    <w:rsid w:val="005023E1"/>
    <w:rsid w:val="0050260A"/>
    <w:rsid w:val="00502658"/>
    <w:rsid w:val="005029A3"/>
    <w:rsid w:val="005031F2"/>
    <w:rsid w:val="005034BE"/>
    <w:rsid w:val="00503831"/>
    <w:rsid w:val="00503E59"/>
    <w:rsid w:val="005049A9"/>
    <w:rsid w:val="00504C8C"/>
    <w:rsid w:val="00504F0C"/>
    <w:rsid w:val="00504F9A"/>
    <w:rsid w:val="005051B4"/>
    <w:rsid w:val="00505251"/>
    <w:rsid w:val="0050539A"/>
    <w:rsid w:val="00505DE9"/>
    <w:rsid w:val="00506752"/>
    <w:rsid w:val="00507356"/>
    <w:rsid w:val="005100FB"/>
    <w:rsid w:val="00510575"/>
    <w:rsid w:val="0051124E"/>
    <w:rsid w:val="005112F7"/>
    <w:rsid w:val="00511CDE"/>
    <w:rsid w:val="00511E30"/>
    <w:rsid w:val="00512EB4"/>
    <w:rsid w:val="00514177"/>
    <w:rsid w:val="00514341"/>
    <w:rsid w:val="00514862"/>
    <w:rsid w:val="0051489F"/>
    <w:rsid w:val="005156D4"/>
    <w:rsid w:val="005166A2"/>
    <w:rsid w:val="00516836"/>
    <w:rsid w:val="0051699E"/>
    <w:rsid w:val="00520009"/>
    <w:rsid w:val="00520059"/>
    <w:rsid w:val="005201B0"/>
    <w:rsid w:val="005211DD"/>
    <w:rsid w:val="005214B4"/>
    <w:rsid w:val="005223F0"/>
    <w:rsid w:val="00522A97"/>
    <w:rsid w:val="00522BA4"/>
    <w:rsid w:val="00523065"/>
    <w:rsid w:val="00523CA5"/>
    <w:rsid w:val="00524A85"/>
    <w:rsid w:val="00524B4A"/>
    <w:rsid w:val="00524BEB"/>
    <w:rsid w:val="00524CA3"/>
    <w:rsid w:val="00525772"/>
    <w:rsid w:val="005259E7"/>
    <w:rsid w:val="00525D10"/>
    <w:rsid w:val="00526332"/>
    <w:rsid w:val="00526527"/>
    <w:rsid w:val="00526CAB"/>
    <w:rsid w:val="00526F66"/>
    <w:rsid w:val="00527E67"/>
    <w:rsid w:val="0053025C"/>
    <w:rsid w:val="005303A5"/>
    <w:rsid w:val="00530DF9"/>
    <w:rsid w:val="00531705"/>
    <w:rsid w:val="00531AF0"/>
    <w:rsid w:val="00531B16"/>
    <w:rsid w:val="0053234A"/>
    <w:rsid w:val="00532922"/>
    <w:rsid w:val="00532A14"/>
    <w:rsid w:val="00533348"/>
    <w:rsid w:val="005336DA"/>
    <w:rsid w:val="00533805"/>
    <w:rsid w:val="005338F8"/>
    <w:rsid w:val="005340D6"/>
    <w:rsid w:val="0053412E"/>
    <w:rsid w:val="00534AE0"/>
    <w:rsid w:val="00535685"/>
    <w:rsid w:val="0053584F"/>
    <w:rsid w:val="00535AA6"/>
    <w:rsid w:val="00535D7A"/>
    <w:rsid w:val="00535E2C"/>
    <w:rsid w:val="00536079"/>
    <w:rsid w:val="005363BD"/>
    <w:rsid w:val="0053641D"/>
    <w:rsid w:val="0053681F"/>
    <w:rsid w:val="005379EA"/>
    <w:rsid w:val="00537BDF"/>
    <w:rsid w:val="0054009A"/>
    <w:rsid w:val="0054039F"/>
    <w:rsid w:val="00540CB7"/>
    <w:rsid w:val="0054125B"/>
    <w:rsid w:val="0054128E"/>
    <w:rsid w:val="00541685"/>
    <w:rsid w:val="005416F5"/>
    <w:rsid w:val="005418CF"/>
    <w:rsid w:val="00541E98"/>
    <w:rsid w:val="005420AF"/>
    <w:rsid w:val="005420FE"/>
    <w:rsid w:val="00542558"/>
    <w:rsid w:val="00543DB5"/>
    <w:rsid w:val="005441B2"/>
    <w:rsid w:val="005450C5"/>
    <w:rsid w:val="005452B6"/>
    <w:rsid w:val="0054554A"/>
    <w:rsid w:val="00545A1C"/>
    <w:rsid w:val="00546370"/>
    <w:rsid w:val="00546AA1"/>
    <w:rsid w:val="005475F8"/>
    <w:rsid w:val="00547E66"/>
    <w:rsid w:val="0055009D"/>
    <w:rsid w:val="00550C94"/>
    <w:rsid w:val="00550FB7"/>
    <w:rsid w:val="005510C0"/>
    <w:rsid w:val="00551ED6"/>
    <w:rsid w:val="0055250B"/>
    <w:rsid w:val="00552668"/>
    <w:rsid w:val="005527D9"/>
    <w:rsid w:val="00552D82"/>
    <w:rsid w:val="00552FD4"/>
    <w:rsid w:val="0055347A"/>
    <w:rsid w:val="00553849"/>
    <w:rsid w:val="00553962"/>
    <w:rsid w:val="00554593"/>
    <w:rsid w:val="00554767"/>
    <w:rsid w:val="0055478A"/>
    <w:rsid w:val="00555131"/>
    <w:rsid w:val="005552A2"/>
    <w:rsid w:val="0055550E"/>
    <w:rsid w:val="00555563"/>
    <w:rsid w:val="00556393"/>
    <w:rsid w:val="00556BE6"/>
    <w:rsid w:val="00556BF4"/>
    <w:rsid w:val="00557943"/>
    <w:rsid w:val="00557C68"/>
    <w:rsid w:val="00560082"/>
    <w:rsid w:val="005600A1"/>
    <w:rsid w:val="005604F4"/>
    <w:rsid w:val="00560A45"/>
    <w:rsid w:val="00560DAF"/>
    <w:rsid w:val="00560FFC"/>
    <w:rsid w:val="00561217"/>
    <w:rsid w:val="00561888"/>
    <w:rsid w:val="00562137"/>
    <w:rsid w:val="00562254"/>
    <w:rsid w:val="00562266"/>
    <w:rsid w:val="005624E1"/>
    <w:rsid w:val="005627F1"/>
    <w:rsid w:val="0056350F"/>
    <w:rsid w:val="0056467B"/>
    <w:rsid w:val="005648B9"/>
    <w:rsid w:val="00564906"/>
    <w:rsid w:val="00565B23"/>
    <w:rsid w:val="0056608F"/>
    <w:rsid w:val="00566279"/>
    <w:rsid w:val="005662D0"/>
    <w:rsid w:val="00567493"/>
    <w:rsid w:val="005705A0"/>
    <w:rsid w:val="00570CC1"/>
    <w:rsid w:val="00571508"/>
    <w:rsid w:val="0057187F"/>
    <w:rsid w:val="00571E49"/>
    <w:rsid w:val="00571EFA"/>
    <w:rsid w:val="0057274D"/>
    <w:rsid w:val="00572BC8"/>
    <w:rsid w:val="00572ECD"/>
    <w:rsid w:val="005738CB"/>
    <w:rsid w:val="00574B52"/>
    <w:rsid w:val="00574E6E"/>
    <w:rsid w:val="00575399"/>
    <w:rsid w:val="005759CB"/>
    <w:rsid w:val="00575F0E"/>
    <w:rsid w:val="0057606D"/>
    <w:rsid w:val="0057674C"/>
    <w:rsid w:val="00576C45"/>
    <w:rsid w:val="00576F57"/>
    <w:rsid w:val="00576FE5"/>
    <w:rsid w:val="0057765F"/>
    <w:rsid w:val="00577D11"/>
    <w:rsid w:val="00577D4B"/>
    <w:rsid w:val="00577E7B"/>
    <w:rsid w:val="00580E8B"/>
    <w:rsid w:val="005814AC"/>
    <w:rsid w:val="005820B5"/>
    <w:rsid w:val="00582426"/>
    <w:rsid w:val="00582BC9"/>
    <w:rsid w:val="00582F05"/>
    <w:rsid w:val="00583A41"/>
    <w:rsid w:val="0058491E"/>
    <w:rsid w:val="00584DA3"/>
    <w:rsid w:val="00585796"/>
    <w:rsid w:val="00585B43"/>
    <w:rsid w:val="00586562"/>
    <w:rsid w:val="00586842"/>
    <w:rsid w:val="00586C3A"/>
    <w:rsid w:val="00587A3F"/>
    <w:rsid w:val="005913BB"/>
    <w:rsid w:val="00591596"/>
    <w:rsid w:val="00592178"/>
    <w:rsid w:val="005934C3"/>
    <w:rsid w:val="0059389D"/>
    <w:rsid w:val="00593ADB"/>
    <w:rsid w:val="00593DF8"/>
    <w:rsid w:val="005945AE"/>
    <w:rsid w:val="0059469A"/>
    <w:rsid w:val="00594B83"/>
    <w:rsid w:val="00594F35"/>
    <w:rsid w:val="00595B80"/>
    <w:rsid w:val="00596170"/>
    <w:rsid w:val="00596DBD"/>
    <w:rsid w:val="0059712E"/>
    <w:rsid w:val="005978EE"/>
    <w:rsid w:val="00597A2E"/>
    <w:rsid w:val="005A02A3"/>
    <w:rsid w:val="005A0809"/>
    <w:rsid w:val="005A0BCC"/>
    <w:rsid w:val="005A0E31"/>
    <w:rsid w:val="005A16F9"/>
    <w:rsid w:val="005A178B"/>
    <w:rsid w:val="005A17AD"/>
    <w:rsid w:val="005A1D1E"/>
    <w:rsid w:val="005A21AB"/>
    <w:rsid w:val="005A254F"/>
    <w:rsid w:val="005A2845"/>
    <w:rsid w:val="005A2AB3"/>
    <w:rsid w:val="005A316E"/>
    <w:rsid w:val="005A38A6"/>
    <w:rsid w:val="005A4488"/>
    <w:rsid w:val="005A4729"/>
    <w:rsid w:val="005A4978"/>
    <w:rsid w:val="005A4CD5"/>
    <w:rsid w:val="005A5D63"/>
    <w:rsid w:val="005A62B1"/>
    <w:rsid w:val="005A6665"/>
    <w:rsid w:val="005A7C00"/>
    <w:rsid w:val="005A7C06"/>
    <w:rsid w:val="005B115F"/>
    <w:rsid w:val="005B146D"/>
    <w:rsid w:val="005B28AF"/>
    <w:rsid w:val="005B2A38"/>
    <w:rsid w:val="005B2E8F"/>
    <w:rsid w:val="005B351E"/>
    <w:rsid w:val="005B3F53"/>
    <w:rsid w:val="005B3F83"/>
    <w:rsid w:val="005B445A"/>
    <w:rsid w:val="005B44D6"/>
    <w:rsid w:val="005B451E"/>
    <w:rsid w:val="005B4AE9"/>
    <w:rsid w:val="005B4E88"/>
    <w:rsid w:val="005B5113"/>
    <w:rsid w:val="005B543B"/>
    <w:rsid w:val="005B6478"/>
    <w:rsid w:val="005B69BF"/>
    <w:rsid w:val="005B72CE"/>
    <w:rsid w:val="005B749D"/>
    <w:rsid w:val="005C0333"/>
    <w:rsid w:val="005C055F"/>
    <w:rsid w:val="005C083F"/>
    <w:rsid w:val="005C1062"/>
    <w:rsid w:val="005C1133"/>
    <w:rsid w:val="005C1441"/>
    <w:rsid w:val="005C21D1"/>
    <w:rsid w:val="005C2C39"/>
    <w:rsid w:val="005C2E5A"/>
    <w:rsid w:val="005C2FEB"/>
    <w:rsid w:val="005C334E"/>
    <w:rsid w:val="005C349B"/>
    <w:rsid w:val="005C3DD5"/>
    <w:rsid w:val="005C3DD8"/>
    <w:rsid w:val="005C45D6"/>
    <w:rsid w:val="005C472D"/>
    <w:rsid w:val="005C4BC6"/>
    <w:rsid w:val="005C4D38"/>
    <w:rsid w:val="005C4E43"/>
    <w:rsid w:val="005C4EE6"/>
    <w:rsid w:val="005C53AE"/>
    <w:rsid w:val="005C5B92"/>
    <w:rsid w:val="005C5C11"/>
    <w:rsid w:val="005C611D"/>
    <w:rsid w:val="005C6147"/>
    <w:rsid w:val="005C62DE"/>
    <w:rsid w:val="005C6356"/>
    <w:rsid w:val="005C655A"/>
    <w:rsid w:val="005C6A65"/>
    <w:rsid w:val="005C6CDF"/>
    <w:rsid w:val="005C6F82"/>
    <w:rsid w:val="005C731A"/>
    <w:rsid w:val="005C73BA"/>
    <w:rsid w:val="005C7F67"/>
    <w:rsid w:val="005D0436"/>
    <w:rsid w:val="005D073C"/>
    <w:rsid w:val="005D0F8A"/>
    <w:rsid w:val="005D25C8"/>
    <w:rsid w:val="005D25EA"/>
    <w:rsid w:val="005D2868"/>
    <w:rsid w:val="005D2ABA"/>
    <w:rsid w:val="005D303E"/>
    <w:rsid w:val="005D362A"/>
    <w:rsid w:val="005D392F"/>
    <w:rsid w:val="005D47EB"/>
    <w:rsid w:val="005D48DD"/>
    <w:rsid w:val="005D49FE"/>
    <w:rsid w:val="005D572A"/>
    <w:rsid w:val="005D639E"/>
    <w:rsid w:val="005D64C5"/>
    <w:rsid w:val="005D65D0"/>
    <w:rsid w:val="005D66E6"/>
    <w:rsid w:val="005D6B60"/>
    <w:rsid w:val="005D7F20"/>
    <w:rsid w:val="005E00DF"/>
    <w:rsid w:val="005E0531"/>
    <w:rsid w:val="005E1826"/>
    <w:rsid w:val="005E1C75"/>
    <w:rsid w:val="005E29E7"/>
    <w:rsid w:val="005E2B4A"/>
    <w:rsid w:val="005E2FE5"/>
    <w:rsid w:val="005E3776"/>
    <w:rsid w:val="005E3804"/>
    <w:rsid w:val="005E3E51"/>
    <w:rsid w:val="005E4264"/>
    <w:rsid w:val="005E49EB"/>
    <w:rsid w:val="005E4B1A"/>
    <w:rsid w:val="005E4BA6"/>
    <w:rsid w:val="005E4C15"/>
    <w:rsid w:val="005E4D7A"/>
    <w:rsid w:val="005E50CF"/>
    <w:rsid w:val="005E5194"/>
    <w:rsid w:val="005E5ADF"/>
    <w:rsid w:val="005E5C3A"/>
    <w:rsid w:val="005E6C24"/>
    <w:rsid w:val="005E708C"/>
    <w:rsid w:val="005E71BC"/>
    <w:rsid w:val="005E745F"/>
    <w:rsid w:val="005E74F4"/>
    <w:rsid w:val="005E79AE"/>
    <w:rsid w:val="005E7F67"/>
    <w:rsid w:val="005F0477"/>
    <w:rsid w:val="005F0757"/>
    <w:rsid w:val="005F0A77"/>
    <w:rsid w:val="005F0A80"/>
    <w:rsid w:val="005F0D47"/>
    <w:rsid w:val="005F109D"/>
    <w:rsid w:val="005F180E"/>
    <w:rsid w:val="005F1B22"/>
    <w:rsid w:val="005F1BD2"/>
    <w:rsid w:val="005F1D98"/>
    <w:rsid w:val="005F27AC"/>
    <w:rsid w:val="005F289F"/>
    <w:rsid w:val="005F2AAC"/>
    <w:rsid w:val="005F2B36"/>
    <w:rsid w:val="005F2D88"/>
    <w:rsid w:val="005F3A32"/>
    <w:rsid w:val="005F3C3B"/>
    <w:rsid w:val="005F47D4"/>
    <w:rsid w:val="005F508B"/>
    <w:rsid w:val="005F5181"/>
    <w:rsid w:val="005F5826"/>
    <w:rsid w:val="005F5DA4"/>
    <w:rsid w:val="005F5E2B"/>
    <w:rsid w:val="005F60B2"/>
    <w:rsid w:val="005F64E0"/>
    <w:rsid w:val="005F65CB"/>
    <w:rsid w:val="005F678C"/>
    <w:rsid w:val="005F69B0"/>
    <w:rsid w:val="005F738A"/>
    <w:rsid w:val="005F78DA"/>
    <w:rsid w:val="005F7908"/>
    <w:rsid w:val="005F7BE8"/>
    <w:rsid w:val="005F7C0B"/>
    <w:rsid w:val="005F7C79"/>
    <w:rsid w:val="005F7D06"/>
    <w:rsid w:val="006006FC"/>
    <w:rsid w:val="00600876"/>
    <w:rsid w:val="00600AA6"/>
    <w:rsid w:val="00600F7E"/>
    <w:rsid w:val="0060133F"/>
    <w:rsid w:val="00602356"/>
    <w:rsid w:val="006024E0"/>
    <w:rsid w:val="006025C3"/>
    <w:rsid w:val="00602F04"/>
    <w:rsid w:val="006030FB"/>
    <w:rsid w:val="00603D9F"/>
    <w:rsid w:val="006043D4"/>
    <w:rsid w:val="0060440D"/>
    <w:rsid w:val="00604B19"/>
    <w:rsid w:val="00605235"/>
    <w:rsid w:val="00605312"/>
    <w:rsid w:val="00605987"/>
    <w:rsid w:val="0060624E"/>
    <w:rsid w:val="00606368"/>
    <w:rsid w:val="006066ED"/>
    <w:rsid w:val="0060768A"/>
    <w:rsid w:val="006076F0"/>
    <w:rsid w:val="00607D4D"/>
    <w:rsid w:val="00607E40"/>
    <w:rsid w:val="00610123"/>
    <w:rsid w:val="00610149"/>
    <w:rsid w:val="00610155"/>
    <w:rsid w:val="00610241"/>
    <w:rsid w:val="006106B5"/>
    <w:rsid w:val="00610889"/>
    <w:rsid w:val="00610A07"/>
    <w:rsid w:val="00610A7C"/>
    <w:rsid w:val="00612B64"/>
    <w:rsid w:val="00612D71"/>
    <w:rsid w:val="00613A58"/>
    <w:rsid w:val="00613B2F"/>
    <w:rsid w:val="006140C3"/>
    <w:rsid w:val="0061489C"/>
    <w:rsid w:val="006153B9"/>
    <w:rsid w:val="006156DD"/>
    <w:rsid w:val="00615733"/>
    <w:rsid w:val="00615CAF"/>
    <w:rsid w:val="006162CC"/>
    <w:rsid w:val="0061688D"/>
    <w:rsid w:val="00617479"/>
    <w:rsid w:val="00617CAC"/>
    <w:rsid w:val="006202E6"/>
    <w:rsid w:val="00620493"/>
    <w:rsid w:val="00620CB7"/>
    <w:rsid w:val="00621ABD"/>
    <w:rsid w:val="00621D4C"/>
    <w:rsid w:val="00622090"/>
    <w:rsid w:val="0062250B"/>
    <w:rsid w:val="00623C86"/>
    <w:rsid w:val="00624131"/>
    <w:rsid w:val="006248FC"/>
    <w:rsid w:val="00624A34"/>
    <w:rsid w:val="00624B3D"/>
    <w:rsid w:val="00624EEC"/>
    <w:rsid w:val="0062506B"/>
    <w:rsid w:val="00625C7C"/>
    <w:rsid w:val="0062605C"/>
    <w:rsid w:val="00626125"/>
    <w:rsid w:val="006262C6"/>
    <w:rsid w:val="0062658C"/>
    <w:rsid w:val="00626745"/>
    <w:rsid w:val="00626AEE"/>
    <w:rsid w:val="00627A04"/>
    <w:rsid w:val="00627E20"/>
    <w:rsid w:val="00627FB1"/>
    <w:rsid w:val="006309F9"/>
    <w:rsid w:val="00631092"/>
    <w:rsid w:val="006314A2"/>
    <w:rsid w:val="00631DC0"/>
    <w:rsid w:val="0063203A"/>
    <w:rsid w:val="006336A7"/>
    <w:rsid w:val="00633DAA"/>
    <w:rsid w:val="006344A0"/>
    <w:rsid w:val="00634F49"/>
    <w:rsid w:val="006350EB"/>
    <w:rsid w:val="0063523B"/>
    <w:rsid w:val="00635BA2"/>
    <w:rsid w:val="00636896"/>
    <w:rsid w:val="006377AF"/>
    <w:rsid w:val="00640313"/>
    <w:rsid w:val="006408DB"/>
    <w:rsid w:val="00640905"/>
    <w:rsid w:val="0064192F"/>
    <w:rsid w:val="00641DD0"/>
    <w:rsid w:val="0064250A"/>
    <w:rsid w:val="006431BF"/>
    <w:rsid w:val="006436E7"/>
    <w:rsid w:val="00643FDD"/>
    <w:rsid w:val="0064405A"/>
    <w:rsid w:val="00644646"/>
    <w:rsid w:val="00644B88"/>
    <w:rsid w:val="00644D32"/>
    <w:rsid w:val="00645255"/>
    <w:rsid w:val="0064597B"/>
    <w:rsid w:val="00646117"/>
    <w:rsid w:val="0064642F"/>
    <w:rsid w:val="00646A47"/>
    <w:rsid w:val="00646C88"/>
    <w:rsid w:val="006472E2"/>
    <w:rsid w:val="00650BA8"/>
    <w:rsid w:val="006519B4"/>
    <w:rsid w:val="00651FF8"/>
    <w:rsid w:val="00652844"/>
    <w:rsid w:val="00652981"/>
    <w:rsid w:val="00652B52"/>
    <w:rsid w:val="006533A8"/>
    <w:rsid w:val="00653E11"/>
    <w:rsid w:val="0065406F"/>
    <w:rsid w:val="00654924"/>
    <w:rsid w:val="00654BB6"/>
    <w:rsid w:val="00655065"/>
    <w:rsid w:val="00655E78"/>
    <w:rsid w:val="00656EBB"/>
    <w:rsid w:val="00656F92"/>
    <w:rsid w:val="006575EA"/>
    <w:rsid w:val="006577CD"/>
    <w:rsid w:val="0066006E"/>
    <w:rsid w:val="0066107A"/>
    <w:rsid w:val="006610CA"/>
    <w:rsid w:val="0066144B"/>
    <w:rsid w:val="0066154A"/>
    <w:rsid w:val="006620B3"/>
    <w:rsid w:val="0066291F"/>
    <w:rsid w:val="00662FA7"/>
    <w:rsid w:val="0066302B"/>
    <w:rsid w:val="00663213"/>
    <w:rsid w:val="006632F2"/>
    <w:rsid w:val="00663634"/>
    <w:rsid w:val="00663827"/>
    <w:rsid w:val="00663C16"/>
    <w:rsid w:val="00663F34"/>
    <w:rsid w:val="00664326"/>
    <w:rsid w:val="0066469A"/>
    <w:rsid w:val="00665552"/>
    <w:rsid w:val="00665617"/>
    <w:rsid w:val="00665714"/>
    <w:rsid w:val="006657EC"/>
    <w:rsid w:val="00665F1D"/>
    <w:rsid w:val="006665AB"/>
    <w:rsid w:val="00666FD3"/>
    <w:rsid w:val="006673F6"/>
    <w:rsid w:val="00667FB7"/>
    <w:rsid w:val="006700E1"/>
    <w:rsid w:val="0067048F"/>
    <w:rsid w:val="00671121"/>
    <w:rsid w:val="006718F2"/>
    <w:rsid w:val="00671C9F"/>
    <w:rsid w:val="00671CC9"/>
    <w:rsid w:val="006720E6"/>
    <w:rsid w:val="006721FF"/>
    <w:rsid w:val="006724E2"/>
    <w:rsid w:val="0067272F"/>
    <w:rsid w:val="0067280A"/>
    <w:rsid w:val="00672F47"/>
    <w:rsid w:val="00673F49"/>
    <w:rsid w:val="00675029"/>
    <w:rsid w:val="00675075"/>
    <w:rsid w:val="00675774"/>
    <w:rsid w:val="00676561"/>
    <w:rsid w:val="00676B19"/>
    <w:rsid w:val="00676F26"/>
    <w:rsid w:val="006770DB"/>
    <w:rsid w:val="00677ED0"/>
    <w:rsid w:val="00680041"/>
    <w:rsid w:val="006802B9"/>
    <w:rsid w:val="006806BE"/>
    <w:rsid w:val="00680759"/>
    <w:rsid w:val="00680847"/>
    <w:rsid w:val="006809B8"/>
    <w:rsid w:val="00680F76"/>
    <w:rsid w:val="0068138D"/>
    <w:rsid w:val="00681735"/>
    <w:rsid w:val="00682354"/>
    <w:rsid w:val="006824E0"/>
    <w:rsid w:val="00682910"/>
    <w:rsid w:val="006835F6"/>
    <w:rsid w:val="0068361D"/>
    <w:rsid w:val="0068410D"/>
    <w:rsid w:val="00684AFC"/>
    <w:rsid w:val="006857D8"/>
    <w:rsid w:val="00686634"/>
    <w:rsid w:val="0068672F"/>
    <w:rsid w:val="006875ED"/>
    <w:rsid w:val="006875FF"/>
    <w:rsid w:val="006877BD"/>
    <w:rsid w:val="00687B86"/>
    <w:rsid w:val="00687F73"/>
    <w:rsid w:val="006908DE"/>
    <w:rsid w:val="00690A3B"/>
    <w:rsid w:val="0069150A"/>
    <w:rsid w:val="006922EE"/>
    <w:rsid w:val="00692617"/>
    <w:rsid w:val="0069365A"/>
    <w:rsid w:val="00693A46"/>
    <w:rsid w:val="00693F33"/>
    <w:rsid w:val="0069464E"/>
    <w:rsid w:val="006946C8"/>
    <w:rsid w:val="00694D07"/>
    <w:rsid w:val="00695415"/>
    <w:rsid w:val="00696EEA"/>
    <w:rsid w:val="006972AC"/>
    <w:rsid w:val="006972F5"/>
    <w:rsid w:val="00697619"/>
    <w:rsid w:val="006A002A"/>
    <w:rsid w:val="006A0727"/>
    <w:rsid w:val="006A0D37"/>
    <w:rsid w:val="006A0FCC"/>
    <w:rsid w:val="006A121A"/>
    <w:rsid w:val="006A1691"/>
    <w:rsid w:val="006A2A96"/>
    <w:rsid w:val="006A3887"/>
    <w:rsid w:val="006A3D9A"/>
    <w:rsid w:val="006A407E"/>
    <w:rsid w:val="006A41C4"/>
    <w:rsid w:val="006A41D0"/>
    <w:rsid w:val="006A4287"/>
    <w:rsid w:val="006A4795"/>
    <w:rsid w:val="006A4C4A"/>
    <w:rsid w:val="006A5A97"/>
    <w:rsid w:val="006A5C0B"/>
    <w:rsid w:val="006A5F6C"/>
    <w:rsid w:val="006A5FFD"/>
    <w:rsid w:val="006A6791"/>
    <w:rsid w:val="006A6F6A"/>
    <w:rsid w:val="006A73DD"/>
    <w:rsid w:val="006A7532"/>
    <w:rsid w:val="006A7E4E"/>
    <w:rsid w:val="006B06EC"/>
    <w:rsid w:val="006B0987"/>
    <w:rsid w:val="006B1CED"/>
    <w:rsid w:val="006B1FC6"/>
    <w:rsid w:val="006B3B93"/>
    <w:rsid w:val="006B4E64"/>
    <w:rsid w:val="006B54FE"/>
    <w:rsid w:val="006B5615"/>
    <w:rsid w:val="006B58E7"/>
    <w:rsid w:val="006B5AF7"/>
    <w:rsid w:val="006B5EA9"/>
    <w:rsid w:val="006B6301"/>
    <w:rsid w:val="006B6382"/>
    <w:rsid w:val="006B6A4F"/>
    <w:rsid w:val="006B6FD1"/>
    <w:rsid w:val="006B7ECB"/>
    <w:rsid w:val="006B7EEF"/>
    <w:rsid w:val="006C0910"/>
    <w:rsid w:val="006C0AB4"/>
    <w:rsid w:val="006C1084"/>
    <w:rsid w:val="006C1158"/>
    <w:rsid w:val="006C1CAB"/>
    <w:rsid w:val="006C1E94"/>
    <w:rsid w:val="006C2202"/>
    <w:rsid w:val="006C2304"/>
    <w:rsid w:val="006C248C"/>
    <w:rsid w:val="006C2808"/>
    <w:rsid w:val="006C5537"/>
    <w:rsid w:val="006C5B98"/>
    <w:rsid w:val="006C647A"/>
    <w:rsid w:val="006C64FD"/>
    <w:rsid w:val="006C66EE"/>
    <w:rsid w:val="006C6BCB"/>
    <w:rsid w:val="006C70DE"/>
    <w:rsid w:val="006C7A4D"/>
    <w:rsid w:val="006D0041"/>
    <w:rsid w:val="006D013A"/>
    <w:rsid w:val="006D0AE2"/>
    <w:rsid w:val="006D1DE2"/>
    <w:rsid w:val="006D1E44"/>
    <w:rsid w:val="006D228A"/>
    <w:rsid w:val="006D2334"/>
    <w:rsid w:val="006D27AF"/>
    <w:rsid w:val="006D28B4"/>
    <w:rsid w:val="006D3277"/>
    <w:rsid w:val="006D3401"/>
    <w:rsid w:val="006D346F"/>
    <w:rsid w:val="006D37CD"/>
    <w:rsid w:val="006D4383"/>
    <w:rsid w:val="006D543E"/>
    <w:rsid w:val="006D587E"/>
    <w:rsid w:val="006D597D"/>
    <w:rsid w:val="006D5ECB"/>
    <w:rsid w:val="006D6011"/>
    <w:rsid w:val="006D6301"/>
    <w:rsid w:val="006D6790"/>
    <w:rsid w:val="006D697A"/>
    <w:rsid w:val="006D6A93"/>
    <w:rsid w:val="006D6EA9"/>
    <w:rsid w:val="006D7D30"/>
    <w:rsid w:val="006D7E2B"/>
    <w:rsid w:val="006E062C"/>
    <w:rsid w:val="006E1499"/>
    <w:rsid w:val="006E1D88"/>
    <w:rsid w:val="006E244C"/>
    <w:rsid w:val="006E24AB"/>
    <w:rsid w:val="006E2F56"/>
    <w:rsid w:val="006E2F57"/>
    <w:rsid w:val="006E40C1"/>
    <w:rsid w:val="006E4140"/>
    <w:rsid w:val="006E4904"/>
    <w:rsid w:val="006E4F5D"/>
    <w:rsid w:val="006E56FB"/>
    <w:rsid w:val="006E5830"/>
    <w:rsid w:val="006E59A2"/>
    <w:rsid w:val="006E59B0"/>
    <w:rsid w:val="006E5D8E"/>
    <w:rsid w:val="006E5EDA"/>
    <w:rsid w:val="006E61D9"/>
    <w:rsid w:val="006E638A"/>
    <w:rsid w:val="006E734F"/>
    <w:rsid w:val="006E767A"/>
    <w:rsid w:val="006E774F"/>
    <w:rsid w:val="006E7F71"/>
    <w:rsid w:val="006F02FD"/>
    <w:rsid w:val="006F0765"/>
    <w:rsid w:val="006F0791"/>
    <w:rsid w:val="006F104C"/>
    <w:rsid w:val="006F11EF"/>
    <w:rsid w:val="006F139B"/>
    <w:rsid w:val="006F1A1D"/>
    <w:rsid w:val="006F1CDB"/>
    <w:rsid w:val="006F236B"/>
    <w:rsid w:val="006F25A8"/>
    <w:rsid w:val="006F2644"/>
    <w:rsid w:val="006F2F6C"/>
    <w:rsid w:val="006F33BC"/>
    <w:rsid w:val="006F3450"/>
    <w:rsid w:val="006F460D"/>
    <w:rsid w:val="006F476C"/>
    <w:rsid w:val="006F47A6"/>
    <w:rsid w:val="006F4BC5"/>
    <w:rsid w:val="006F4CD4"/>
    <w:rsid w:val="006F5086"/>
    <w:rsid w:val="006F558C"/>
    <w:rsid w:val="006F5999"/>
    <w:rsid w:val="006F636C"/>
    <w:rsid w:val="007006A8"/>
    <w:rsid w:val="007016EA"/>
    <w:rsid w:val="007019B9"/>
    <w:rsid w:val="00701C5A"/>
    <w:rsid w:val="00701EB9"/>
    <w:rsid w:val="00703417"/>
    <w:rsid w:val="007039BA"/>
    <w:rsid w:val="007039D6"/>
    <w:rsid w:val="007042C8"/>
    <w:rsid w:val="0070459F"/>
    <w:rsid w:val="0070528B"/>
    <w:rsid w:val="007053EF"/>
    <w:rsid w:val="00705568"/>
    <w:rsid w:val="0070596D"/>
    <w:rsid w:val="00705E9A"/>
    <w:rsid w:val="00705F07"/>
    <w:rsid w:val="0070620C"/>
    <w:rsid w:val="00706405"/>
    <w:rsid w:val="0070648A"/>
    <w:rsid w:val="0070665E"/>
    <w:rsid w:val="00707517"/>
    <w:rsid w:val="00707FD7"/>
    <w:rsid w:val="00710143"/>
    <w:rsid w:val="00710F09"/>
    <w:rsid w:val="007113F9"/>
    <w:rsid w:val="00711564"/>
    <w:rsid w:val="007116D7"/>
    <w:rsid w:val="00711779"/>
    <w:rsid w:val="00711E98"/>
    <w:rsid w:val="00711EEA"/>
    <w:rsid w:val="00711F22"/>
    <w:rsid w:val="00712AAE"/>
    <w:rsid w:val="00712DF1"/>
    <w:rsid w:val="00712DFA"/>
    <w:rsid w:val="00712E72"/>
    <w:rsid w:val="00713090"/>
    <w:rsid w:val="00714A49"/>
    <w:rsid w:val="00714BCF"/>
    <w:rsid w:val="00715113"/>
    <w:rsid w:val="007153FD"/>
    <w:rsid w:val="007154BE"/>
    <w:rsid w:val="0071716A"/>
    <w:rsid w:val="007177E5"/>
    <w:rsid w:val="007203EF"/>
    <w:rsid w:val="0072095F"/>
    <w:rsid w:val="0072125F"/>
    <w:rsid w:val="00721365"/>
    <w:rsid w:val="00721530"/>
    <w:rsid w:val="00722A2D"/>
    <w:rsid w:val="00723120"/>
    <w:rsid w:val="0072350A"/>
    <w:rsid w:val="00723A7C"/>
    <w:rsid w:val="00723BE0"/>
    <w:rsid w:val="00723E70"/>
    <w:rsid w:val="00724152"/>
    <w:rsid w:val="007248F7"/>
    <w:rsid w:val="007249BA"/>
    <w:rsid w:val="007252ED"/>
    <w:rsid w:val="007256E1"/>
    <w:rsid w:val="007258D3"/>
    <w:rsid w:val="00725BA4"/>
    <w:rsid w:val="007261F7"/>
    <w:rsid w:val="0072639C"/>
    <w:rsid w:val="007267B8"/>
    <w:rsid w:val="00727058"/>
    <w:rsid w:val="00727861"/>
    <w:rsid w:val="00727B08"/>
    <w:rsid w:val="00727EAE"/>
    <w:rsid w:val="0073044F"/>
    <w:rsid w:val="00730504"/>
    <w:rsid w:val="007306BA"/>
    <w:rsid w:val="0073107D"/>
    <w:rsid w:val="00731DDB"/>
    <w:rsid w:val="00732A0B"/>
    <w:rsid w:val="007338B5"/>
    <w:rsid w:val="00733C7D"/>
    <w:rsid w:val="0073419C"/>
    <w:rsid w:val="0073462F"/>
    <w:rsid w:val="00735617"/>
    <w:rsid w:val="007356CC"/>
    <w:rsid w:val="0073571C"/>
    <w:rsid w:val="00737C65"/>
    <w:rsid w:val="00737E0F"/>
    <w:rsid w:val="00740A75"/>
    <w:rsid w:val="0074157D"/>
    <w:rsid w:val="00742313"/>
    <w:rsid w:val="00742C6C"/>
    <w:rsid w:val="00743336"/>
    <w:rsid w:val="007439EF"/>
    <w:rsid w:val="00743AC3"/>
    <w:rsid w:val="0074406F"/>
    <w:rsid w:val="00744799"/>
    <w:rsid w:val="00744E2D"/>
    <w:rsid w:val="007453D1"/>
    <w:rsid w:val="00745674"/>
    <w:rsid w:val="00745967"/>
    <w:rsid w:val="007460EC"/>
    <w:rsid w:val="00746237"/>
    <w:rsid w:val="007465D4"/>
    <w:rsid w:val="00746743"/>
    <w:rsid w:val="00746A83"/>
    <w:rsid w:val="00747138"/>
    <w:rsid w:val="00747ACF"/>
    <w:rsid w:val="00747AFF"/>
    <w:rsid w:val="00750A9E"/>
    <w:rsid w:val="00750C0C"/>
    <w:rsid w:val="00750E66"/>
    <w:rsid w:val="00750E7D"/>
    <w:rsid w:val="00751022"/>
    <w:rsid w:val="007514BD"/>
    <w:rsid w:val="007517CD"/>
    <w:rsid w:val="00751968"/>
    <w:rsid w:val="00751E18"/>
    <w:rsid w:val="00751E49"/>
    <w:rsid w:val="00752138"/>
    <w:rsid w:val="007522F5"/>
    <w:rsid w:val="00752470"/>
    <w:rsid w:val="0075297A"/>
    <w:rsid w:val="00752FE0"/>
    <w:rsid w:val="00753359"/>
    <w:rsid w:val="007534C5"/>
    <w:rsid w:val="00754E19"/>
    <w:rsid w:val="007550E4"/>
    <w:rsid w:val="00755236"/>
    <w:rsid w:val="007552A8"/>
    <w:rsid w:val="007563FD"/>
    <w:rsid w:val="007566C6"/>
    <w:rsid w:val="007567F6"/>
    <w:rsid w:val="0075694F"/>
    <w:rsid w:val="00756FFD"/>
    <w:rsid w:val="007573A3"/>
    <w:rsid w:val="0075773F"/>
    <w:rsid w:val="00757785"/>
    <w:rsid w:val="00757ED3"/>
    <w:rsid w:val="00760310"/>
    <w:rsid w:val="007604F7"/>
    <w:rsid w:val="00760953"/>
    <w:rsid w:val="007616B5"/>
    <w:rsid w:val="007619EC"/>
    <w:rsid w:val="0076220C"/>
    <w:rsid w:val="00762316"/>
    <w:rsid w:val="00762FC2"/>
    <w:rsid w:val="007631E6"/>
    <w:rsid w:val="00763380"/>
    <w:rsid w:val="007635D3"/>
    <w:rsid w:val="00763883"/>
    <w:rsid w:val="00763AA1"/>
    <w:rsid w:val="00763B77"/>
    <w:rsid w:val="00763F03"/>
    <w:rsid w:val="0076468F"/>
    <w:rsid w:val="007659C7"/>
    <w:rsid w:val="007662C2"/>
    <w:rsid w:val="00766C61"/>
    <w:rsid w:val="00766FB2"/>
    <w:rsid w:val="0076748E"/>
    <w:rsid w:val="00767695"/>
    <w:rsid w:val="00767CF9"/>
    <w:rsid w:val="00767D7E"/>
    <w:rsid w:val="00767E5A"/>
    <w:rsid w:val="0077030B"/>
    <w:rsid w:val="007708AE"/>
    <w:rsid w:val="007714AB"/>
    <w:rsid w:val="007717ED"/>
    <w:rsid w:val="00771B9E"/>
    <w:rsid w:val="00771DE3"/>
    <w:rsid w:val="00772907"/>
    <w:rsid w:val="00772C79"/>
    <w:rsid w:val="00773642"/>
    <w:rsid w:val="00773660"/>
    <w:rsid w:val="007739C9"/>
    <w:rsid w:val="00773C29"/>
    <w:rsid w:val="00773D3B"/>
    <w:rsid w:val="007740D4"/>
    <w:rsid w:val="0077480E"/>
    <w:rsid w:val="00774FCE"/>
    <w:rsid w:val="007750CA"/>
    <w:rsid w:val="00775145"/>
    <w:rsid w:val="007754E8"/>
    <w:rsid w:val="00776318"/>
    <w:rsid w:val="00776E7A"/>
    <w:rsid w:val="00776F74"/>
    <w:rsid w:val="00777254"/>
    <w:rsid w:val="00777EDC"/>
    <w:rsid w:val="0078052C"/>
    <w:rsid w:val="00780648"/>
    <w:rsid w:val="00781769"/>
    <w:rsid w:val="00781FDC"/>
    <w:rsid w:val="007836D4"/>
    <w:rsid w:val="00783CC1"/>
    <w:rsid w:val="0078417D"/>
    <w:rsid w:val="00784381"/>
    <w:rsid w:val="007845C5"/>
    <w:rsid w:val="00784C97"/>
    <w:rsid w:val="0078572C"/>
    <w:rsid w:val="00785BB2"/>
    <w:rsid w:val="007863E5"/>
    <w:rsid w:val="007864A5"/>
    <w:rsid w:val="0078669D"/>
    <w:rsid w:val="007869E3"/>
    <w:rsid w:val="00786AC0"/>
    <w:rsid w:val="00786E73"/>
    <w:rsid w:val="0078721D"/>
    <w:rsid w:val="0079078D"/>
    <w:rsid w:val="007908E1"/>
    <w:rsid w:val="00790DFA"/>
    <w:rsid w:val="00790E90"/>
    <w:rsid w:val="007910AC"/>
    <w:rsid w:val="00791B92"/>
    <w:rsid w:val="0079259C"/>
    <w:rsid w:val="00792A71"/>
    <w:rsid w:val="00792F4A"/>
    <w:rsid w:val="007933B8"/>
    <w:rsid w:val="00793520"/>
    <w:rsid w:val="00793730"/>
    <w:rsid w:val="00794181"/>
    <w:rsid w:val="007949C5"/>
    <w:rsid w:val="007950A6"/>
    <w:rsid w:val="007958B5"/>
    <w:rsid w:val="007959E8"/>
    <w:rsid w:val="007960B3"/>
    <w:rsid w:val="007972A1"/>
    <w:rsid w:val="00797AFE"/>
    <w:rsid w:val="00797C26"/>
    <w:rsid w:val="007A2235"/>
    <w:rsid w:val="007A2450"/>
    <w:rsid w:val="007A256C"/>
    <w:rsid w:val="007A271F"/>
    <w:rsid w:val="007A2831"/>
    <w:rsid w:val="007A3106"/>
    <w:rsid w:val="007A3831"/>
    <w:rsid w:val="007A3B9C"/>
    <w:rsid w:val="007A41E8"/>
    <w:rsid w:val="007A43A7"/>
    <w:rsid w:val="007A44A8"/>
    <w:rsid w:val="007A46FF"/>
    <w:rsid w:val="007A48E9"/>
    <w:rsid w:val="007A5A24"/>
    <w:rsid w:val="007A5BC8"/>
    <w:rsid w:val="007A65F8"/>
    <w:rsid w:val="007A7119"/>
    <w:rsid w:val="007A7339"/>
    <w:rsid w:val="007A7A3E"/>
    <w:rsid w:val="007A7A86"/>
    <w:rsid w:val="007A7D09"/>
    <w:rsid w:val="007A7F23"/>
    <w:rsid w:val="007A7FB4"/>
    <w:rsid w:val="007B0596"/>
    <w:rsid w:val="007B0A14"/>
    <w:rsid w:val="007B184A"/>
    <w:rsid w:val="007B2A5D"/>
    <w:rsid w:val="007B3460"/>
    <w:rsid w:val="007B37A1"/>
    <w:rsid w:val="007B3E62"/>
    <w:rsid w:val="007B40E8"/>
    <w:rsid w:val="007B45A5"/>
    <w:rsid w:val="007B45EC"/>
    <w:rsid w:val="007B4837"/>
    <w:rsid w:val="007B4B08"/>
    <w:rsid w:val="007B5C06"/>
    <w:rsid w:val="007B6985"/>
    <w:rsid w:val="007B6EBE"/>
    <w:rsid w:val="007B7AB9"/>
    <w:rsid w:val="007C02DB"/>
    <w:rsid w:val="007C044F"/>
    <w:rsid w:val="007C0C1D"/>
    <w:rsid w:val="007C0DDA"/>
    <w:rsid w:val="007C0FEC"/>
    <w:rsid w:val="007C12CF"/>
    <w:rsid w:val="007C13C4"/>
    <w:rsid w:val="007C1416"/>
    <w:rsid w:val="007C147D"/>
    <w:rsid w:val="007C162D"/>
    <w:rsid w:val="007C178B"/>
    <w:rsid w:val="007C1AC3"/>
    <w:rsid w:val="007C1B10"/>
    <w:rsid w:val="007C259C"/>
    <w:rsid w:val="007C25B3"/>
    <w:rsid w:val="007C2BBC"/>
    <w:rsid w:val="007C2D0B"/>
    <w:rsid w:val="007C3118"/>
    <w:rsid w:val="007C3583"/>
    <w:rsid w:val="007C3BA2"/>
    <w:rsid w:val="007C4011"/>
    <w:rsid w:val="007C4015"/>
    <w:rsid w:val="007C4128"/>
    <w:rsid w:val="007C4A34"/>
    <w:rsid w:val="007C4F71"/>
    <w:rsid w:val="007C5098"/>
    <w:rsid w:val="007C5324"/>
    <w:rsid w:val="007C547C"/>
    <w:rsid w:val="007C567A"/>
    <w:rsid w:val="007C574A"/>
    <w:rsid w:val="007C57C2"/>
    <w:rsid w:val="007C62C7"/>
    <w:rsid w:val="007C64ED"/>
    <w:rsid w:val="007C6E27"/>
    <w:rsid w:val="007C6FB2"/>
    <w:rsid w:val="007C75B3"/>
    <w:rsid w:val="007C7607"/>
    <w:rsid w:val="007C7778"/>
    <w:rsid w:val="007D024F"/>
    <w:rsid w:val="007D05F2"/>
    <w:rsid w:val="007D063C"/>
    <w:rsid w:val="007D077A"/>
    <w:rsid w:val="007D0789"/>
    <w:rsid w:val="007D09D7"/>
    <w:rsid w:val="007D1A4A"/>
    <w:rsid w:val="007D1AD0"/>
    <w:rsid w:val="007D1B42"/>
    <w:rsid w:val="007D2C28"/>
    <w:rsid w:val="007D2FF1"/>
    <w:rsid w:val="007D3185"/>
    <w:rsid w:val="007D36E3"/>
    <w:rsid w:val="007D38C7"/>
    <w:rsid w:val="007D43B4"/>
    <w:rsid w:val="007D44EB"/>
    <w:rsid w:val="007D48CF"/>
    <w:rsid w:val="007D5341"/>
    <w:rsid w:val="007D5570"/>
    <w:rsid w:val="007D56CE"/>
    <w:rsid w:val="007D5822"/>
    <w:rsid w:val="007D58B3"/>
    <w:rsid w:val="007D5948"/>
    <w:rsid w:val="007D59D9"/>
    <w:rsid w:val="007D6B06"/>
    <w:rsid w:val="007D6BB7"/>
    <w:rsid w:val="007D7E56"/>
    <w:rsid w:val="007D7F90"/>
    <w:rsid w:val="007E06B5"/>
    <w:rsid w:val="007E18C3"/>
    <w:rsid w:val="007E20E3"/>
    <w:rsid w:val="007E24DF"/>
    <w:rsid w:val="007E25E8"/>
    <w:rsid w:val="007E2E29"/>
    <w:rsid w:val="007E316F"/>
    <w:rsid w:val="007E33A7"/>
    <w:rsid w:val="007E3820"/>
    <w:rsid w:val="007E3D03"/>
    <w:rsid w:val="007E4514"/>
    <w:rsid w:val="007E513E"/>
    <w:rsid w:val="007E5482"/>
    <w:rsid w:val="007E6A36"/>
    <w:rsid w:val="007E745D"/>
    <w:rsid w:val="007E7C5B"/>
    <w:rsid w:val="007F05CB"/>
    <w:rsid w:val="007F0817"/>
    <w:rsid w:val="007F119D"/>
    <w:rsid w:val="007F1803"/>
    <w:rsid w:val="007F192E"/>
    <w:rsid w:val="007F1E4C"/>
    <w:rsid w:val="007F29EC"/>
    <w:rsid w:val="007F2C85"/>
    <w:rsid w:val="007F2F9F"/>
    <w:rsid w:val="007F3E2E"/>
    <w:rsid w:val="007F472E"/>
    <w:rsid w:val="007F4FA4"/>
    <w:rsid w:val="007F6641"/>
    <w:rsid w:val="007F6F38"/>
    <w:rsid w:val="007F6FBA"/>
    <w:rsid w:val="007F7B36"/>
    <w:rsid w:val="007F7BF4"/>
    <w:rsid w:val="00800155"/>
    <w:rsid w:val="00800BB1"/>
    <w:rsid w:val="00800FDC"/>
    <w:rsid w:val="00801012"/>
    <w:rsid w:val="00801455"/>
    <w:rsid w:val="008014DE"/>
    <w:rsid w:val="00801B78"/>
    <w:rsid w:val="00801F17"/>
    <w:rsid w:val="00802841"/>
    <w:rsid w:val="00802D0C"/>
    <w:rsid w:val="00802E4D"/>
    <w:rsid w:val="00802FF1"/>
    <w:rsid w:val="0080331D"/>
    <w:rsid w:val="00803703"/>
    <w:rsid w:val="00803D35"/>
    <w:rsid w:val="00803E3B"/>
    <w:rsid w:val="00803E46"/>
    <w:rsid w:val="00803FA8"/>
    <w:rsid w:val="00805A63"/>
    <w:rsid w:val="00806446"/>
    <w:rsid w:val="00806458"/>
    <w:rsid w:val="00806A2F"/>
    <w:rsid w:val="00806BA8"/>
    <w:rsid w:val="00807B1E"/>
    <w:rsid w:val="0081042B"/>
    <w:rsid w:val="00810EE3"/>
    <w:rsid w:val="0081192C"/>
    <w:rsid w:val="00811B62"/>
    <w:rsid w:val="00811FFD"/>
    <w:rsid w:val="00812062"/>
    <w:rsid w:val="0081300A"/>
    <w:rsid w:val="00813333"/>
    <w:rsid w:val="00813953"/>
    <w:rsid w:val="0081415C"/>
    <w:rsid w:val="008141D4"/>
    <w:rsid w:val="0081442B"/>
    <w:rsid w:val="00815E1A"/>
    <w:rsid w:val="00816231"/>
    <w:rsid w:val="0081640F"/>
    <w:rsid w:val="0081684F"/>
    <w:rsid w:val="0081755B"/>
    <w:rsid w:val="00817800"/>
    <w:rsid w:val="00817C8D"/>
    <w:rsid w:val="00817CAB"/>
    <w:rsid w:val="00817CE3"/>
    <w:rsid w:val="00817D82"/>
    <w:rsid w:val="00817F8D"/>
    <w:rsid w:val="00820327"/>
    <w:rsid w:val="008216B4"/>
    <w:rsid w:val="00821A48"/>
    <w:rsid w:val="00821AC9"/>
    <w:rsid w:val="00821FC5"/>
    <w:rsid w:val="00822538"/>
    <w:rsid w:val="00822A29"/>
    <w:rsid w:val="008230EA"/>
    <w:rsid w:val="00823AC9"/>
    <w:rsid w:val="00823B75"/>
    <w:rsid w:val="00823C88"/>
    <w:rsid w:val="00823D4C"/>
    <w:rsid w:val="008244CE"/>
    <w:rsid w:val="00824C8A"/>
    <w:rsid w:val="00824E84"/>
    <w:rsid w:val="008256A6"/>
    <w:rsid w:val="0082592F"/>
    <w:rsid w:val="00825FFE"/>
    <w:rsid w:val="008269C7"/>
    <w:rsid w:val="00826DDB"/>
    <w:rsid w:val="008275CB"/>
    <w:rsid w:val="00827666"/>
    <w:rsid w:val="0082778A"/>
    <w:rsid w:val="0083080E"/>
    <w:rsid w:val="00830977"/>
    <w:rsid w:val="00830A7E"/>
    <w:rsid w:val="008310C4"/>
    <w:rsid w:val="00831279"/>
    <w:rsid w:val="0083177F"/>
    <w:rsid w:val="00831E45"/>
    <w:rsid w:val="00832E5E"/>
    <w:rsid w:val="0083336C"/>
    <w:rsid w:val="00833AD2"/>
    <w:rsid w:val="00834957"/>
    <w:rsid w:val="00834A2D"/>
    <w:rsid w:val="00834B21"/>
    <w:rsid w:val="008350E5"/>
    <w:rsid w:val="0083550D"/>
    <w:rsid w:val="00835627"/>
    <w:rsid w:val="00835762"/>
    <w:rsid w:val="008363AD"/>
    <w:rsid w:val="00836464"/>
    <w:rsid w:val="0083650B"/>
    <w:rsid w:val="00836F11"/>
    <w:rsid w:val="00837217"/>
    <w:rsid w:val="00837A56"/>
    <w:rsid w:val="00840050"/>
    <w:rsid w:val="008400C5"/>
    <w:rsid w:val="0084014E"/>
    <w:rsid w:val="0084039E"/>
    <w:rsid w:val="00840776"/>
    <w:rsid w:val="008408E8"/>
    <w:rsid w:val="00840A1C"/>
    <w:rsid w:val="00840C47"/>
    <w:rsid w:val="00841D60"/>
    <w:rsid w:val="008420A6"/>
    <w:rsid w:val="00842140"/>
    <w:rsid w:val="0084218D"/>
    <w:rsid w:val="0084224F"/>
    <w:rsid w:val="00842EC9"/>
    <w:rsid w:val="00842F90"/>
    <w:rsid w:val="00843579"/>
    <w:rsid w:val="00843D0D"/>
    <w:rsid w:val="00844135"/>
    <w:rsid w:val="0084498B"/>
    <w:rsid w:val="00845180"/>
    <w:rsid w:val="00845287"/>
    <w:rsid w:val="0084544D"/>
    <w:rsid w:val="008459D6"/>
    <w:rsid w:val="00845E43"/>
    <w:rsid w:val="008463C3"/>
    <w:rsid w:val="0084674A"/>
    <w:rsid w:val="00846822"/>
    <w:rsid w:val="0084697E"/>
    <w:rsid w:val="00846D5B"/>
    <w:rsid w:val="00847034"/>
    <w:rsid w:val="0084790A"/>
    <w:rsid w:val="00850A45"/>
    <w:rsid w:val="00850BBF"/>
    <w:rsid w:val="00850F89"/>
    <w:rsid w:val="00852237"/>
    <w:rsid w:val="00852669"/>
    <w:rsid w:val="008526B6"/>
    <w:rsid w:val="008529EF"/>
    <w:rsid w:val="00852BAD"/>
    <w:rsid w:val="00852D40"/>
    <w:rsid w:val="0085363C"/>
    <w:rsid w:val="00853EC7"/>
    <w:rsid w:val="0085447C"/>
    <w:rsid w:val="0085459D"/>
    <w:rsid w:val="00854ABD"/>
    <w:rsid w:val="00854CB7"/>
    <w:rsid w:val="00854DF0"/>
    <w:rsid w:val="00855193"/>
    <w:rsid w:val="008558E3"/>
    <w:rsid w:val="00855FB6"/>
    <w:rsid w:val="00856300"/>
    <w:rsid w:val="0085664C"/>
    <w:rsid w:val="0085668E"/>
    <w:rsid w:val="00856AED"/>
    <w:rsid w:val="0085744A"/>
    <w:rsid w:val="00857C89"/>
    <w:rsid w:val="00857D00"/>
    <w:rsid w:val="00857DF9"/>
    <w:rsid w:val="00857E35"/>
    <w:rsid w:val="008603F8"/>
    <w:rsid w:val="00860A04"/>
    <w:rsid w:val="00860C59"/>
    <w:rsid w:val="00860C9E"/>
    <w:rsid w:val="00860ECC"/>
    <w:rsid w:val="0086163D"/>
    <w:rsid w:val="00861B15"/>
    <w:rsid w:val="0086225F"/>
    <w:rsid w:val="00862611"/>
    <w:rsid w:val="00862D81"/>
    <w:rsid w:val="008631A3"/>
    <w:rsid w:val="00863E4A"/>
    <w:rsid w:val="00863E4F"/>
    <w:rsid w:val="0086411E"/>
    <w:rsid w:val="00864730"/>
    <w:rsid w:val="00864922"/>
    <w:rsid w:val="00864927"/>
    <w:rsid w:val="00864AD9"/>
    <w:rsid w:val="00864DCD"/>
    <w:rsid w:val="0086532A"/>
    <w:rsid w:val="00865874"/>
    <w:rsid w:val="00865A12"/>
    <w:rsid w:val="0086647C"/>
    <w:rsid w:val="008667CA"/>
    <w:rsid w:val="00867AB5"/>
    <w:rsid w:val="00867BD6"/>
    <w:rsid w:val="00867F5F"/>
    <w:rsid w:val="008711DB"/>
    <w:rsid w:val="00871960"/>
    <w:rsid w:val="00871A4D"/>
    <w:rsid w:val="00871CED"/>
    <w:rsid w:val="00872577"/>
    <w:rsid w:val="00872A46"/>
    <w:rsid w:val="00873B47"/>
    <w:rsid w:val="008740F7"/>
    <w:rsid w:val="008746AC"/>
    <w:rsid w:val="00875311"/>
    <w:rsid w:val="008754D4"/>
    <w:rsid w:val="00875859"/>
    <w:rsid w:val="00875D52"/>
    <w:rsid w:val="00875F29"/>
    <w:rsid w:val="0087608D"/>
    <w:rsid w:val="008765EB"/>
    <w:rsid w:val="00876B45"/>
    <w:rsid w:val="00876C75"/>
    <w:rsid w:val="008774A5"/>
    <w:rsid w:val="00877CAB"/>
    <w:rsid w:val="00877F04"/>
    <w:rsid w:val="00877FD2"/>
    <w:rsid w:val="00880193"/>
    <w:rsid w:val="00881514"/>
    <w:rsid w:val="00881808"/>
    <w:rsid w:val="008819DB"/>
    <w:rsid w:val="00881E72"/>
    <w:rsid w:val="00881FF5"/>
    <w:rsid w:val="008828C4"/>
    <w:rsid w:val="00883077"/>
    <w:rsid w:val="0088393A"/>
    <w:rsid w:val="00883EC4"/>
    <w:rsid w:val="0088434B"/>
    <w:rsid w:val="00884FF6"/>
    <w:rsid w:val="00885007"/>
    <w:rsid w:val="00885EA3"/>
    <w:rsid w:val="00885EB5"/>
    <w:rsid w:val="00885F9A"/>
    <w:rsid w:val="00886BE9"/>
    <w:rsid w:val="008871CA"/>
    <w:rsid w:val="00887C35"/>
    <w:rsid w:val="008900D1"/>
    <w:rsid w:val="00890782"/>
    <w:rsid w:val="00890A18"/>
    <w:rsid w:val="00890B96"/>
    <w:rsid w:val="00890E1B"/>
    <w:rsid w:val="00891061"/>
    <w:rsid w:val="008918A2"/>
    <w:rsid w:val="008925C9"/>
    <w:rsid w:val="008932C5"/>
    <w:rsid w:val="008932C8"/>
    <w:rsid w:val="00893BF7"/>
    <w:rsid w:val="00893F8F"/>
    <w:rsid w:val="0089607A"/>
    <w:rsid w:val="008960E5"/>
    <w:rsid w:val="00896171"/>
    <w:rsid w:val="008967C3"/>
    <w:rsid w:val="00896C93"/>
    <w:rsid w:val="00896E19"/>
    <w:rsid w:val="00897207"/>
    <w:rsid w:val="00897454"/>
    <w:rsid w:val="00897457"/>
    <w:rsid w:val="008976AB"/>
    <w:rsid w:val="00897A6A"/>
    <w:rsid w:val="008A04F8"/>
    <w:rsid w:val="008A064E"/>
    <w:rsid w:val="008A0BE7"/>
    <w:rsid w:val="008A0CFD"/>
    <w:rsid w:val="008A0D81"/>
    <w:rsid w:val="008A0FFC"/>
    <w:rsid w:val="008A12A4"/>
    <w:rsid w:val="008A195D"/>
    <w:rsid w:val="008A1FEC"/>
    <w:rsid w:val="008A227B"/>
    <w:rsid w:val="008A3167"/>
    <w:rsid w:val="008A38FC"/>
    <w:rsid w:val="008A3A22"/>
    <w:rsid w:val="008A4BFB"/>
    <w:rsid w:val="008A4CF9"/>
    <w:rsid w:val="008A4E85"/>
    <w:rsid w:val="008A4EBB"/>
    <w:rsid w:val="008A52EE"/>
    <w:rsid w:val="008A56A9"/>
    <w:rsid w:val="008A5F3C"/>
    <w:rsid w:val="008A5F7D"/>
    <w:rsid w:val="008A61C0"/>
    <w:rsid w:val="008A6218"/>
    <w:rsid w:val="008A62AA"/>
    <w:rsid w:val="008A68A3"/>
    <w:rsid w:val="008A68A6"/>
    <w:rsid w:val="008A720D"/>
    <w:rsid w:val="008B0A93"/>
    <w:rsid w:val="008B16C4"/>
    <w:rsid w:val="008B1CF4"/>
    <w:rsid w:val="008B2140"/>
    <w:rsid w:val="008B2674"/>
    <w:rsid w:val="008B2A97"/>
    <w:rsid w:val="008B2B11"/>
    <w:rsid w:val="008B3245"/>
    <w:rsid w:val="008B340A"/>
    <w:rsid w:val="008B3683"/>
    <w:rsid w:val="008B3763"/>
    <w:rsid w:val="008B3BCC"/>
    <w:rsid w:val="008B3D83"/>
    <w:rsid w:val="008B3F26"/>
    <w:rsid w:val="008B3FF3"/>
    <w:rsid w:val="008B435E"/>
    <w:rsid w:val="008B44F0"/>
    <w:rsid w:val="008B4508"/>
    <w:rsid w:val="008B45D7"/>
    <w:rsid w:val="008B4A83"/>
    <w:rsid w:val="008B4E15"/>
    <w:rsid w:val="008B5022"/>
    <w:rsid w:val="008B5055"/>
    <w:rsid w:val="008B58AE"/>
    <w:rsid w:val="008B5D60"/>
    <w:rsid w:val="008B6192"/>
    <w:rsid w:val="008B64C9"/>
    <w:rsid w:val="008B6C9A"/>
    <w:rsid w:val="008B709F"/>
    <w:rsid w:val="008B70D0"/>
    <w:rsid w:val="008B78F4"/>
    <w:rsid w:val="008B7A47"/>
    <w:rsid w:val="008B7B87"/>
    <w:rsid w:val="008B7EB6"/>
    <w:rsid w:val="008B7F5A"/>
    <w:rsid w:val="008C0092"/>
    <w:rsid w:val="008C040B"/>
    <w:rsid w:val="008C047F"/>
    <w:rsid w:val="008C09DA"/>
    <w:rsid w:val="008C0E0C"/>
    <w:rsid w:val="008C132F"/>
    <w:rsid w:val="008C161B"/>
    <w:rsid w:val="008C177F"/>
    <w:rsid w:val="008C1989"/>
    <w:rsid w:val="008C1C45"/>
    <w:rsid w:val="008C1C51"/>
    <w:rsid w:val="008C21B3"/>
    <w:rsid w:val="008C25B5"/>
    <w:rsid w:val="008C27EF"/>
    <w:rsid w:val="008C2874"/>
    <w:rsid w:val="008C2B5C"/>
    <w:rsid w:val="008C3131"/>
    <w:rsid w:val="008C3374"/>
    <w:rsid w:val="008C34EF"/>
    <w:rsid w:val="008C3B82"/>
    <w:rsid w:val="008C3BB8"/>
    <w:rsid w:val="008C438D"/>
    <w:rsid w:val="008C49DA"/>
    <w:rsid w:val="008C5933"/>
    <w:rsid w:val="008C5F73"/>
    <w:rsid w:val="008C5F86"/>
    <w:rsid w:val="008C5F88"/>
    <w:rsid w:val="008C6016"/>
    <w:rsid w:val="008C63A6"/>
    <w:rsid w:val="008C63F9"/>
    <w:rsid w:val="008C65B7"/>
    <w:rsid w:val="008C70E2"/>
    <w:rsid w:val="008D0410"/>
    <w:rsid w:val="008D0DE2"/>
    <w:rsid w:val="008D127E"/>
    <w:rsid w:val="008D2C02"/>
    <w:rsid w:val="008D390E"/>
    <w:rsid w:val="008D4C19"/>
    <w:rsid w:val="008D4CFD"/>
    <w:rsid w:val="008D4DA5"/>
    <w:rsid w:val="008D4EB0"/>
    <w:rsid w:val="008D4FA2"/>
    <w:rsid w:val="008D5098"/>
    <w:rsid w:val="008D5317"/>
    <w:rsid w:val="008D5F33"/>
    <w:rsid w:val="008D6660"/>
    <w:rsid w:val="008D7121"/>
    <w:rsid w:val="008D742B"/>
    <w:rsid w:val="008D7BBB"/>
    <w:rsid w:val="008D7C63"/>
    <w:rsid w:val="008E0315"/>
    <w:rsid w:val="008E0592"/>
    <w:rsid w:val="008E0A05"/>
    <w:rsid w:val="008E0A65"/>
    <w:rsid w:val="008E1138"/>
    <w:rsid w:val="008E164A"/>
    <w:rsid w:val="008E1A47"/>
    <w:rsid w:val="008E1AC6"/>
    <w:rsid w:val="008E2556"/>
    <w:rsid w:val="008E28C2"/>
    <w:rsid w:val="008E2A83"/>
    <w:rsid w:val="008E34BE"/>
    <w:rsid w:val="008E3810"/>
    <w:rsid w:val="008E38A4"/>
    <w:rsid w:val="008E42B7"/>
    <w:rsid w:val="008E4331"/>
    <w:rsid w:val="008E464F"/>
    <w:rsid w:val="008E48F7"/>
    <w:rsid w:val="008E4FF3"/>
    <w:rsid w:val="008E6BBB"/>
    <w:rsid w:val="008E745A"/>
    <w:rsid w:val="008E7A70"/>
    <w:rsid w:val="008E7BAB"/>
    <w:rsid w:val="008E7EF1"/>
    <w:rsid w:val="008F0099"/>
    <w:rsid w:val="008F1D4B"/>
    <w:rsid w:val="008F1DA1"/>
    <w:rsid w:val="008F1ED9"/>
    <w:rsid w:val="008F2015"/>
    <w:rsid w:val="008F232A"/>
    <w:rsid w:val="008F2E58"/>
    <w:rsid w:val="008F32AD"/>
    <w:rsid w:val="008F33CF"/>
    <w:rsid w:val="008F45D2"/>
    <w:rsid w:val="008F4978"/>
    <w:rsid w:val="008F5131"/>
    <w:rsid w:val="008F5178"/>
    <w:rsid w:val="008F5344"/>
    <w:rsid w:val="008F56C2"/>
    <w:rsid w:val="008F5776"/>
    <w:rsid w:val="008F6237"/>
    <w:rsid w:val="008F6F16"/>
    <w:rsid w:val="008F71A0"/>
    <w:rsid w:val="008F774A"/>
    <w:rsid w:val="008F7BDA"/>
    <w:rsid w:val="009002AA"/>
    <w:rsid w:val="009018A1"/>
    <w:rsid w:val="0090199A"/>
    <w:rsid w:val="00903688"/>
    <w:rsid w:val="00903E44"/>
    <w:rsid w:val="0090521E"/>
    <w:rsid w:val="00905285"/>
    <w:rsid w:val="00905ADD"/>
    <w:rsid w:val="00905B0B"/>
    <w:rsid w:val="00905C95"/>
    <w:rsid w:val="0090606D"/>
    <w:rsid w:val="00906465"/>
    <w:rsid w:val="00906AEF"/>
    <w:rsid w:val="00907561"/>
    <w:rsid w:val="0091086E"/>
    <w:rsid w:val="00911AB1"/>
    <w:rsid w:val="00911E62"/>
    <w:rsid w:val="009120BD"/>
    <w:rsid w:val="00912FC9"/>
    <w:rsid w:val="0091322E"/>
    <w:rsid w:val="0091422B"/>
    <w:rsid w:val="00914245"/>
    <w:rsid w:val="0091433A"/>
    <w:rsid w:val="0091470D"/>
    <w:rsid w:val="0091478B"/>
    <w:rsid w:val="0091487C"/>
    <w:rsid w:val="00914C4D"/>
    <w:rsid w:val="00915938"/>
    <w:rsid w:val="00916194"/>
    <w:rsid w:val="00916268"/>
    <w:rsid w:val="00916AF0"/>
    <w:rsid w:val="009177EE"/>
    <w:rsid w:val="0091792F"/>
    <w:rsid w:val="009205FB"/>
    <w:rsid w:val="009206E6"/>
    <w:rsid w:val="00920CA4"/>
    <w:rsid w:val="00921D96"/>
    <w:rsid w:val="00922550"/>
    <w:rsid w:val="00922D8C"/>
    <w:rsid w:val="009231C1"/>
    <w:rsid w:val="00923672"/>
    <w:rsid w:val="00923C88"/>
    <w:rsid w:val="0092446A"/>
    <w:rsid w:val="009247BA"/>
    <w:rsid w:val="00924B5C"/>
    <w:rsid w:val="00924F29"/>
    <w:rsid w:val="009254CD"/>
    <w:rsid w:val="009257B2"/>
    <w:rsid w:val="0092632F"/>
    <w:rsid w:val="00927386"/>
    <w:rsid w:val="009273B3"/>
    <w:rsid w:val="00927684"/>
    <w:rsid w:val="009278CA"/>
    <w:rsid w:val="00927AF0"/>
    <w:rsid w:val="0093038B"/>
    <w:rsid w:val="00930C54"/>
    <w:rsid w:val="009310B6"/>
    <w:rsid w:val="0093230C"/>
    <w:rsid w:val="00933F2F"/>
    <w:rsid w:val="00934060"/>
    <w:rsid w:val="00934609"/>
    <w:rsid w:val="009349F0"/>
    <w:rsid w:val="00934E87"/>
    <w:rsid w:val="009351F8"/>
    <w:rsid w:val="009354DB"/>
    <w:rsid w:val="0093585F"/>
    <w:rsid w:val="00935C8D"/>
    <w:rsid w:val="00937547"/>
    <w:rsid w:val="009375C8"/>
    <w:rsid w:val="00937885"/>
    <w:rsid w:val="00937C3D"/>
    <w:rsid w:val="00937C6F"/>
    <w:rsid w:val="0094001C"/>
    <w:rsid w:val="009403D9"/>
    <w:rsid w:val="00940BEF"/>
    <w:rsid w:val="00941195"/>
    <w:rsid w:val="009414D0"/>
    <w:rsid w:val="009419A7"/>
    <w:rsid w:val="00941C38"/>
    <w:rsid w:val="00941E38"/>
    <w:rsid w:val="009422C3"/>
    <w:rsid w:val="00942AE1"/>
    <w:rsid w:val="00942E01"/>
    <w:rsid w:val="0094447E"/>
    <w:rsid w:val="00944EF7"/>
    <w:rsid w:val="00944FB9"/>
    <w:rsid w:val="00945078"/>
    <w:rsid w:val="009456DE"/>
    <w:rsid w:val="009457B2"/>
    <w:rsid w:val="009457ED"/>
    <w:rsid w:val="00945B48"/>
    <w:rsid w:val="00945FFE"/>
    <w:rsid w:val="0094635C"/>
    <w:rsid w:val="00946416"/>
    <w:rsid w:val="009468C8"/>
    <w:rsid w:val="00947239"/>
    <w:rsid w:val="00947D7E"/>
    <w:rsid w:val="0095020D"/>
    <w:rsid w:val="009505E6"/>
    <w:rsid w:val="00950A49"/>
    <w:rsid w:val="009518DA"/>
    <w:rsid w:val="00951CFE"/>
    <w:rsid w:val="00951FCC"/>
    <w:rsid w:val="009523D2"/>
    <w:rsid w:val="00952551"/>
    <w:rsid w:val="00952605"/>
    <w:rsid w:val="009527F4"/>
    <w:rsid w:val="0095365A"/>
    <w:rsid w:val="00953711"/>
    <w:rsid w:val="0095415B"/>
    <w:rsid w:val="00954500"/>
    <w:rsid w:val="0095458B"/>
    <w:rsid w:val="00954A12"/>
    <w:rsid w:val="00954BA2"/>
    <w:rsid w:val="009561B6"/>
    <w:rsid w:val="0095634D"/>
    <w:rsid w:val="0095670B"/>
    <w:rsid w:val="00956A80"/>
    <w:rsid w:val="00956C1E"/>
    <w:rsid w:val="00956F35"/>
    <w:rsid w:val="00956F38"/>
    <w:rsid w:val="009576AC"/>
    <w:rsid w:val="009576D7"/>
    <w:rsid w:val="00960342"/>
    <w:rsid w:val="0096036E"/>
    <w:rsid w:val="00960534"/>
    <w:rsid w:val="009611B5"/>
    <w:rsid w:val="00961865"/>
    <w:rsid w:val="00961AE4"/>
    <w:rsid w:val="00961DB7"/>
    <w:rsid w:val="0096204D"/>
    <w:rsid w:val="00962765"/>
    <w:rsid w:val="00963376"/>
    <w:rsid w:val="00963F14"/>
    <w:rsid w:val="00964541"/>
    <w:rsid w:val="009647A5"/>
    <w:rsid w:val="00965B44"/>
    <w:rsid w:val="00965C53"/>
    <w:rsid w:val="00966429"/>
    <w:rsid w:val="009668D2"/>
    <w:rsid w:val="00966D51"/>
    <w:rsid w:val="00967579"/>
    <w:rsid w:val="009675C1"/>
    <w:rsid w:val="00967619"/>
    <w:rsid w:val="009679F0"/>
    <w:rsid w:val="00970E39"/>
    <w:rsid w:val="00971003"/>
    <w:rsid w:val="0097247B"/>
    <w:rsid w:val="0097261C"/>
    <w:rsid w:val="00973359"/>
    <w:rsid w:val="00973DB9"/>
    <w:rsid w:val="00974280"/>
    <w:rsid w:val="009748E2"/>
    <w:rsid w:val="0097493F"/>
    <w:rsid w:val="009749F8"/>
    <w:rsid w:val="00974FA2"/>
    <w:rsid w:val="009765DC"/>
    <w:rsid w:val="00976616"/>
    <w:rsid w:val="00976E5C"/>
    <w:rsid w:val="009770D2"/>
    <w:rsid w:val="00977256"/>
    <w:rsid w:val="009772B4"/>
    <w:rsid w:val="00977361"/>
    <w:rsid w:val="0097785A"/>
    <w:rsid w:val="0097794A"/>
    <w:rsid w:val="00977BCD"/>
    <w:rsid w:val="00977CAA"/>
    <w:rsid w:val="00977EFE"/>
    <w:rsid w:val="00980600"/>
    <w:rsid w:val="009808FD"/>
    <w:rsid w:val="009812E2"/>
    <w:rsid w:val="00981845"/>
    <w:rsid w:val="009818EB"/>
    <w:rsid w:val="0098192F"/>
    <w:rsid w:val="00981A0F"/>
    <w:rsid w:val="00982F6A"/>
    <w:rsid w:val="00983755"/>
    <w:rsid w:val="00983DB6"/>
    <w:rsid w:val="00984385"/>
    <w:rsid w:val="00984659"/>
    <w:rsid w:val="00984965"/>
    <w:rsid w:val="00984AF2"/>
    <w:rsid w:val="00984ED1"/>
    <w:rsid w:val="009850F1"/>
    <w:rsid w:val="009857B8"/>
    <w:rsid w:val="00985898"/>
    <w:rsid w:val="009860CD"/>
    <w:rsid w:val="009864A3"/>
    <w:rsid w:val="009864D6"/>
    <w:rsid w:val="0098695B"/>
    <w:rsid w:val="00987627"/>
    <w:rsid w:val="00987995"/>
    <w:rsid w:val="009901DF"/>
    <w:rsid w:val="0099036C"/>
    <w:rsid w:val="0099102C"/>
    <w:rsid w:val="0099166D"/>
    <w:rsid w:val="009916C7"/>
    <w:rsid w:val="009916F3"/>
    <w:rsid w:val="00991A6F"/>
    <w:rsid w:val="00992DF7"/>
    <w:rsid w:val="0099390D"/>
    <w:rsid w:val="00994046"/>
    <w:rsid w:val="00995472"/>
    <w:rsid w:val="009957CC"/>
    <w:rsid w:val="00995B48"/>
    <w:rsid w:val="00995DC2"/>
    <w:rsid w:val="00995E8C"/>
    <w:rsid w:val="009966D2"/>
    <w:rsid w:val="00996937"/>
    <w:rsid w:val="00997785"/>
    <w:rsid w:val="00997CA6"/>
    <w:rsid w:val="00997D1F"/>
    <w:rsid w:val="009A00E8"/>
    <w:rsid w:val="009A02FF"/>
    <w:rsid w:val="009A0993"/>
    <w:rsid w:val="009A0A5B"/>
    <w:rsid w:val="009A0ACB"/>
    <w:rsid w:val="009A0ED4"/>
    <w:rsid w:val="009A1515"/>
    <w:rsid w:val="009A154B"/>
    <w:rsid w:val="009A1EC2"/>
    <w:rsid w:val="009A2781"/>
    <w:rsid w:val="009A3001"/>
    <w:rsid w:val="009A3105"/>
    <w:rsid w:val="009A34E2"/>
    <w:rsid w:val="009A3A11"/>
    <w:rsid w:val="009A414D"/>
    <w:rsid w:val="009A46A5"/>
    <w:rsid w:val="009A4C04"/>
    <w:rsid w:val="009A5076"/>
    <w:rsid w:val="009A551A"/>
    <w:rsid w:val="009A5DC6"/>
    <w:rsid w:val="009A68BE"/>
    <w:rsid w:val="009A76A4"/>
    <w:rsid w:val="009B009C"/>
    <w:rsid w:val="009B0209"/>
    <w:rsid w:val="009B078B"/>
    <w:rsid w:val="009B07A4"/>
    <w:rsid w:val="009B0AB0"/>
    <w:rsid w:val="009B0DAF"/>
    <w:rsid w:val="009B158A"/>
    <w:rsid w:val="009B1EBF"/>
    <w:rsid w:val="009B1F4E"/>
    <w:rsid w:val="009B23DE"/>
    <w:rsid w:val="009B285D"/>
    <w:rsid w:val="009B2938"/>
    <w:rsid w:val="009B3001"/>
    <w:rsid w:val="009B34A6"/>
    <w:rsid w:val="009B4064"/>
    <w:rsid w:val="009B41D5"/>
    <w:rsid w:val="009B4AC8"/>
    <w:rsid w:val="009B4B41"/>
    <w:rsid w:val="009B4BB8"/>
    <w:rsid w:val="009B5CAD"/>
    <w:rsid w:val="009B5FF8"/>
    <w:rsid w:val="009B607A"/>
    <w:rsid w:val="009B61B3"/>
    <w:rsid w:val="009B6FA9"/>
    <w:rsid w:val="009B743B"/>
    <w:rsid w:val="009B7C75"/>
    <w:rsid w:val="009B7CFB"/>
    <w:rsid w:val="009B7D5E"/>
    <w:rsid w:val="009B7E12"/>
    <w:rsid w:val="009C03E8"/>
    <w:rsid w:val="009C077F"/>
    <w:rsid w:val="009C0CE9"/>
    <w:rsid w:val="009C1149"/>
    <w:rsid w:val="009C11B6"/>
    <w:rsid w:val="009C16A7"/>
    <w:rsid w:val="009C1985"/>
    <w:rsid w:val="009C1D6A"/>
    <w:rsid w:val="009C1DE9"/>
    <w:rsid w:val="009C1DF2"/>
    <w:rsid w:val="009C2132"/>
    <w:rsid w:val="009C2A11"/>
    <w:rsid w:val="009C2BB5"/>
    <w:rsid w:val="009C2F72"/>
    <w:rsid w:val="009C3789"/>
    <w:rsid w:val="009C37F0"/>
    <w:rsid w:val="009C3BBE"/>
    <w:rsid w:val="009C4B81"/>
    <w:rsid w:val="009C55DC"/>
    <w:rsid w:val="009C56BA"/>
    <w:rsid w:val="009C5823"/>
    <w:rsid w:val="009C5B3B"/>
    <w:rsid w:val="009C646E"/>
    <w:rsid w:val="009C72A4"/>
    <w:rsid w:val="009C72E1"/>
    <w:rsid w:val="009C7382"/>
    <w:rsid w:val="009C75D6"/>
    <w:rsid w:val="009C77B6"/>
    <w:rsid w:val="009C7862"/>
    <w:rsid w:val="009C7DD6"/>
    <w:rsid w:val="009C7ECA"/>
    <w:rsid w:val="009D03B8"/>
    <w:rsid w:val="009D05E3"/>
    <w:rsid w:val="009D08E9"/>
    <w:rsid w:val="009D0D3A"/>
    <w:rsid w:val="009D0F5C"/>
    <w:rsid w:val="009D18D5"/>
    <w:rsid w:val="009D1BFA"/>
    <w:rsid w:val="009D1E5A"/>
    <w:rsid w:val="009D21A4"/>
    <w:rsid w:val="009D2368"/>
    <w:rsid w:val="009D2A18"/>
    <w:rsid w:val="009D438A"/>
    <w:rsid w:val="009D4B6F"/>
    <w:rsid w:val="009D5A2C"/>
    <w:rsid w:val="009D5C92"/>
    <w:rsid w:val="009D5CF7"/>
    <w:rsid w:val="009D65FA"/>
    <w:rsid w:val="009D6696"/>
    <w:rsid w:val="009D70E5"/>
    <w:rsid w:val="009E0373"/>
    <w:rsid w:val="009E03E0"/>
    <w:rsid w:val="009E0485"/>
    <w:rsid w:val="009E04D2"/>
    <w:rsid w:val="009E0520"/>
    <w:rsid w:val="009E0692"/>
    <w:rsid w:val="009E0B74"/>
    <w:rsid w:val="009E0D83"/>
    <w:rsid w:val="009E0E73"/>
    <w:rsid w:val="009E10F1"/>
    <w:rsid w:val="009E1416"/>
    <w:rsid w:val="009E1971"/>
    <w:rsid w:val="009E1EA8"/>
    <w:rsid w:val="009E27BA"/>
    <w:rsid w:val="009E2B39"/>
    <w:rsid w:val="009E2FCB"/>
    <w:rsid w:val="009E34E4"/>
    <w:rsid w:val="009E35FE"/>
    <w:rsid w:val="009E4332"/>
    <w:rsid w:val="009E4AD0"/>
    <w:rsid w:val="009E4B1F"/>
    <w:rsid w:val="009E4C41"/>
    <w:rsid w:val="009E4C50"/>
    <w:rsid w:val="009E585D"/>
    <w:rsid w:val="009E5E71"/>
    <w:rsid w:val="009E5FC0"/>
    <w:rsid w:val="009E679D"/>
    <w:rsid w:val="009E67A4"/>
    <w:rsid w:val="009E69BF"/>
    <w:rsid w:val="009E6E80"/>
    <w:rsid w:val="009E78BC"/>
    <w:rsid w:val="009E7940"/>
    <w:rsid w:val="009F1906"/>
    <w:rsid w:val="009F19D2"/>
    <w:rsid w:val="009F1C5B"/>
    <w:rsid w:val="009F1F60"/>
    <w:rsid w:val="009F1F8E"/>
    <w:rsid w:val="009F2118"/>
    <w:rsid w:val="009F2E72"/>
    <w:rsid w:val="009F3F3F"/>
    <w:rsid w:val="009F4A38"/>
    <w:rsid w:val="009F4DF1"/>
    <w:rsid w:val="009F5885"/>
    <w:rsid w:val="009F60DB"/>
    <w:rsid w:val="009F6193"/>
    <w:rsid w:val="009F66D7"/>
    <w:rsid w:val="009F6F2E"/>
    <w:rsid w:val="009F7023"/>
    <w:rsid w:val="009F70A8"/>
    <w:rsid w:val="009F764E"/>
    <w:rsid w:val="009F7B64"/>
    <w:rsid w:val="00A001F1"/>
    <w:rsid w:val="00A003E0"/>
    <w:rsid w:val="00A02A48"/>
    <w:rsid w:val="00A02BE6"/>
    <w:rsid w:val="00A02CA6"/>
    <w:rsid w:val="00A030FA"/>
    <w:rsid w:val="00A03164"/>
    <w:rsid w:val="00A03224"/>
    <w:rsid w:val="00A047CA"/>
    <w:rsid w:val="00A04C99"/>
    <w:rsid w:val="00A05139"/>
    <w:rsid w:val="00A053D8"/>
    <w:rsid w:val="00A05473"/>
    <w:rsid w:val="00A05579"/>
    <w:rsid w:val="00A05C7F"/>
    <w:rsid w:val="00A0658B"/>
    <w:rsid w:val="00A06CCC"/>
    <w:rsid w:val="00A0716D"/>
    <w:rsid w:val="00A073EF"/>
    <w:rsid w:val="00A07599"/>
    <w:rsid w:val="00A07FB5"/>
    <w:rsid w:val="00A10086"/>
    <w:rsid w:val="00A10322"/>
    <w:rsid w:val="00A11CE5"/>
    <w:rsid w:val="00A11E0C"/>
    <w:rsid w:val="00A120E0"/>
    <w:rsid w:val="00A1224F"/>
    <w:rsid w:val="00A1227C"/>
    <w:rsid w:val="00A12A65"/>
    <w:rsid w:val="00A12E0E"/>
    <w:rsid w:val="00A130B8"/>
    <w:rsid w:val="00A13374"/>
    <w:rsid w:val="00A13453"/>
    <w:rsid w:val="00A139DA"/>
    <w:rsid w:val="00A141A7"/>
    <w:rsid w:val="00A141B1"/>
    <w:rsid w:val="00A143A3"/>
    <w:rsid w:val="00A145CC"/>
    <w:rsid w:val="00A146C8"/>
    <w:rsid w:val="00A14861"/>
    <w:rsid w:val="00A14D41"/>
    <w:rsid w:val="00A15409"/>
    <w:rsid w:val="00A15683"/>
    <w:rsid w:val="00A156D0"/>
    <w:rsid w:val="00A15956"/>
    <w:rsid w:val="00A15C50"/>
    <w:rsid w:val="00A15EAD"/>
    <w:rsid w:val="00A15EDC"/>
    <w:rsid w:val="00A15F94"/>
    <w:rsid w:val="00A17051"/>
    <w:rsid w:val="00A174D3"/>
    <w:rsid w:val="00A177D6"/>
    <w:rsid w:val="00A20912"/>
    <w:rsid w:val="00A2160F"/>
    <w:rsid w:val="00A21696"/>
    <w:rsid w:val="00A219E0"/>
    <w:rsid w:val="00A2389F"/>
    <w:rsid w:val="00A23EBC"/>
    <w:rsid w:val="00A252E7"/>
    <w:rsid w:val="00A25A6E"/>
    <w:rsid w:val="00A25CAE"/>
    <w:rsid w:val="00A25CF1"/>
    <w:rsid w:val="00A25EC5"/>
    <w:rsid w:val="00A26E33"/>
    <w:rsid w:val="00A272C2"/>
    <w:rsid w:val="00A273E2"/>
    <w:rsid w:val="00A27461"/>
    <w:rsid w:val="00A276E7"/>
    <w:rsid w:val="00A27FFB"/>
    <w:rsid w:val="00A30E0F"/>
    <w:rsid w:val="00A31057"/>
    <w:rsid w:val="00A31D08"/>
    <w:rsid w:val="00A31E95"/>
    <w:rsid w:val="00A32491"/>
    <w:rsid w:val="00A32B2F"/>
    <w:rsid w:val="00A33024"/>
    <w:rsid w:val="00A33356"/>
    <w:rsid w:val="00A33BCA"/>
    <w:rsid w:val="00A3422A"/>
    <w:rsid w:val="00A34D2C"/>
    <w:rsid w:val="00A34F76"/>
    <w:rsid w:val="00A35536"/>
    <w:rsid w:val="00A3581F"/>
    <w:rsid w:val="00A35821"/>
    <w:rsid w:val="00A35F33"/>
    <w:rsid w:val="00A364E4"/>
    <w:rsid w:val="00A36F64"/>
    <w:rsid w:val="00A375A0"/>
    <w:rsid w:val="00A40116"/>
    <w:rsid w:val="00A4042A"/>
    <w:rsid w:val="00A405D2"/>
    <w:rsid w:val="00A40C54"/>
    <w:rsid w:val="00A41BEF"/>
    <w:rsid w:val="00A423E2"/>
    <w:rsid w:val="00A426AF"/>
    <w:rsid w:val="00A443B4"/>
    <w:rsid w:val="00A44402"/>
    <w:rsid w:val="00A44C34"/>
    <w:rsid w:val="00A44DA9"/>
    <w:rsid w:val="00A45640"/>
    <w:rsid w:val="00A4612A"/>
    <w:rsid w:val="00A46490"/>
    <w:rsid w:val="00A468AD"/>
    <w:rsid w:val="00A46A65"/>
    <w:rsid w:val="00A47295"/>
    <w:rsid w:val="00A47305"/>
    <w:rsid w:val="00A4769F"/>
    <w:rsid w:val="00A47F6F"/>
    <w:rsid w:val="00A50ABC"/>
    <w:rsid w:val="00A50F63"/>
    <w:rsid w:val="00A5142F"/>
    <w:rsid w:val="00A51D5E"/>
    <w:rsid w:val="00A52546"/>
    <w:rsid w:val="00A525B3"/>
    <w:rsid w:val="00A52BDA"/>
    <w:rsid w:val="00A534A7"/>
    <w:rsid w:val="00A536CF"/>
    <w:rsid w:val="00A53DF1"/>
    <w:rsid w:val="00A54761"/>
    <w:rsid w:val="00A5596F"/>
    <w:rsid w:val="00A55B06"/>
    <w:rsid w:val="00A56830"/>
    <w:rsid w:val="00A5736E"/>
    <w:rsid w:val="00A57435"/>
    <w:rsid w:val="00A60AC0"/>
    <w:rsid w:val="00A60EE5"/>
    <w:rsid w:val="00A60F04"/>
    <w:rsid w:val="00A613A9"/>
    <w:rsid w:val="00A61BA4"/>
    <w:rsid w:val="00A622BE"/>
    <w:rsid w:val="00A62FE5"/>
    <w:rsid w:val="00A631FF"/>
    <w:rsid w:val="00A63540"/>
    <w:rsid w:val="00A642FD"/>
    <w:rsid w:val="00A64D55"/>
    <w:rsid w:val="00A65199"/>
    <w:rsid w:val="00A652C4"/>
    <w:rsid w:val="00A65758"/>
    <w:rsid w:val="00A66145"/>
    <w:rsid w:val="00A66316"/>
    <w:rsid w:val="00A6664F"/>
    <w:rsid w:val="00A66879"/>
    <w:rsid w:val="00A66904"/>
    <w:rsid w:val="00A67E66"/>
    <w:rsid w:val="00A7008F"/>
    <w:rsid w:val="00A70635"/>
    <w:rsid w:val="00A70637"/>
    <w:rsid w:val="00A71317"/>
    <w:rsid w:val="00A71371"/>
    <w:rsid w:val="00A719A6"/>
    <w:rsid w:val="00A71C21"/>
    <w:rsid w:val="00A71D15"/>
    <w:rsid w:val="00A72049"/>
    <w:rsid w:val="00A726CA"/>
    <w:rsid w:val="00A72841"/>
    <w:rsid w:val="00A74348"/>
    <w:rsid w:val="00A7482B"/>
    <w:rsid w:val="00A74B5D"/>
    <w:rsid w:val="00A74E01"/>
    <w:rsid w:val="00A75135"/>
    <w:rsid w:val="00A75BF1"/>
    <w:rsid w:val="00A76492"/>
    <w:rsid w:val="00A768AF"/>
    <w:rsid w:val="00A76F99"/>
    <w:rsid w:val="00A774C9"/>
    <w:rsid w:val="00A7792B"/>
    <w:rsid w:val="00A80278"/>
    <w:rsid w:val="00A8039F"/>
    <w:rsid w:val="00A808EF"/>
    <w:rsid w:val="00A80987"/>
    <w:rsid w:val="00A80B3A"/>
    <w:rsid w:val="00A8183D"/>
    <w:rsid w:val="00A81968"/>
    <w:rsid w:val="00A81CA2"/>
    <w:rsid w:val="00A836F8"/>
    <w:rsid w:val="00A838C1"/>
    <w:rsid w:val="00A8398B"/>
    <w:rsid w:val="00A84309"/>
    <w:rsid w:val="00A84998"/>
    <w:rsid w:val="00A84B41"/>
    <w:rsid w:val="00A84BC7"/>
    <w:rsid w:val="00A84C89"/>
    <w:rsid w:val="00A84E64"/>
    <w:rsid w:val="00A84E8E"/>
    <w:rsid w:val="00A852CF"/>
    <w:rsid w:val="00A8557E"/>
    <w:rsid w:val="00A85603"/>
    <w:rsid w:val="00A85ADB"/>
    <w:rsid w:val="00A862A9"/>
    <w:rsid w:val="00A86D8F"/>
    <w:rsid w:val="00A8761D"/>
    <w:rsid w:val="00A8793A"/>
    <w:rsid w:val="00A87F4D"/>
    <w:rsid w:val="00A9069F"/>
    <w:rsid w:val="00A9088F"/>
    <w:rsid w:val="00A90A62"/>
    <w:rsid w:val="00A912BF"/>
    <w:rsid w:val="00A9149C"/>
    <w:rsid w:val="00A91832"/>
    <w:rsid w:val="00A91C16"/>
    <w:rsid w:val="00A92152"/>
    <w:rsid w:val="00A9217A"/>
    <w:rsid w:val="00A9266E"/>
    <w:rsid w:val="00A93342"/>
    <w:rsid w:val="00A935E6"/>
    <w:rsid w:val="00A93B8B"/>
    <w:rsid w:val="00A93EED"/>
    <w:rsid w:val="00A942C3"/>
    <w:rsid w:val="00A944B7"/>
    <w:rsid w:val="00A94513"/>
    <w:rsid w:val="00A94571"/>
    <w:rsid w:val="00A94A2B"/>
    <w:rsid w:val="00A94B5D"/>
    <w:rsid w:val="00A94C85"/>
    <w:rsid w:val="00A9551F"/>
    <w:rsid w:val="00A95A85"/>
    <w:rsid w:val="00A96188"/>
    <w:rsid w:val="00A96513"/>
    <w:rsid w:val="00A974EF"/>
    <w:rsid w:val="00AA1157"/>
    <w:rsid w:val="00AA13B5"/>
    <w:rsid w:val="00AA15E9"/>
    <w:rsid w:val="00AA1C37"/>
    <w:rsid w:val="00AA2E15"/>
    <w:rsid w:val="00AA3104"/>
    <w:rsid w:val="00AA3565"/>
    <w:rsid w:val="00AA3754"/>
    <w:rsid w:val="00AA390C"/>
    <w:rsid w:val="00AA48A5"/>
    <w:rsid w:val="00AA5149"/>
    <w:rsid w:val="00AA519E"/>
    <w:rsid w:val="00AA53B7"/>
    <w:rsid w:val="00AA55AA"/>
    <w:rsid w:val="00AA64C3"/>
    <w:rsid w:val="00AA7416"/>
    <w:rsid w:val="00AB079F"/>
    <w:rsid w:val="00AB106E"/>
    <w:rsid w:val="00AB16DD"/>
    <w:rsid w:val="00AB1C1B"/>
    <w:rsid w:val="00AB1C57"/>
    <w:rsid w:val="00AB1FA9"/>
    <w:rsid w:val="00AB2651"/>
    <w:rsid w:val="00AB2F50"/>
    <w:rsid w:val="00AB331F"/>
    <w:rsid w:val="00AB3B5F"/>
    <w:rsid w:val="00AB3E3C"/>
    <w:rsid w:val="00AB40E8"/>
    <w:rsid w:val="00AB41CF"/>
    <w:rsid w:val="00AB4421"/>
    <w:rsid w:val="00AB519D"/>
    <w:rsid w:val="00AB5529"/>
    <w:rsid w:val="00AB565B"/>
    <w:rsid w:val="00AB57AF"/>
    <w:rsid w:val="00AB5B88"/>
    <w:rsid w:val="00AB5E6F"/>
    <w:rsid w:val="00AB60EA"/>
    <w:rsid w:val="00AB66C7"/>
    <w:rsid w:val="00AB6D93"/>
    <w:rsid w:val="00AB774E"/>
    <w:rsid w:val="00AB7A3D"/>
    <w:rsid w:val="00AC0675"/>
    <w:rsid w:val="00AC0733"/>
    <w:rsid w:val="00AC095E"/>
    <w:rsid w:val="00AC0BDE"/>
    <w:rsid w:val="00AC202B"/>
    <w:rsid w:val="00AC2676"/>
    <w:rsid w:val="00AC2C5F"/>
    <w:rsid w:val="00AC33D9"/>
    <w:rsid w:val="00AC3D3F"/>
    <w:rsid w:val="00AC407F"/>
    <w:rsid w:val="00AC41F3"/>
    <w:rsid w:val="00AC43CC"/>
    <w:rsid w:val="00AC4621"/>
    <w:rsid w:val="00AC481F"/>
    <w:rsid w:val="00AC4B8D"/>
    <w:rsid w:val="00AC5246"/>
    <w:rsid w:val="00AC527B"/>
    <w:rsid w:val="00AC52DF"/>
    <w:rsid w:val="00AC5344"/>
    <w:rsid w:val="00AC5423"/>
    <w:rsid w:val="00AC569A"/>
    <w:rsid w:val="00AC56DC"/>
    <w:rsid w:val="00AC617F"/>
    <w:rsid w:val="00AC678B"/>
    <w:rsid w:val="00AC6898"/>
    <w:rsid w:val="00AC6A61"/>
    <w:rsid w:val="00AC7073"/>
    <w:rsid w:val="00AC7914"/>
    <w:rsid w:val="00AC7C62"/>
    <w:rsid w:val="00AD0454"/>
    <w:rsid w:val="00AD3025"/>
    <w:rsid w:val="00AD3190"/>
    <w:rsid w:val="00AD3426"/>
    <w:rsid w:val="00AD36F7"/>
    <w:rsid w:val="00AD3A17"/>
    <w:rsid w:val="00AD40E9"/>
    <w:rsid w:val="00AD41A1"/>
    <w:rsid w:val="00AD488E"/>
    <w:rsid w:val="00AD4CAD"/>
    <w:rsid w:val="00AD59F0"/>
    <w:rsid w:val="00AD5CFE"/>
    <w:rsid w:val="00AD5DBE"/>
    <w:rsid w:val="00AD5EC8"/>
    <w:rsid w:val="00AD6537"/>
    <w:rsid w:val="00AD66E1"/>
    <w:rsid w:val="00AD6AAC"/>
    <w:rsid w:val="00AD6F51"/>
    <w:rsid w:val="00AD6FFF"/>
    <w:rsid w:val="00AD7577"/>
    <w:rsid w:val="00AD78BC"/>
    <w:rsid w:val="00AD7B4F"/>
    <w:rsid w:val="00AE013B"/>
    <w:rsid w:val="00AE0CE6"/>
    <w:rsid w:val="00AE109B"/>
    <w:rsid w:val="00AE1B2E"/>
    <w:rsid w:val="00AE1D50"/>
    <w:rsid w:val="00AE3229"/>
    <w:rsid w:val="00AE3780"/>
    <w:rsid w:val="00AE39A6"/>
    <w:rsid w:val="00AE3F71"/>
    <w:rsid w:val="00AE4BDA"/>
    <w:rsid w:val="00AE52C6"/>
    <w:rsid w:val="00AE540A"/>
    <w:rsid w:val="00AE585A"/>
    <w:rsid w:val="00AE5A42"/>
    <w:rsid w:val="00AE6288"/>
    <w:rsid w:val="00AE682D"/>
    <w:rsid w:val="00AE696E"/>
    <w:rsid w:val="00AE69DD"/>
    <w:rsid w:val="00AE6C49"/>
    <w:rsid w:val="00AE6FE0"/>
    <w:rsid w:val="00AE7274"/>
    <w:rsid w:val="00AE7584"/>
    <w:rsid w:val="00AE7D4B"/>
    <w:rsid w:val="00AE7DAF"/>
    <w:rsid w:val="00AF044A"/>
    <w:rsid w:val="00AF05CD"/>
    <w:rsid w:val="00AF0E2F"/>
    <w:rsid w:val="00AF0E70"/>
    <w:rsid w:val="00AF0ED2"/>
    <w:rsid w:val="00AF11B1"/>
    <w:rsid w:val="00AF24E8"/>
    <w:rsid w:val="00AF3736"/>
    <w:rsid w:val="00AF37C4"/>
    <w:rsid w:val="00AF3E0C"/>
    <w:rsid w:val="00AF3F01"/>
    <w:rsid w:val="00AF4FEB"/>
    <w:rsid w:val="00AF53FF"/>
    <w:rsid w:val="00AF5DDB"/>
    <w:rsid w:val="00AF5F52"/>
    <w:rsid w:val="00AF6022"/>
    <w:rsid w:val="00AF638A"/>
    <w:rsid w:val="00AF6BAC"/>
    <w:rsid w:val="00AF7808"/>
    <w:rsid w:val="00B00C19"/>
    <w:rsid w:val="00B0101B"/>
    <w:rsid w:val="00B01426"/>
    <w:rsid w:val="00B0221C"/>
    <w:rsid w:val="00B02299"/>
    <w:rsid w:val="00B025B8"/>
    <w:rsid w:val="00B0288C"/>
    <w:rsid w:val="00B02962"/>
    <w:rsid w:val="00B02A08"/>
    <w:rsid w:val="00B03241"/>
    <w:rsid w:val="00B03567"/>
    <w:rsid w:val="00B03F1C"/>
    <w:rsid w:val="00B04054"/>
    <w:rsid w:val="00B04246"/>
    <w:rsid w:val="00B04930"/>
    <w:rsid w:val="00B04937"/>
    <w:rsid w:val="00B04D5B"/>
    <w:rsid w:val="00B04F2D"/>
    <w:rsid w:val="00B04FCA"/>
    <w:rsid w:val="00B04FDB"/>
    <w:rsid w:val="00B05002"/>
    <w:rsid w:val="00B0520A"/>
    <w:rsid w:val="00B0542E"/>
    <w:rsid w:val="00B0569C"/>
    <w:rsid w:val="00B05B7E"/>
    <w:rsid w:val="00B05C84"/>
    <w:rsid w:val="00B061A6"/>
    <w:rsid w:val="00B06338"/>
    <w:rsid w:val="00B0635F"/>
    <w:rsid w:val="00B0667C"/>
    <w:rsid w:val="00B06860"/>
    <w:rsid w:val="00B06DB8"/>
    <w:rsid w:val="00B070F0"/>
    <w:rsid w:val="00B07757"/>
    <w:rsid w:val="00B079CE"/>
    <w:rsid w:val="00B07A85"/>
    <w:rsid w:val="00B103DD"/>
    <w:rsid w:val="00B10661"/>
    <w:rsid w:val="00B109D2"/>
    <w:rsid w:val="00B10C5F"/>
    <w:rsid w:val="00B10E5B"/>
    <w:rsid w:val="00B10F8A"/>
    <w:rsid w:val="00B1112A"/>
    <w:rsid w:val="00B11694"/>
    <w:rsid w:val="00B11B39"/>
    <w:rsid w:val="00B12244"/>
    <w:rsid w:val="00B127AF"/>
    <w:rsid w:val="00B12D34"/>
    <w:rsid w:val="00B14813"/>
    <w:rsid w:val="00B15716"/>
    <w:rsid w:val="00B1593B"/>
    <w:rsid w:val="00B15A80"/>
    <w:rsid w:val="00B16257"/>
    <w:rsid w:val="00B16655"/>
    <w:rsid w:val="00B16727"/>
    <w:rsid w:val="00B169B6"/>
    <w:rsid w:val="00B1702D"/>
    <w:rsid w:val="00B17521"/>
    <w:rsid w:val="00B2062B"/>
    <w:rsid w:val="00B20FE5"/>
    <w:rsid w:val="00B213C2"/>
    <w:rsid w:val="00B21AC7"/>
    <w:rsid w:val="00B21D98"/>
    <w:rsid w:val="00B2201D"/>
    <w:rsid w:val="00B224E9"/>
    <w:rsid w:val="00B22CC4"/>
    <w:rsid w:val="00B22DBB"/>
    <w:rsid w:val="00B230EC"/>
    <w:rsid w:val="00B231F1"/>
    <w:rsid w:val="00B23435"/>
    <w:rsid w:val="00B23D6F"/>
    <w:rsid w:val="00B2413A"/>
    <w:rsid w:val="00B246B1"/>
    <w:rsid w:val="00B247A8"/>
    <w:rsid w:val="00B24F51"/>
    <w:rsid w:val="00B251C6"/>
    <w:rsid w:val="00B258FC"/>
    <w:rsid w:val="00B263F8"/>
    <w:rsid w:val="00B264B1"/>
    <w:rsid w:val="00B2668F"/>
    <w:rsid w:val="00B268B8"/>
    <w:rsid w:val="00B26DB5"/>
    <w:rsid w:val="00B270D3"/>
    <w:rsid w:val="00B271A9"/>
    <w:rsid w:val="00B272E4"/>
    <w:rsid w:val="00B27AF6"/>
    <w:rsid w:val="00B30DE1"/>
    <w:rsid w:val="00B30E57"/>
    <w:rsid w:val="00B3133B"/>
    <w:rsid w:val="00B31BE5"/>
    <w:rsid w:val="00B31C4B"/>
    <w:rsid w:val="00B31FA7"/>
    <w:rsid w:val="00B322D6"/>
    <w:rsid w:val="00B32367"/>
    <w:rsid w:val="00B3301C"/>
    <w:rsid w:val="00B33BC7"/>
    <w:rsid w:val="00B34F32"/>
    <w:rsid w:val="00B354CB"/>
    <w:rsid w:val="00B35840"/>
    <w:rsid w:val="00B35930"/>
    <w:rsid w:val="00B3646B"/>
    <w:rsid w:val="00B36E10"/>
    <w:rsid w:val="00B375AC"/>
    <w:rsid w:val="00B37D6D"/>
    <w:rsid w:val="00B40B97"/>
    <w:rsid w:val="00B40D4F"/>
    <w:rsid w:val="00B40D71"/>
    <w:rsid w:val="00B411AC"/>
    <w:rsid w:val="00B41ACC"/>
    <w:rsid w:val="00B421E6"/>
    <w:rsid w:val="00B4239E"/>
    <w:rsid w:val="00B427E7"/>
    <w:rsid w:val="00B42A3E"/>
    <w:rsid w:val="00B438A5"/>
    <w:rsid w:val="00B43DBA"/>
    <w:rsid w:val="00B43F3E"/>
    <w:rsid w:val="00B44C49"/>
    <w:rsid w:val="00B45108"/>
    <w:rsid w:val="00B45412"/>
    <w:rsid w:val="00B4549D"/>
    <w:rsid w:val="00B4555A"/>
    <w:rsid w:val="00B456F7"/>
    <w:rsid w:val="00B45965"/>
    <w:rsid w:val="00B46C05"/>
    <w:rsid w:val="00B46EE5"/>
    <w:rsid w:val="00B47038"/>
    <w:rsid w:val="00B4737B"/>
    <w:rsid w:val="00B47406"/>
    <w:rsid w:val="00B475CF"/>
    <w:rsid w:val="00B478BE"/>
    <w:rsid w:val="00B478CF"/>
    <w:rsid w:val="00B501AC"/>
    <w:rsid w:val="00B5086B"/>
    <w:rsid w:val="00B51E82"/>
    <w:rsid w:val="00B52802"/>
    <w:rsid w:val="00B5297B"/>
    <w:rsid w:val="00B52CAD"/>
    <w:rsid w:val="00B53231"/>
    <w:rsid w:val="00B536BC"/>
    <w:rsid w:val="00B539D4"/>
    <w:rsid w:val="00B540AC"/>
    <w:rsid w:val="00B54197"/>
    <w:rsid w:val="00B543B5"/>
    <w:rsid w:val="00B54AC6"/>
    <w:rsid w:val="00B55463"/>
    <w:rsid w:val="00B55824"/>
    <w:rsid w:val="00B55C87"/>
    <w:rsid w:val="00B55DC0"/>
    <w:rsid w:val="00B560D6"/>
    <w:rsid w:val="00B56524"/>
    <w:rsid w:val="00B568C1"/>
    <w:rsid w:val="00B56F77"/>
    <w:rsid w:val="00B57163"/>
    <w:rsid w:val="00B573A0"/>
    <w:rsid w:val="00B5779A"/>
    <w:rsid w:val="00B57912"/>
    <w:rsid w:val="00B57D3C"/>
    <w:rsid w:val="00B603C4"/>
    <w:rsid w:val="00B60509"/>
    <w:rsid w:val="00B6062D"/>
    <w:rsid w:val="00B6189A"/>
    <w:rsid w:val="00B619C4"/>
    <w:rsid w:val="00B61C7E"/>
    <w:rsid w:val="00B61E4F"/>
    <w:rsid w:val="00B620F4"/>
    <w:rsid w:val="00B628C1"/>
    <w:rsid w:val="00B62932"/>
    <w:rsid w:val="00B62DCF"/>
    <w:rsid w:val="00B639BA"/>
    <w:rsid w:val="00B63E87"/>
    <w:rsid w:val="00B64157"/>
    <w:rsid w:val="00B64A6C"/>
    <w:rsid w:val="00B64D18"/>
    <w:rsid w:val="00B64F7F"/>
    <w:rsid w:val="00B64F91"/>
    <w:rsid w:val="00B651DC"/>
    <w:rsid w:val="00B652F9"/>
    <w:rsid w:val="00B6639A"/>
    <w:rsid w:val="00B6657A"/>
    <w:rsid w:val="00B66966"/>
    <w:rsid w:val="00B66A75"/>
    <w:rsid w:val="00B70269"/>
    <w:rsid w:val="00B70441"/>
    <w:rsid w:val="00B704DE"/>
    <w:rsid w:val="00B70A1A"/>
    <w:rsid w:val="00B70BC3"/>
    <w:rsid w:val="00B71417"/>
    <w:rsid w:val="00B71ABD"/>
    <w:rsid w:val="00B71CC8"/>
    <w:rsid w:val="00B720CD"/>
    <w:rsid w:val="00B7269A"/>
    <w:rsid w:val="00B72EA6"/>
    <w:rsid w:val="00B730BF"/>
    <w:rsid w:val="00B73663"/>
    <w:rsid w:val="00B7434B"/>
    <w:rsid w:val="00B74358"/>
    <w:rsid w:val="00B746C1"/>
    <w:rsid w:val="00B75053"/>
    <w:rsid w:val="00B755BA"/>
    <w:rsid w:val="00B75834"/>
    <w:rsid w:val="00B759E9"/>
    <w:rsid w:val="00B75C6F"/>
    <w:rsid w:val="00B75C71"/>
    <w:rsid w:val="00B76F2B"/>
    <w:rsid w:val="00B77345"/>
    <w:rsid w:val="00B77880"/>
    <w:rsid w:val="00B80567"/>
    <w:rsid w:val="00B80A2F"/>
    <w:rsid w:val="00B80DD2"/>
    <w:rsid w:val="00B80F1F"/>
    <w:rsid w:val="00B81639"/>
    <w:rsid w:val="00B81875"/>
    <w:rsid w:val="00B81900"/>
    <w:rsid w:val="00B81AF0"/>
    <w:rsid w:val="00B824F0"/>
    <w:rsid w:val="00B82714"/>
    <w:rsid w:val="00B82CF8"/>
    <w:rsid w:val="00B83565"/>
    <w:rsid w:val="00B836D6"/>
    <w:rsid w:val="00B83A89"/>
    <w:rsid w:val="00B84CE6"/>
    <w:rsid w:val="00B85F1C"/>
    <w:rsid w:val="00B868DE"/>
    <w:rsid w:val="00B86B7C"/>
    <w:rsid w:val="00B871A2"/>
    <w:rsid w:val="00B900EA"/>
    <w:rsid w:val="00B90592"/>
    <w:rsid w:val="00B90AFD"/>
    <w:rsid w:val="00B91228"/>
    <w:rsid w:val="00B918E1"/>
    <w:rsid w:val="00B91B6A"/>
    <w:rsid w:val="00B91C85"/>
    <w:rsid w:val="00B9229A"/>
    <w:rsid w:val="00B9293D"/>
    <w:rsid w:val="00B92C9C"/>
    <w:rsid w:val="00B92DF9"/>
    <w:rsid w:val="00B92F0B"/>
    <w:rsid w:val="00B934A1"/>
    <w:rsid w:val="00B94041"/>
    <w:rsid w:val="00B94E7C"/>
    <w:rsid w:val="00B95031"/>
    <w:rsid w:val="00B95AFB"/>
    <w:rsid w:val="00B9601B"/>
    <w:rsid w:val="00B96203"/>
    <w:rsid w:val="00B96E56"/>
    <w:rsid w:val="00B9787E"/>
    <w:rsid w:val="00B9789C"/>
    <w:rsid w:val="00BA0059"/>
    <w:rsid w:val="00BA04DE"/>
    <w:rsid w:val="00BA0721"/>
    <w:rsid w:val="00BA0DDB"/>
    <w:rsid w:val="00BA14C0"/>
    <w:rsid w:val="00BA17A7"/>
    <w:rsid w:val="00BA2621"/>
    <w:rsid w:val="00BA2743"/>
    <w:rsid w:val="00BA33C4"/>
    <w:rsid w:val="00BA3786"/>
    <w:rsid w:val="00BA3A75"/>
    <w:rsid w:val="00BA49E7"/>
    <w:rsid w:val="00BA4C25"/>
    <w:rsid w:val="00BA4C32"/>
    <w:rsid w:val="00BA4CA3"/>
    <w:rsid w:val="00BA57B8"/>
    <w:rsid w:val="00BA5B23"/>
    <w:rsid w:val="00BA5FDD"/>
    <w:rsid w:val="00BA6C01"/>
    <w:rsid w:val="00BA7054"/>
    <w:rsid w:val="00BA7EF6"/>
    <w:rsid w:val="00BB0079"/>
    <w:rsid w:val="00BB02D7"/>
    <w:rsid w:val="00BB0302"/>
    <w:rsid w:val="00BB078B"/>
    <w:rsid w:val="00BB0CC3"/>
    <w:rsid w:val="00BB0DB9"/>
    <w:rsid w:val="00BB108B"/>
    <w:rsid w:val="00BB1F09"/>
    <w:rsid w:val="00BB2557"/>
    <w:rsid w:val="00BB2892"/>
    <w:rsid w:val="00BB2D27"/>
    <w:rsid w:val="00BB30B6"/>
    <w:rsid w:val="00BB3509"/>
    <w:rsid w:val="00BB3685"/>
    <w:rsid w:val="00BB3789"/>
    <w:rsid w:val="00BB434A"/>
    <w:rsid w:val="00BB4464"/>
    <w:rsid w:val="00BB48DE"/>
    <w:rsid w:val="00BB4AC6"/>
    <w:rsid w:val="00BB4D59"/>
    <w:rsid w:val="00BB4FBE"/>
    <w:rsid w:val="00BB52D6"/>
    <w:rsid w:val="00BB555A"/>
    <w:rsid w:val="00BB5A7E"/>
    <w:rsid w:val="00BB61E7"/>
    <w:rsid w:val="00BB6678"/>
    <w:rsid w:val="00BB6808"/>
    <w:rsid w:val="00BB6F06"/>
    <w:rsid w:val="00BB74F0"/>
    <w:rsid w:val="00BB7CA2"/>
    <w:rsid w:val="00BB7CC5"/>
    <w:rsid w:val="00BC012C"/>
    <w:rsid w:val="00BC02D9"/>
    <w:rsid w:val="00BC05F2"/>
    <w:rsid w:val="00BC08A3"/>
    <w:rsid w:val="00BC167A"/>
    <w:rsid w:val="00BC187E"/>
    <w:rsid w:val="00BC1A3F"/>
    <w:rsid w:val="00BC1A94"/>
    <w:rsid w:val="00BC26FA"/>
    <w:rsid w:val="00BC277E"/>
    <w:rsid w:val="00BC309A"/>
    <w:rsid w:val="00BC38CB"/>
    <w:rsid w:val="00BC3E6F"/>
    <w:rsid w:val="00BC4777"/>
    <w:rsid w:val="00BC5703"/>
    <w:rsid w:val="00BC5741"/>
    <w:rsid w:val="00BC5C17"/>
    <w:rsid w:val="00BC5CA6"/>
    <w:rsid w:val="00BC5EE2"/>
    <w:rsid w:val="00BC6148"/>
    <w:rsid w:val="00BC6311"/>
    <w:rsid w:val="00BC6AC2"/>
    <w:rsid w:val="00BC7FEE"/>
    <w:rsid w:val="00BD085D"/>
    <w:rsid w:val="00BD0D0E"/>
    <w:rsid w:val="00BD1227"/>
    <w:rsid w:val="00BD1829"/>
    <w:rsid w:val="00BD1CEE"/>
    <w:rsid w:val="00BD2FA4"/>
    <w:rsid w:val="00BD3274"/>
    <w:rsid w:val="00BD32C0"/>
    <w:rsid w:val="00BD3634"/>
    <w:rsid w:val="00BD3B13"/>
    <w:rsid w:val="00BD4092"/>
    <w:rsid w:val="00BD43BA"/>
    <w:rsid w:val="00BD4A66"/>
    <w:rsid w:val="00BD5120"/>
    <w:rsid w:val="00BD5F83"/>
    <w:rsid w:val="00BD602A"/>
    <w:rsid w:val="00BD61D6"/>
    <w:rsid w:val="00BD68FA"/>
    <w:rsid w:val="00BD6AF5"/>
    <w:rsid w:val="00BD6B51"/>
    <w:rsid w:val="00BD7317"/>
    <w:rsid w:val="00BD7408"/>
    <w:rsid w:val="00BD7459"/>
    <w:rsid w:val="00BE014A"/>
    <w:rsid w:val="00BE02A9"/>
    <w:rsid w:val="00BE086F"/>
    <w:rsid w:val="00BE0D03"/>
    <w:rsid w:val="00BE0D41"/>
    <w:rsid w:val="00BE1188"/>
    <w:rsid w:val="00BE15C3"/>
    <w:rsid w:val="00BE1682"/>
    <w:rsid w:val="00BE16BA"/>
    <w:rsid w:val="00BE1F0C"/>
    <w:rsid w:val="00BE26E6"/>
    <w:rsid w:val="00BE3019"/>
    <w:rsid w:val="00BE3631"/>
    <w:rsid w:val="00BE3A4C"/>
    <w:rsid w:val="00BE3C90"/>
    <w:rsid w:val="00BE40B8"/>
    <w:rsid w:val="00BE454F"/>
    <w:rsid w:val="00BE54C7"/>
    <w:rsid w:val="00BE5AFC"/>
    <w:rsid w:val="00BE648C"/>
    <w:rsid w:val="00BE671B"/>
    <w:rsid w:val="00BE6CA0"/>
    <w:rsid w:val="00BE6D28"/>
    <w:rsid w:val="00BE726E"/>
    <w:rsid w:val="00BF07E2"/>
    <w:rsid w:val="00BF09FE"/>
    <w:rsid w:val="00BF0A27"/>
    <w:rsid w:val="00BF0ACF"/>
    <w:rsid w:val="00BF0BD8"/>
    <w:rsid w:val="00BF287B"/>
    <w:rsid w:val="00BF296F"/>
    <w:rsid w:val="00BF2EB9"/>
    <w:rsid w:val="00BF2FF7"/>
    <w:rsid w:val="00BF344C"/>
    <w:rsid w:val="00BF3B0A"/>
    <w:rsid w:val="00BF3B76"/>
    <w:rsid w:val="00BF3F43"/>
    <w:rsid w:val="00BF40D3"/>
    <w:rsid w:val="00BF4154"/>
    <w:rsid w:val="00BF4C59"/>
    <w:rsid w:val="00BF504B"/>
    <w:rsid w:val="00BF51AB"/>
    <w:rsid w:val="00BF53B3"/>
    <w:rsid w:val="00BF595F"/>
    <w:rsid w:val="00BF5E90"/>
    <w:rsid w:val="00BF6B66"/>
    <w:rsid w:val="00BF6C20"/>
    <w:rsid w:val="00BF6EC4"/>
    <w:rsid w:val="00BF71CC"/>
    <w:rsid w:val="00BF7CF3"/>
    <w:rsid w:val="00BF7F88"/>
    <w:rsid w:val="00C002A8"/>
    <w:rsid w:val="00C00364"/>
    <w:rsid w:val="00C00ED3"/>
    <w:rsid w:val="00C00FD3"/>
    <w:rsid w:val="00C01B83"/>
    <w:rsid w:val="00C01DFE"/>
    <w:rsid w:val="00C01F2E"/>
    <w:rsid w:val="00C02773"/>
    <w:rsid w:val="00C029AF"/>
    <w:rsid w:val="00C032AE"/>
    <w:rsid w:val="00C04875"/>
    <w:rsid w:val="00C04FD6"/>
    <w:rsid w:val="00C05298"/>
    <w:rsid w:val="00C05B61"/>
    <w:rsid w:val="00C05B91"/>
    <w:rsid w:val="00C05E8D"/>
    <w:rsid w:val="00C06041"/>
    <w:rsid w:val="00C065AF"/>
    <w:rsid w:val="00C07F4A"/>
    <w:rsid w:val="00C105C2"/>
    <w:rsid w:val="00C10610"/>
    <w:rsid w:val="00C1072F"/>
    <w:rsid w:val="00C108C6"/>
    <w:rsid w:val="00C11940"/>
    <w:rsid w:val="00C11F1B"/>
    <w:rsid w:val="00C13451"/>
    <w:rsid w:val="00C139C6"/>
    <w:rsid w:val="00C13C66"/>
    <w:rsid w:val="00C13DE2"/>
    <w:rsid w:val="00C141E8"/>
    <w:rsid w:val="00C1435B"/>
    <w:rsid w:val="00C1463A"/>
    <w:rsid w:val="00C14695"/>
    <w:rsid w:val="00C14EED"/>
    <w:rsid w:val="00C156F2"/>
    <w:rsid w:val="00C15859"/>
    <w:rsid w:val="00C15AF2"/>
    <w:rsid w:val="00C162FD"/>
    <w:rsid w:val="00C2039F"/>
    <w:rsid w:val="00C20704"/>
    <w:rsid w:val="00C20A23"/>
    <w:rsid w:val="00C20F83"/>
    <w:rsid w:val="00C21689"/>
    <w:rsid w:val="00C222B1"/>
    <w:rsid w:val="00C22682"/>
    <w:rsid w:val="00C23407"/>
    <w:rsid w:val="00C237C5"/>
    <w:rsid w:val="00C23A63"/>
    <w:rsid w:val="00C23E8E"/>
    <w:rsid w:val="00C2427D"/>
    <w:rsid w:val="00C2440B"/>
    <w:rsid w:val="00C253F7"/>
    <w:rsid w:val="00C27561"/>
    <w:rsid w:val="00C277CA"/>
    <w:rsid w:val="00C27C31"/>
    <w:rsid w:val="00C27F53"/>
    <w:rsid w:val="00C30125"/>
    <w:rsid w:val="00C305DA"/>
    <w:rsid w:val="00C31600"/>
    <w:rsid w:val="00C32001"/>
    <w:rsid w:val="00C32A37"/>
    <w:rsid w:val="00C33129"/>
    <w:rsid w:val="00C33535"/>
    <w:rsid w:val="00C33D27"/>
    <w:rsid w:val="00C343AA"/>
    <w:rsid w:val="00C3451D"/>
    <w:rsid w:val="00C34551"/>
    <w:rsid w:val="00C34E2E"/>
    <w:rsid w:val="00C34E55"/>
    <w:rsid w:val="00C35B85"/>
    <w:rsid w:val="00C36341"/>
    <w:rsid w:val="00C3645E"/>
    <w:rsid w:val="00C36579"/>
    <w:rsid w:val="00C36662"/>
    <w:rsid w:val="00C367D5"/>
    <w:rsid w:val="00C36A24"/>
    <w:rsid w:val="00C373F3"/>
    <w:rsid w:val="00C376C1"/>
    <w:rsid w:val="00C37801"/>
    <w:rsid w:val="00C37B17"/>
    <w:rsid w:val="00C37D5A"/>
    <w:rsid w:val="00C40517"/>
    <w:rsid w:val="00C40D9B"/>
    <w:rsid w:val="00C41245"/>
    <w:rsid w:val="00C41318"/>
    <w:rsid w:val="00C4131A"/>
    <w:rsid w:val="00C41BA2"/>
    <w:rsid w:val="00C41C67"/>
    <w:rsid w:val="00C42197"/>
    <w:rsid w:val="00C42A17"/>
    <w:rsid w:val="00C42E79"/>
    <w:rsid w:val="00C43932"/>
    <w:rsid w:val="00C4394A"/>
    <w:rsid w:val="00C4547E"/>
    <w:rsid w:val="00C45C27"/>
    <w:rsid w:val="00C45DCD"/>
    <w:rsid w:val="00C467CA"/>
    <w:rsid w:val="00C46A4C"/>
    <w:rsid w:val="00C46C49"/>
    <w:rsid w:val="00C47057"/>
    <w:rsid w:val="00C471E8"/>
    <w:rsid w:val="00C471E9"/>
    <w:rsid w:val="00C47738"/>
    <w:rsid w:val="00C50225"/>
    <w:rsid w:val="00C507FB"/>
    <w:rsid w:val="00C50E4F"/>
    <w:rsid w:val="00C51555"/>
    <w:rsid w:val="00C5392C"/>
    <w:rsid w:val="00C53B04"/>
    <w:rsid w:val="00C53CB0"/>
    <w:rsid w:val="00C5431E"/>
    <w:rsid w:val="00C543B6"/>
    <w:rsid w:val="00C54C22"/>
    <w:rsid w:val="00C54E4F"/>
    <w:rsid w:val="00C551EF"/>
    <w:rsid w:val="00C5549A"/>
    <w:rsid w:val="00C555D9"/>
    <w:rsid w:val="00C55668"/>
    <w:rsid w:val="00C56182"/>
    <w:rsid w:val="00C56868"/>
    <w:rsid w:val="00C56B9C"/>
    <w:rsid w:val="00C56BE0"/>
    <w:rsid w:val="00C570C5"/>
    <w:rsid w:val="00C5775D"/>
    <w:rsid w:val="00C602E0"/>
    <w:rsid w:val="00C6054E"/>
    <w:rsid w:val="00C605F0"/>
    <w:rsid w:val="00C61917"/>
    <w:rsid w:val="00C61AF9"/>
    <w:rsid w:val="00C62876"/>
    <w:rsid w:val="00C62A1F"/>
    <w:rsid w:val="00C633A5"/>
    <w:rsid w:val="00C63C82"/>
    <w:rsid w:val="00C63FAD"/>
    <w:rsid w:val="00C64BA7"/>
    <w:rsid w:val="00C64DA2"/>
    <w:rsid w:val="00C64DCC"/>
    <w:rsid w:val="00C652B7"/>
    <w:rsid w:val="00C654A5"/>
    <w:rsid w:val="00C654F8"/>
    <w:rsid w:val="00C6568C"/>
    <w:rsid w:val="00C66B38"/>
    <w:rsid w:val="00C67132"/>
    <w:rsid w:val="00C6776F"/>
    <w:rsid w:val="00C67A4A"/>
    <w:rsid w:val="00C67CDC"/>
    <w:rsid w:val="00C70D12"/>
    <w:rsid w:val="00C70E3A"/>
    <w:rsid w:val="00C71143"/>
    <w:rsid w:val="00C713E5"/>
    <w:rsid w:val="00C71B25"/>
    <w:rsid w:val="00C71E37"/>
    <w:rsid w:val="00C7206A"/>
    <w:rsid w:val="00C72CF0"/>
    <w:rsid w:val="00C73571"/>
    <w:rsid w:val="00C7361D"/>
    <w:rsid w:val="00C736B8"/>
    <w:rsid w:val="00C73B03"/>
    <w:rsid w:val="00C73EEA"/>
    <w:rsid w:val="00C74317"/>
    <w:rsid w:val="00C745BC"/>
    <w:rsid w:val="00C74AE1"/>
    <w:rsid w:val="00C777E3"/>
    <w:rsid w:val="00C77E46"/>
    <w:rsid w:val="00C77EF5"/>
    <w:rsid w:val="00C80013"/>
    <w:rsid w:val="00C8089D"/>
    <w:rsid w:val="00C816F4"/>
    <w:rsid w:val="00C81891"/>
    <w:rsid w:val="00C81B1B"/>
    <w:rsid w:val="00C81C68"/>
    <w:rsid w:val="00C82DB0"/>
    <w:rsid w:val="00C839BD"/>
    <w:rsid w:val="00C83D56"/>
    <w:rsid w:val="00C84040"/>
    <w:rsid w:val="00C84688"/>
    <w:rsid w:val="00C84ACE"/>
    <w:rsid w:val="00C84F9B"/>
    <w:rsid w:val="00C853DF"/>
    <w:rsid w:val="00C86262"/>
    <w:rsid w:val="00C8681C"/>
    <w:rsid w:val="00C86B03"/>
    <w:rsid w:val="00C86BF7"/>
    <w:rsid w:val="00C871E0"/>
    <w:rsid w:val="00C8728C"/>
    <w:rsid w:val="00C87719"/>
    <w:rsid w:val="00C87A2E"/>
    <w:rsid w:val="00C87C9B"/>
    <w:rsid w:val="00C90019"/>
    <w:rsid w:val="00C90592"/>
    <w:rsid w:val="00C90996"/>
    <w:rsid w:val="00C91042"/>
    <w:rsid w:val="00C9112B"/>
    <w:rsid w:val="00C91147"/>
    <w:rsid w:val="00C91CE7"/>
    <w:rsid w:val="00C91D33"/>
    <w:rsid w:val="00C92036"/>
    <w:rsid w:val="00C92069"/>
    <w:rsid w:val="00C925EA"/>
    <w:rsid w:val="00C926BF"/>
    <w:rsid w:val="00C93267"/>
    <w:rsid w:val="00C935D6"/>
    <w:rsid w:val="00C9365E"/>
    <w:rsid w:val="00C93953"/>
    <w:rsid w:val="00C9561C"/>
    <w:rsid w:val="00C957EC"/>
    <w:rsid w:val="00C9598C"/>
    <w:rsid w:val="00C95D89"/>
    <w:rsid w:val="00C96910"/>
    <w:rsid w:val="00C969E3"/>
    <w:rsid w:val="00C96ADC"/>
    <w:rsid w:val="00C96C64"/>
    <w:rsid w:val="00C97042"/>
    <w:rsid w:val="00C9792A"/>
    <w:rsid w:val="00C97F16"/>
    <w:rsid w:val="00CA00F6"/>
    <w:rsid w:val="00CA00FE"/>
    <w:rsid w:val="00CA0577"/>
    <w:rsid w:val="00CA06AB"/>
    <w:rsid w:val="00CA1736"/>
    <w:rsid w:val="00CA17BB"/>
    <w:rsid w:val="00CA19D1"/>
    <w:rsid w:val="00CA19D6"/>
    <w:rsid w:val="00CA1D83"/>
    <w:rsid w:val="00CA1DCE"/>
    <w:rsid w:val="00CA23EC"/>
    <w:rsid w:val="00CA28AA"/>
    <w:rsid w:val="00CA2EBB"/>
    <w:rsid w:val="00CA37F0"/>
    <w:rsid w:val="00CA3921"/>
    <w:rsid w:val="00CA3ED3"/>
    <w:rsid w:val="00CA40F7"/>
    <w:rsid w:val="00CA47F7"/>
    <w:rsid w:val="00CA4DF4"/>
    <w:rsid w:val="00CA5C9F"/>
    <w:rsid w:val="00CA611D"/>
    <w:rsid w:val="00CA654E"/>
    <w:rsid w:val="00CA6942"/>
    <w:rsid w:val="00CA6951"/>
    <w:rsid w:val="00CA6C02"/>
    <w:rsid w:val="00CA7236"/>
    <w:rsid w:val="00CA7F12"/>
    <w:rsid w:val="00CB007B"/>
    <w:rsid w:val="00CB0A32"/>
    <w:rsid w:val="00CB0B4D"/>
    <w:rsid w:val="00CB120B"/>
    <w:rsid w:val="00CB124E"/>
    <w:rsid w:val="00CB1387"/>
    <w:rsid w:val="00CB1466"/>
    <w:rsid w:val="00CB24B2"/>
    <w:rsid w:val="00CB28E6"/>
    <w:rsid w:val="00CB3649"/>
    <w:rsid w:val="00CB3960"/>
    <w:rsid w:val="00CB3C7F"/>
    <w:rsid w:val="00CB4030"/>
    <w:rsid w:val="00CB4178"/>
    <w:rsid w:val="00CB4199"/>
    <w:rsid w:val="00CB41DE"/>
    <w:rsid w:val="00CB4842"/>
    <w:rsid w:val="00CB4AA4"/>
    <w:rsid w:val="00CB4CDD"/>
    <w:rsid w:val="00CB51DA"/>
    <w:rsid w:val="00CB5F6F"/>
    <w:rsid w:val="00CB5FDE"/>
    <w:rsid w:val="00CB6380"/>
    <w:rsid w:val="00CB63BC"/>
    <w:rsid w:val="00CB65B9"/>
    <w:rsid w:val="00CB66D0"/>
    <w:rsid w:val="00CB6C37"/>
    <w:rsid w:val="00CB6E6C"/>
    <w:rsid w:val="00CB731A"/>
    <w:rsid w:val="00CB7B79"/>
    <w:rsid w:val="00CC00B1"/>
    <w:rsid w:val="00CC0E23"/>
    <w:rsid w:val="00CC1616"/>
    <w:rsid w:val="00CC1D01"/>
    <w:rsid w:val="00CC1D7E"/>
    <w:rsid w:val="00CC273E"/>
    <w:rsid w:val="00CC36EC"/>
    <w:rsid w:val="00CC390F"/>
    <w:rsid w:val="00CC410C"/>
    <w:rsid w:val="00CC414F"/>
    <w:rsid w:val="00CC4939"/>
    <w:rsid w:val="00CC4A97"/>
    <w:rsid w:val="00CC4E48"/>
    <w:rsid w:val="00CC5322"/>
    <w:rsid w:val="00CC647B"/>
    <w:rsid w:val="00CC6516"/>
    <w:rsid w:val="00CC67A2"/>
    <w:rsid w:val="00CC6823"/>
    <w:rsid w:val="00CC6932"/>
    <w:rsid w:val="00CC6FE4"/>
    <w:rsid w:val="00CC7734"/>
    <w:rsid w:val="00CD0D8A"/>
    <w:rsid w:val="00CD0F88"/>
    <w:rsid w:val="00CD1253"/>
    <w:rsid w:val="00CD191A"/>
    <w:rsid w:val="00CD2277"/>
    <w:rsid w:val="00CD2D3A"/>
    <w:rsid w:val="00CD2D5A"/>
    <w:rsid w:val="00CD30E0"/>
    <w:rsid w:val="00CD3215"/>
    <w:rsid w:val="00CD38FF"/>
    <w:rsid w:val="00CD4242"/>
    <w:rsid w:val="00CD459B"/>
    <w:rsid w:val="00CD5151"/>
    <w:rsid w:val="00CD563C"/>
    <w:rsid w:val="00CD575A"/>
    <w:rsid w:val="00CD59EF"/>
    <w:rsid w:val="00CD5CDD"/>
    <w:rsid w:val="00CD5EF6"/>
    <w:rsid w:val="00CD6557"/>
    <w:rsid w:val="00CD6FE3"/>
    <w:rsid w:val="00CD78F4"/>
    <w:rsid w:val="00CD7BF5"/>
    <w:rsid w:val="00CE055A"/>
    <w:rsid w:val="00CE12FD"/>
    <w:rsid w:val="00CE1892"/>
    <w:rsid w:val="00CE20F8"/>
    <w:rsid w:val="00CE23B6"/>
    <w:rsid w:val="00CE2842"/>
    <w:rsid w:val="00CE428B"/>
    <w:rsid w:val="00CE4297"/>
    <w:rsid w:val="00CE4321"/>
    <w:rsid w:val="00CE476E"/>
    <w:rsid w:val="00CE5160"/>
    <w:rsid w:val="00CE51A3"/>
    <w:rsid w:val="00CE55DC"/>
    <w:rsid w:val="00CE5B47"/>
    <w:rsid w:val="00CE5F7D"/>
    <w:rsid w:val="00CE6235"/>
    <w:rsid w:val="00CE686B"/>
    <w:rsid w:val="00CE7330"/>
    <w:rsid w:val="00CE7482"/>
    <w:rsid w:val="00CE7F31"/>
    <w:rsid w:val="00CF043F"/>
    <w:rsid w:val="00CF065B"/>
    <w:rsid w:val="00CF0BBE"/>
    <w:rsid w:val="00CF0E81"/>
    <w:rsid w:val="00CF0E82"/>
    <w:rsid w:val="00CF1217"/>
    <w:rsid w:val="00CF1C47"/>
    <w:rsid w:val="00CF303D"/>
    <w:rsid w:val="00CF3FF0"/>
    <w:rsid w:val="00CF4892"/>
    <w:rsid w:val="00CF5069"/>
    <w:rsid w:val="00CF56CE"/>
    <w:rsid w:val="00CF5ADA"/>
    <w:rsid w:val="00CF5B68"/>
    <w:rsid w:val="00CF6CC2"/>
    <w:rsid w:val="00CF782A"/>
    <w:rsid w:val="00CF7C42"/>
    <w:rsid w:val="00D00058"/>
    <w:rsid w:val="00D000DB"/>
    <w:rsid w:val="00D0060F"/>
    <w:rsid w:val="00D00963"/>
    <w:rsid w:val="00D00B6D"/>
    <w:rsid w:val="00D00BC9"/>
    <w:rsid w:val="00D00BDB"/>
    <w:rsid w:val="00D013AD"/>
    <w:rsid w:val="00D01FDB"/>
    <w:rsid w:val="00D021DC"/>
    <w:rsid w:val="00D02C4A"/>
    <w:rsid w:val="00D0317E"/>
    <w:rsid w:val="00D03852"/>
    <w:rsid w:val="00D03E18"/>
    <w:rsid w:val="00D041F7"/>
    <w:rsid w:val="00D05069"/>
    <w:rsid w:val="00D051D5"/>
    <w:rsid w:val="00D05599"/>
    <w:rsid w:val="00D055E4"/>
    <w:rsid w:val="00D05DFF"/>
    <w:rsid w:val="00D05F08"/>
    <w:rsid w:val="00D06427"/>
    <w:rsid w:val="00D06444"/>
    <w:rsid w:val="00D0731D"/>
    <w:rsid w:val="00D07A5B"/>
    <w:rsid w:val="00D07E85"/>
    <w:rsid w:val="00D1004D"/>
    <w:rsid w:val="00D10183"/>
    <w:rsid w:val="00D1242C"/>
    <w:rsid w:val="00D125EE"/>
    <w:rsid w:val="00D1273E"/>
    <w:rsid w:val="00D1285C"/>
    <w:rsid w:val="00D1298F"/>
    <w:rsid w:val="00D12E4B"/>
    <w:rsid w:val="00D13098"/>
    <w:rsid w:val="00D13193"/>
    <w:rsid w:val="00D1321F"/>
    <w:rsid w:val="00D1380D"/>
    <w:rsid w:val="00D13E93"/>
    <w:rsid w:val="00D14322"/>
    <w:rsid w:val="00D143A7"/>
    <w:rsid w:val="00D15495"/>
    <w:rsid w:val="00D15737"/>
    <w:rsid w:val="00D15747"/>
    <w:rsid w:val="00D15F73"/>
    <w:rsid w:val="00D163ED"/>
    <w:rsid w:val="00D16AE7"/>
    <w:rsid w:val="00D170B6"/>
    <w:rsid w:val="00D17184"/>
    <w:rsid w:val="00D178DB"/>
    <w:rsid w:val="00D17ED5"/>
    <w:rsid w:val="00D201DB"/>
    <w:rsid w:val="00D20683"/>
    <w:rsid w:val="00D211A4"/>
    <w:rsid w:val="00D21423"/>
    <w:rsid w:val="00D21910"/>
    <w:rsid w:val="00D22283"/>
    <w:rsid w:val="00D223B0"/>
    <w:rsid w:val="00D22613"/>
    <w:rsid w:val="00D22EFE"/>
    <w:rsid w:val="00D22F50"/>
    <w:rsid w:val="00D23049"/>
    <w:rsid w:val="00D23334"/>
    <w:rsid w:val="00D23ADA"/>
    <w:rsid w:val="00D23B0B"/>
    <w:rsid w:val="00D23E53"/>
    <w:rsid w:val="00D2419B"/>
    <w:rsid w:val="00D24293"/>
    <w:rsid w:val="00D24B9E"/>
    <w:rsid w:val="00D24E8E"/>
    <w:rsid w:val="00D254A5"/>
    <w:rsid w:val="00D259D9"/>
    <w:rsid w:val="00D26036"/>
    <w:rsid w:val="00D2625C"/>
    <w:rsid w:val="00D262F0"/>
    <w:rsid w:val="00D26E37"/>
    <w:rsid w:val="00D27003"/>
    <w:rsid w:val="00D2714A"/>
    <w:rsid w:val="00D2757D"/>
    <w:rsid w:val="00D30C38"/>
    <w:rsid w:val="00D3194C"/>
    <w:rsid w:val="00D31A4F"/>
    <w:rsid w:val="00D3299B"/>
    <w:rsid w:val="00D32ADB"/>
    <w:rsid w:val="00D334A8"/>
    <w:rsid w:val="00D34301"/>
    <w:rsid w:val="00D343AD"/>
    <w:rsid w:val="00D349C4"/>
    <w:rsid w:val="00D349CA"/>
    <w:rsid w:val="00D34E06"/>
    <w:rsid w:val="00D34EB2"/>
    <w:rsid w:val="00D352A9"/>
    <w:rsid w:val="00D35D61"/>
    <w:rsid w:val="00D36333"/>
    <w:rsid w:val="00D3645C"/>
    <w:rsid w:val="00D366E0"/>
    <w:rsid w:val="00D37516"/>
    <w:rsid w:val="00D37EEF"/>
    <w:rsid w:val="00D404F3"/>
    <w:rsid w:val="00D41446"/>
    <w:rsid w:val="00D42291"/>
    <w:rsid w:val="00D423E6"/>
    <w:rsid w:val="00D425EB"/>
    <w:rsid w:val="00D43129"/>
    <w:rsid w:val="00D43452"/>
    <w:rsid w:val="00D43962"/>
    <w:rsid w:val="00D43DBA"/>
    <w:rsid w:val="00D444BB"/>
    <w:rsid w:val="00D4476A"/>
    <w:rsid w:val="00D44958"/>
    <w:rsid w:val="00D450EC"/>
    <w:rsid w:val="00D4519A"/>
    <w:rsid w:val="00D45E69"/>
    <w:rsid w:val="00D45EE7"/>
    <w:rsid w:val="00D465C9"/>
    <w:rsid w:val="00D46912"/>
    <w:rsid w:val="00D4694C"/>
    <w:rsid w:val="00D47348"/>
    <w:rsid w:val="00D47667"/>
    <w:rsid w:val="00D47D8E"/>
    <w:rsid w:val="00D5008D"/>
    <w:rsid w:val="00D50214"/>
    <w:rsid w:val="00D509A1"/>
    <w:rsid w:val="00D50BBE"/>
    <w:rsid w:val="00D50C42"/>
    <w:rsid w:val="00D510D4"/>
    <w:rsid w:val="00D51532"/>
    <w:rsid w:val="00D52821"/>
    <w:rsid w:val="00D52E2A"/>
    <w:rsid w:val="00D52F79"/>
    <w:rsid w:val="00D53058"/>
    <w:rsid w:val="00D533D9"/>
    <w:rsid w:val="00D536BB"/>
    <w:rsid w:val="00D537D2"/>
    <w:rsid w:val="00D5397B"/>
    <w:rsid w:val="00D53E17"/>
    <w:rsid w:val="00D54770"/>
    <w:rsid w:val="00D54A48"/>
    <w:rsid w:val="00D55BAE"/>
    <w:rsid w:val="00D56293"/>
    <w:rsid w:val="00D56343"/>
    <w:rsid w:val="00D5660A"/>
    <w:rsid w:val="00D56B8E"/>
    <w:rsid w:val="00D57A31"/>
    <w:rsid w:val="00D57DFB"/>
    <w:rsid w:val="00D600EC"/>
    <w:rsid w:val="00D60224"/>
    <w:rsid w:val="00D605D7"/>
    <w:rsid w:val="00D61132"/>
    <w:rsid w:val="00D61413"/>
    <w:rsid w:val="00D6158B"/>
    <w:rsid w:val="00D635C9"/>
    <w:rsid w:val="00D636D9"/>
    <w:rsid w:val="00D637EE"/>
    <w:rsid w:val="00D63FEB"/>
    <w:rsid w:val="00D645BA"/>
    <w:rsid w:val="00D66269"/>
    <w:rsid w:val="00D663B8"/>
    <w:rsid w:val="00D663FF"/>
    <w:rsid w:val="00D66596"/>
    <w:rsid w:val="00D6667F"/>
    <w:rsid w:val="00D6695A"/>
    <w:rsid w:val="00D66D0D"/>
    <w:rsid w:val="00D670F4"/>
    <w:rsid w:val="00D6726C"/>
    <w:rsid w:val="00D67F8F"/>
    <w:rsid w:val="00D70055"/>
    <w:rsid w:val="00D704AA"/>
    <w:rsid w:val="00D70CDE"/>
    <w:rsid w:val="00D71022"/>
    <w:rsid w:val="00D7178C"/>
    <w:rsid w:val="00D717D8"/>
    <w:rsid w:val="00D71B6E"/>
    <w:rsid w:val="00D72232"/>
    <w:rsid w:val="00D727FB"/>
    <w:rsid w:val="00D728BA"/>
    <w:rsid w:val="00D728FD"/>
    <w:rsid w:val="00D72B8B"/>
    <w:rsid w:val="00D72D22"/>
    <w:rsid w:val="00D72FE1"/>
    <w:rsid w:val="00D734FA"/>
    <w:rsid w:val="00D73612"/>
    <w:rsid w:val="00D739D3"/>
    <w:rsid w:val="00D73BF1"/>
    <w:rsid w:val="00D7492B"/>
    <w:rsid w:val="00D74AF8"/>
    <w:rsid w:val="00D752A9"/>
    <w:rsid w:val="00D7561B"/>
    <w:rsid w:val="00D75881"/>
    <w:rsid w:val="00D75A85"/>
    <w:rsid w:val="00D75C3B"/>
    <w:rsid w:val="00D75D1A"/>
    <w:rsid w:val="00D75EFD"/>
    <w:rsid w:val="00D760AE"/>
    <w:rsid w:val="00D76754"/>
    <w:rsid w:val="00D77071"/>
    <w:rsid w:val="00D7785A"/>
    <w:rsid w:val="00D77DA2"/>
    <w:rsid w:val="00D77DAB"/>
    <w:rsid w:val="00D77E13"/>
    <w:rsid w:val="00D8051D"/>
    <w:rsid w:val="00D80CCC"/>
    <w:rsid w:val="00D81AE4"/>
    <w:rsid w:val="00D81DFF"/>
    <w:rsid w:val="00D81E04"/>
    <w:rsid w:val="00D82150"/>
    <w:rsid w:val="00D830BD"/>
    <w:rsid w:val="00D83682"/>
    <w:rsid w:val="00D84A43"/>
    <w:rsid w:val="00D853A6"/>
    <w:rsid w:val="00D85923"/>
    <w:rsid w:val="00D85C1E"/>
    <w:rsid w:val="00D86A89"/>
    <w:rsid w:val="00D86DB1"/>
    <w:rsid w:val="00D86E1B"/>
    <w:rsid w:val="00D872B8"/>
    <w:rsid w:val="00D8743B"/>
    <w:rsid w:val="00D87F8B"/>
    <w:rsid w:val="00D90446"/>
    <w:rsid w:val="00D9066A"/>
    <w:rsid w:val="00D90E50"/>
    <w:rsid w:val="00D90EA8"/>
    <w:rsid w:val="00D911CE"/>
    <w:rsid w:val="00D921A5"/>
    <w:rsid w:val="00D9275F"/>
    <w:rsid w:val="00D92C64"/>
    <w:rsid w:val="00D92E92"/>
    <w:rsid w:val="00D9308D"/>
    <w:rsid w:val="00D93C99"/>
    <w:rsid w:val="00D93CD2"/>
    <w:rsid w:val="00D93F29"/>
    <w:rsid w:val="00D9538F"/>
    <w:rsid w:val="00D95599"/>
    <w:rsid w:val="00D955DC"/>
    <w:rsid w:val="00D95776"/>
    <w:rsid w:val="00D957C5"/>
    <w:rsid w:val="00D95E77"/>
    <w:rsid w:val="00D95FC5"/>
    <w:rsid w:val="00D96717"/>
    <w:rsid w:val="00D96B3D"/>
    <w:rsid w:val="00D96FC4"/>
    <w:rsid w:val="00D974FF"/>
    <w:rsid w:val="00DA0194"/>
    <w:rsid w:val="00DA04B1"/>
    <w:rsid w:val="00DA04F7"/>
    <w:rsid w:val="00DA123A"/>
    <w:rsid w:val="00DA2138"/>
    <w:rsid w:val="00DA23D5"/>
    <w:rsid w:val="00DA25E3"/>
    <w:rsid w:val="00DA2E9E"/>
    <w:rsid w:val="00DA43DB"/>
    <w:rsid w:val="00DA4C80"/>
    <w:rsid w:val="00DA534F"/>
    <w:rsid w:val="00DA59F1"/>
    <w:rsid w:val="00DA5C4A"/>
    <w:rsid w:val="00DA62EA"/>
    <w:rsid w:val="00DA6718"/>
    <w:rsid w:val="00DA6E6D"/>
    <w:rsid w:val="00DA7271"/>
    <w:rsid w:val="00DA75FD"/>
    <w:rsid w:val="00DA7790"/>
    <w:rsid w:val="00DA783F"/>
    <w:rsid w:val="00DA7861"/>
    <w:rsid w:val="00DA7BBE"/>
    <w:rsid w:val="00DA7D93"/>
    <w:rsid w:val="00DA7F4B"/>
    <w:rsid w:val="00DB09F1"/>
    <w:rsid w:val="00DB0E08"/>
    <w:rsid w:val="00DB0E41"/>
    <w:rsid w:val="00DB1399"/>
    <w:rsid w:val="00DB186D"/>
    <w:rsid w:val="00DB19EB"/>
    <w:rsid w:val="00DB1E5D"/>
    <w:rsid w:val="00DB2245"/>
    <w:rsid w:val="00DB26BC"/>
    <w:rsid w:val="00DB2753"/>
    <w:rsid w:val="00DB2AED"/>
    <w:rsid w:val="00DB2B2E"/>
    <w:rsid w:val="00DB30EA"/>
    <w:rsid w:val="00DB3199"/>
    <w:rsid w:val="00DB33BE"/>
    <w:rsid w:val="00DB35A8"/>
    <w:rsid w:val="00DB371D"/>
    <w:rsid w:val="00DB3BC5"/>
    <w:rsid w:val="00DB3FF4"/>
    <w:rsid w:val="00DB4A97"/>
    <w:rsid w:val="00DB4DC5"/>
    <w:rsid w:val="00DB5AAF"/>
    <w:rsid w:val="00DB6EE5"/>
    <w:rsid w:val="00DB73B1"/>
    <w:rsid w:val="00DB7818"/>
    <w:rsid w:val="00DB7825"/>
    <w:rsid w:val="00DB7C5E"/>
    <w:rsid w:val="00DB7D86"/>
    <w:rsid w:val="00DC07D9"/>
    <w:rsid w:val="00DC08D8"/>
    <w:rsid w:val="00DC10FE"/>
    <w:rsid w:val="00DC11CB"/>
    <w:rsid w:val="00DC1AD4"/>
    <w:rsid w:val="00DC1D00"/>
    <w:rsid w:val="00DC22CE"/>
    <w:rsid w:val="00DC2340"/>
    <w:rsid w:val="00DC23A4"/>
    <w:rsid w:val="00DC24C3"/>
    <w:rsid w:val="00DC26BB"/>
    <w:rsid w:val="00DC2E06"/>
    <w:rsid w:val="00DC2F72"/>
    <w:rsid w:val="00DC32E9"/>
    <w:rsid w:val="00DC3A9B"/>
    <w:rsid w:val="00DC557A"/>
    <w:rsid w:val="00DC5612"/>
    <w:rsid w:val="00DC5D10"/>
    <w:rsid w:val="00DC634D"/>
    <w:rsid w:val="00DC68EB"/>
    <w:rsid w:val="00DC6A5B"/>
    <w:rsid w:val="00DC6AE4"/>
    <w:rsid w:val="00DC7473"/>
    <w:rsid w:val="00DC7911"/>
    <w:rsid w:val="00DC7B8F"/>
    <w:rsid w:val="00DC7C70"/>
    <w:rsid w:val="00DC7EB9"/>
    <w:rsid w:val="00DD010A"/>
    <w:rsid w:val="00DD0C70"/>
    <w:rsid w:val="00DD1363"/>
    <w:rsid w:val="00DD1801"/>
    <w:rsid w:val="00DD24EF"/>
    <w:rsid w:val="00DD256C"/>
    <w:rsid w:val="00DD28F4"/>
    <w:rsid w:val="00DD2C82"/>
    <w:rsid w:val="00DD3739"/>
    <w:rsid w:val="00DD3EE4"/>
    <w:rsid w:val="00DD4129"/>
    <w:rsid w:val="00DD425E"/>
    <w:rsid w:val="00DD451D"/>
    <w:rsid w:val="00DD45E6"/>
    <w:rsid w:val="00DD4608"/>
    <w:rsid w:val="00DD4A4E"/>
    <w:rsid w:val="00DD4E51"/>
    <w:rsid w:val="00DD530F"/>
    <w:rsid w:val="00DD6354"/>
    <w:rsid w:val="00DD6E8D"/>
    <w:rsid w:val="00DD7198"/>
    <w:rsid w:val="00DD72FC"/>
    <w:rsid w:val="00DE0F5E"/>
    <w:rsid w:val="00DE12AC"/>
    <w:rsid w:val="00DE1308"/>
    <w:rsid w:val="00DE1AEF"/>
    <w:rsid w:val="00DE1DFD"/>
    <w:rsid w:val="00DE2011"/>
    <w:rsid w:val="00DE20CF"/>
    <w:rsid w:val="00DE21FA"/>
    <w:rsid w:val="00DE26EB"/>
    <w:rsid w:val="00DE32B3"/>
    <w:rsid w:val="00DE3339"/>
    <w:rsid w:val="00DE3DD0"/>
    <w:rsid w:val="00DE4484"/>
    <w:rsid w:val="00DE471D"/>
    <w:rsid w:val="00DE49FC"/>
    <w:rsid w:val="00DE56DB"/>
    <w:rsid w:val="00DE595D"/>
    <w:rsid w:val="00DE5D2F"/>
    <w:rsid w:val="00DE7CC4"/>
    <w:rsid w:val="00DF0F8A"/>
    <w:rsid w:val="00DF14FB"/>
    <w:rsid w:val="00DF1640"/>
    <w:rsid w:val="00DF2A58"/>
    <w:rsid w:val="00DF3654"/>
    <w:rsid w:val="00DF3764"/>
    <w:rsid w:val="00DF3AD6"/>
    <w:rsid w:val="00DF4545"/>
    <w:rsid w:val="00DF4554"/>
    <w:rsid w:val="00DF5033"/>
    <w:rsid w:val="00DF524D"/>
    <w:rsid w:val="00DF5CF2"/>
    <w:rsid w:val="00DF686D"/>
    <w:rsid w:val="00DF75FC"/>
    <w:rsid w:val="00DF7859"/>
    <w:rsid w:val="00DF7979"/>
    <w:rsid w:val="00DF7BD5"/>
    <w:rsid w:val="00DF7D0A"/>
    <w:rsid w:val="00E005FF"/>
    <w:rsid w:val="00E00818"/>
    <w:rsid w:val="00E00836"/>
    <w:rsid w:val="00E00E0E"/>
    <w:rsid w:val="00E01885"/>
    <w:rsid w:val="00E01D64"/>
    <w:rsid w:val="00E01EDC"/>
    <w:rsid w:val="00E02AAB"/>
    <w:rsid w:val="00E03F87"/>
    <w:rsid w:val="00E04BA2"/>
    <w:rsid w:val="00E0575E"/>
    <w:rsid w:val="00E05B0C"/>
    <w:rsid w:val="00E05CC0"/>
    <w:rsid w:val="00E06DCF"/>
    <w:rsid w:val="00E07987"/>
    <w:rsid w:val="00E07E81"/>
    <w:rsid w:val="00E10043"/>
    <w:rsid w:val="00E10A2B"/>
    <w:rsid w:val="00E111F8"/>
    <w:rsid w:val="00E115FF"/>
    <w:rsid w:val="00E11E2A"/>
    <w:rsid w:val="00E124A2"/>
    <w:rsid w:val="00E13430"/>
    <w:rsid w:val="00E1343E"/>
    <w:rsid w:val="00E1431F"/>
    <w:rsid w:val="00E1475B"/>
    <w:rsid w:val="00E1548B"/>
    <w:rsid w:val="00E1558A"/>
    <w:rsid w:val="00E15E1E"/>
    <w:rsid w:val="00E16004"/>
    <w:rsid w:val="00E166FA"/>
    <w:rsid w:val="00E1698C"/>
    <w:rsid w:val="00E16CF0"/>
    <w:rsid w:val="00E16DF7"/>
    <w:rsid w:val="00E1770A"/>
    <w:rsid w:val="00E20029"/>
    <w:rsid w:val="00E20678"/>
    <w:rsid w:val="00E20B2F"/>
    <w:rsid w:val="00E20D1C"/>
    <w:rsid w:val="00E20DE1"/>
    <w:rsid w:val="00E20F96"/>
    <w:rsid w:val="00E212AC"/>
    <w:rsid w:val="00E21C08"/>
    <w:rsid w:val="00E21D5D"/>
    <w:rsid w:val="00E235ED"/>
    <w:rsid w:val="00E236AC"/>
    <w:rsid w:val="00E23BF3"/>
    <w:rsid w:val="00E245F2"/>
    <w:rsid w:val="00E24860"/>
    <w:rsid w:val="00E2492E"/>
    <w:rsid w:val="00E24CC4"/>
    <w:rsid w:val="00E2564B"/>
    <w:rsid w:val="00E25A53"/>
    <w:rsid w:val="00E27438"/>
    <w:rsid w:val="00E27678"/>
    <w:rsid w:val="00E306FB"/>
    <w:rsid w:val="00E309E8"/>
    <w:rsid w:val="00E30A67"/>
    <w:rsid w:val="00E314E5"/>
    <w:rsid w:val="00E322EA"/>
    <w:rsid w:val="00E32863"/>
    <w:rsid w:val="00E32A4E"/>
    <w:rsid w:val="00E32D8C"/>
    <w:rsid w:val="00E32EB9"/>
    <w:rsid w:val="00E33907"/>
    <w:rsid w:val="00E33C77"/>
    <w:rsid w:val="00E34690"/>
    <w:rsid w:val="00E34CE8"/>
    <w:rsid w:val="00E35050"/>
    <w:rsid w:val="00E35D29"/>
    <w:rsid w:val="00E361E5"/>
    <w:rsid w:val="00E36643"/>
    <w:rsid w:val="00E369B5"/>
    <w:rsid w:val="00E36FA9"/>
    <w:rsid w:val="00E377BE"/>
    <w:rsid w:val="00E37DB2"/>
    <w:rsid w:val="00E406C1"/>
    <w:rsid w:val="00E40989"/>
    <w:rsid w:val="00E40D9D"/>
    <w:rsid w:val="00E4159B"/>
    <w:rsid w:val="00E41A0D"/>
    <w:rsid w:val="00E42220"/>
    <w:rsid w:val="00E42302"/>
    <w:rsid w:val="00E43149"/>
    <w:rsid w:val="00E43E9A"/>
    <w:rsid w:val="00E44711"/>
    <w:rsid w:val="00E4476A"/>
    <w:rsid w:val="00E44BCE"/>
    <w:rsid w:val="00E44D66"/>
    <w:rsid w:val="00E44E20"/>
    <w:rsid w:val="00E45292"/>
    <w:rsid w:val="00E45614"/>
    <w:rsid w:val="00E458B5"/>
    <w:rsid w:val="00E45DCA"/>
    <w:rsid w:val="00E4668F"/>
    <w:rsid w:val="00E46FC6"/>
    <w:rsid w:val="00E50ABA"/>
    <w:rsid w:val="00E50B56"/>
    <w:rsid w:val="00E5101D"/>
    <w:rsid w:val="00E51704"/>
    <w:rsid w:val="00E519EC"/>
    <w:rsid w:val="00E523A3"/>
    <w:rsid w:val="00E525C9"/>
    <w:rsid w:val="00E52A96"/>
    <w:rsid w:val="00E5318F"/>
    <w:rsid w:val="00E53368"/>
    <w:rsid w:val="00E535DD"/>
    <w:rsid w:val="00E53ACC"/>
    <w:rsid w:val="00E541BB"/>
    <w:rsid w:val="00E5491C"/>
    <w:rsid w:val="00E55222"/>
    <w:rsid w:val="00E55584"/>
    <w:rsid w:val="00E55917"/>
    <w:rsid w:val="00E55AE6"/>
    <w:rsid w:val="00E55E47"/>
    <w:rsid w:val="00E5623A"/>
    <w:rsid w:val="00E572D5"/>
    <w:rsid w:val="00E57A1D"/>
    <w:rsid w:val="00E60DB5"/>
    <w:rsid w:val="00E61827"/>
    <w:rsid w:val="00E61D68"/>
    <w:rsid w:val="00E62C7C"/>
    <w:rsid w:val="00E62EBA"/>
    <w:rsid w:val="00E62ECD"/>
    <w:rsid w:val="00E62F47"/>
    <w:rsid w:val="00E63120"/>
    <w:rsid w:val="00E633EF"/>
    <w:rsid w:val="00E6366E"/>
    <w:rsid w:val="00E63677"/>
    <w:rsid w:val="00E63C04"/>
    <w:rsid w:val="00E63D73"/>
    <w:rsid w:val="00E644A0"/>
    <w:rsid w:val="00E65E84"/>
    <w:rsid w:val="00E65FB9"/>
    <w:rsid w:val="00E66035"/>
    <w:rsid w:val="00E6666A"/>
    <w:rsid w:val="00E668D1"/>
    <w:rsid w:val="00E66DD0"/>
    <w:rsid w:val="00E66EFF"/>
    <w:rsid w:val="00E6776D"/>
    <w:rsid w:val="00E677DD"/>
    <w:rsid w:val="00E67895"/>
    <w:rsid w:val="00E67E20"/>
    <w:rsid w:val="00E67E6A"/>
    <w:rsid w:val="00E67F59"/>
    <w:rsid w:val="00E70276"/>
    <w:rsid w:val="00E7053D"/>
    <w:rsid w:val="00E707AC"/>
    <w:rsid w:val="00E70BDF"/>
    <w:rsid w:val="00E7137A"/>
    <w:rsid w:val="00E71635"/>
    <w:rsid w:val="00E71B5A"/>
    <w:rsid w:val="00E71D5C"/>
    <w:rsid w:val="00E7215B"/>
    <w:rsid w:val="00E72558"/>
    <w:rsid w:val="00E7298F"/>
    <w:rsid w:val="00E72E96"/>
    <w:rsid w:val="00E72EC5"/>
    <w:rsid w:val="00E72ECD"/>
    <w:rsid w:val="00E7320E"/>
    <w:rsid w:val="00E740B7"/>
    <w:rsid w:val="00E740D6"/>
    <w:rsid w:val="00E74252"/>
    <w:rsid w:val="00E744F2"/>
    <w:rsid w:val="00E745C8"/>
    <w:rsid w:val="00E74F03"/>
    <w:rsid w:val="00E7500F"/>
    <w:rsid w:val="00E76410"/>
    <w:rsid w:val="00E76AFF"/>
    <w:rsid w:val="00E7710F"/>
    <w:rsid w:val="00E773C1"/>
    <w:rsid w:val="00E7788C"/>
    <w:rsid w:val="00E77FA6"/>
    <w:rsid w:val="00E80BE0"/>
    <w:rsid w:val="00E8162D"/>
    <w:rsid w:val="00E8211D"/>
    <w:rsid w:val="00E82615"/>
    <w:rsid w:val="00E82808"/>
    <w:rsid w:val="00E837BD"/>
    <w:rsid w:val="00E83A41"/>
    <w:rsid w:val="00E846F1"/>
    <w:rsid w:val="00E85306"/>
    <w:rsid w:val="00E85550"/>
    <w:rsid w:val="00E85828"/>
    <w:rsid w:val="00E86802"/>
    <w:rsid w:val="00E869BD"/>
    <w:rsid w:val="00E86A08"/>
    <w:rsid w:val="00E86C42"/>
    <w:rsid w:val="00E87600"/>
    <w:rsid w:val="00E876E9"/>
    <w:rsid w:val="00E8774D"/>
    <w:rsid w:val="00E8775F"/>
    <w:rsid w:val="00E87BD9"/>
    <w:rsid w:val="00E87CCF"/>
    <w:rsid w:val="00E90E81"/>
    <w:rsid w:val="00E90F2A"/>
    <w:rsid w:val="00E90F55"/>
    <w:rsid w:val="00E910F4"/>
    <w:rsid w:val="00E91199"/>
    <w:rsid w:val="00E91684"/>
    <w:rsid w:val="00E918B4"/>
    <w:rsid w:val="00E9193A"/>
    <w:rsid w:val="00E91BAA"/>
    <w:rsid w:val="00E92167"/>
    <w:rsid w:val="00E92B14"/>
    <w:rsid w:val="00E934EE"/>
    <w:rsid w:val="00E93B5E"/>
    <w:rsid w:val="00E957E9"/>
    <w:rsid w:val="00E95AC2"/>
    <w:rsid w:val="00E95CFC"/>
    <w:rsid w:val="00E95DB7"/>
    <w:rsid w:val="00E95E13"/>
    <w:rsid w:val="00E960C1"/>
    <w:rsid w:val="00E96495"/>
    <w:rsid w:val="00E97342"/>
    <w:rsid w:val="00E97851"/>
    <w:rsid w:val="00EA0162"/>
    <w:rsid w:val="00EA0213"/>
    <w:rsid w:val="00EA04E7"/>
    <w:rsid w:val="00EA05E2"/>
    <w:rsid w:val="00EA0835"/>
    <w:rsid w:val="00EA0F90"/>
    <w:rsid w:val="00EA10A5"/>
    <w:rsid w:val="00EA1325"/>
    <w:rsid w:val="00EA134B"/>
    <w:rsid w:val="00EA19C5"/>
    <w:rsid w:val="00EA19C6"/>
    <w:rsid w:val="00EA20B1"/>
    <w:rsid w:val="00EA24E2"/>
    <w:rsid w:val="00EA255A"/>
    <w:rsid w:val="00EA28A2"/>
    <w:rsid w:val="00EA2C43"/>
    <w:rsid w:val="00EA2CCC"/>
    <w:rsid w:val="00EA30A3"/>
    <w:rsid w:val="00EA408E"/>
    <w:rsid w:val="00EA44DC"/>
    <w:rsid w:val="00EA45B3"/>
    <w:rsid w:val="00EA4DD5"/>
    <w:rsid w:val="00EA4EF9"/>
    <w:rsid w:val="00EA50C2"/>
    <w:rsid w:val="00EA55D8"/>
    <w:rsid w:val="00EA5C63"/>
    <w:rsid w:val="00EA60B5"/>
    <w:rsid w:val="00EA63A1"/>
    <w:rsid w:val="00EA655D"/>
    <w:rsid w:val="00EA7501"/>
    <w:rsid w:val="00EA783E"/>
    <w:rsid w:val="00EB045E"/>
    <w:rsid w:val="00EB0779"/>
    <w:rsid w:val="00EB07FD"/>
    <w:rsid w:val="00EB0BB0"/>
    <w:rsid w:val="00EB0E47"/>
    <w:rsid w:val="00EB1CC5"/>
    <w:rsid w:val="00EB2DEA"/>
    <w:rsid w:val="00EB2EB4"/>
    <w:rsid w:val="00EB37A7"/>
    <w:rsid w:val="00EB3A25"/>
    <w:rsid w:val="00EB3DB4"/>
    <w:rsid w:val="00EB4513"/>
    <w:rsid w:val="00EB46A7"/>
    <w:rsid w:val="00EB4778"/>
    <w:rsid w:val="00EB4891"/>
    <w:rsid w:val="00EB57F5"/>
    <w:rsid w:val="00EB595C"/>
    <w:rsid w:val="00EB5A4F"/>
    <w:rsid w:val="00EB5D49"/>
    <w:rsid w:val="00EB6DE9"/>
    <w:rsid w:val="00EB6F5C"/>
    <w:rsid w:val="00EB7762"/>
    <w:rsid w:val="00EC01B2"/>
    <w:rsid w:val="00EC05DD"/>
    <w:rsid w:val="00EC0906"/>
    <w:rsid w:val="00EC18B4"/>
    <w:rsid w:val="00EC1CDA"/>
    <w:rsid w:val="00EC29B6"/>
    <w:rsid w:val="00EC3095"/>
    <w:rsid w:val="00EC3177"/>
    <w:rsid w:val="00EC3506"/>
    <w:rsid w:val="00EC4CCF"/>
    <w:rsid w:val="00EC51B2"/>
    <w:rsid w:val="00EC5546"/>
    <w:rsid w:val="00EC5570"/>
    <w:rsid w:val="00EC5C68"/>
    <w:rsid w:val="00EC5E82"/>
    <w:rsid w:val="00EC5EB3"/>
    <w:rsid w:val="00EC6C0E"/>
    <w:rsid w:val="00EC757D"/>
    <w:rsid w:val="00ED031A"/>
    <w:rsid w:val="00ED07EC"/>
    <w:rsid w:val="00ED1CEA"/>
    <w:rsid w:val="00ED1D6F"/>
    <w:rsid w:val="00ED2125"/>
    <w:rsid w:val="00ED2358"/>
    <w:rsid w:val="00ED24B1"/>
    <w:rsid w:val="00ED2699"/>
    <w:rsid w:val="00ED2F52"/>
    <w:rsid w:val="00ED313F"/>
    <w:rsid w:val="00ED3455"/>
    <w:rsid w:val="00ED37D7"/>
    <w:rsid w:val="00ED3A16"/>
    <w:rsid w:val="00ED3ABE"/>
    <w:rsid w:val="00ED3F7D"/>
    <w:rsid w:val="00ED432E"/>
    <w:rsid w:val="00ED4B0C"/>
    <w:rsid w:val="00ED4F2B"/>
    <w:rsid w:val="00ED4FCF"/>
    <w:rsid w:val="00ED59A8"/>
    <w:rsid w:val="00ED5CEF"/>
    <w:rsid w:val="00ED689D"/>
    <w:rsid w:val="00ED6EA6"/>
    <w:rsid w:val="00ED789D"/>
    <w:rsid w:val="00ED7BA5"/>
    <w:rsid w:val="00EE001C"/>
    <w:rsid w:val="00EE0B95"/>
    <w:rsid w:val="00EE0F11"/>
    <w:rsid w:val="00EE1286"/>
    <w:rsid w:val="00EE16FE"/>
    <w:rsid w:val="00EE1F5A"/>
    <w:rsid w:val="00EE2064"/>
    <w:rsid w:val="00EE2122"/>
    <w:rsid w:val="00EE22E0"/>
    <w:rsid w:val="00EE285F"/>
    <w:rsid w:val="00EE3615"/>
    <w:rsid w:val="00EE3A5E"/>
    <w:rsid w:val="00EE3BF9"/>
    <w:rsid w:val="00EE3E8E"/>
    <w:rsid w:val="00EE558A"/>
    <w:rsid w:val="00EE5BA5"/>
    <w:rsid w:val="00EE5BFC"/>
    <w:rsid w:val="00EE5C24"/>
    <w:rsid w:val="00EE5C9A"/>
    <w:rsid w:val="00EE5DAB"/>
    <w:rsid w:val="00EE6643"/>
    <w:rsid w:val="00EE6B8F"/>
    <w:rsid w:val="00EE6CD8"/>
    <w:rsid w:val="00EE6FAF"/>
    <w:rsid w:val="00EE7583"/>
    <w:rsid w:val="00EE76A9"/>
    <w:rsid w:val="00EE7CFB"/>
    <w:rsid w:val="00EF044E"/>
    <w:rsid w:val="00EF04E8"/>
    <w:rsid w:val="00EF06BE"/>
    <w:rsid w:val="00EF08D1"/>
    <w:rsid w:val="00EF0952"/>
    <w:rsid w:val="00EF104C"/>
    <w:rsid w:val="00EF160F"/>
    <w:rsid w:val="00EF1886"/>
    <w:rsid w:val="00EF2224"/>
    <w:rsid w:val="00EF2CB8"/>
    <w:rsid w:val="00EF2DDF"/>
    <w:rsid w:val="00EF3726"/>
    <w:rsid w:val="00EF4010"/>
    <w:rsid w:val="00EF4535"/>
    <w:rsid w:val="00EF45AD"/>
    <w:rsid w:val="00EF46F1"/>
    <w:rsid w:val="00EF4BE1"/>
    <w:rsid w:val="00EF628C"/>
    <w:rsid w:val="00EF658D"/>
    <w:rsid w:val="00EF6864"/>
    <w:rsid w:val="00EF6F8D"/>
    <w:rsid w:val="00EF70FB"/>
    <w:rsid w:val="00EF75DA"/>
    <w:rsid w:val="00EF7801"/>
    <w:rsid w:val="00EF7ABC"/>
    <w:rsid w:val="00F0167E"/>
    <w:rsid w:val="00F027C2"/>
    <w:rsid w:val="00F0289D"/>
    <w:rsid w:val="00F03633"/>
    <w:rsid w:val="00F03CF2"/>
    <w:rsid w:val="00F04558"/>
    <w:rsid w:val="00F045DD"/>
    <w:rsid w:val="00F04D59"/>
    <w:rsid w:val="00F04DFA"/>
    <w:rsid w:val="00F04EF1"/>
    <w:rsid w:val="00F05143"/>
    <w:rsid w:val="00F0559D"/>
    <w:rsid w:val="00F05F8F"/>
    <w:rsid w:val="00F06BA5"/>
    <w:rsid w:val="00F06F55"/>
    <w:rsid w:val="00F070CA"/>
    <w:rsid w:val="00F071B7"/>
    <w:rsid w:val="00F07517"/>
    <w:rsid w:val="00F077C6"/>
    <w:rsid w:val="00F07824"/>
    <w:rsid w:val="00F07A34"/>
    <w:rsid w:val="00F07E89"/>
    <w:rsid w:val="00F103FD"/>
    <w:rsid w:val="00F10CD7"/>
    <w:rsid w:val="00F1103A"/>
    <w:rsid w:val="00F11E0D"/>
    <w:rsid w:val="00F12933"/>
    <w:rsid w:val="00F12DF3"/>
    <w:rsid w:val="00F1309D"/>
    <w:rsid w:val="00F1349A"/>
    <w:rsid w:val="00F13718"/>
    <w:rsid w:val="00F14113"/>
    <w:rsid w:val="00F146BE"/>
    <w:rsid w:val="00F15581"/>
    <w:rsid w:val="00F157C8"/>
    <w:rsid w:val="00F15C5C"/>
    <w:rsid w:val="00F15DE9"/>
    <w:rsid w:val="00F16C6C"/>
    <w:rsid w:val="00F17C1C"/>
    <w:rsid w:val="00F17F97"/>
    <w:rsid w:val="00F201BD"/>
    <w:rsid w:val="00F20414"/>
    <w:rsid w:val="00F205A5"/>
    <w:rsid w:val="00F206C5"/>
    <w:rsid w:val="00F207E6"/>
    <w:rsid w:val="00F20D12"/>
    <w:rsid w:val="00F21EF1"/>
    <w:rsid w:val="00F2244E"/>
    <w:rsid w:val="00F227DF"/>
    <w:rsid w:val="00F2282B"/>
    <w:rsid w:val="00F229B3"/>
    <w:rsid w:val="00F22BE1"/>
    <w:rsid w:val="00F22F93"/>
    <w:rsid w:val="00F24108"/>
    <w:rsid w:val="00F246E9"/>
    <w:rsid w:val="00F24C1B"/>
    <w:rsid w:val="00F24FA0"/>
    <w:rsid w:val="00F25B14"/>
    <w:rsid w:val="00F260B4"/>
    <w:rsid w:val="00F26120"/>
    <w:rsid w:val="00F265B3"/>
    <w:rsid w:val="00F27685"/>
    <w:rsid w:val="00F27A59"/>
    <w:rsid w:val="00F27E1C"/>
    <w:rsid w:val="00F27F8A"/>
    <w:rsid w:val="00F301EE"/>
    <w:rsid w:val="00F30616"/>
    <w:rsid w:val="00F30C6D"/>
    <w:rsid w:val="00F31140"/>
    <w:rsid w:val="00F316EC"/>
    <w:rsid w:val="00F31B13"/>
    <w:rsid w:val="00F31CBE"/>
    <w:rsid w:val="00F31E79"/>
    <w:rsid w:val="00F32250"/>
    <w:rsid w:val="00F32B44"/>
    <w:rsid w:val="00F32D61"/>
    <w:rsid w:val="00F33075"/>
    <w:rsid w:val="00F33AA3"/>
    <w:rsid w:val="00F348B7"/>
    <w:rsid w:val="00F348D1"/>
    <w:rsid w:val="00F34E45"/>
    <w:rsid w:val="00F36679"/>
    <w:rsid w:val="00F367DC"/>
    <w:rsid w:val="00F36F69"/>
    <w:rsid w:val="00F37A5C"/>
    <w:rsid w:val="00F37ACA"/>
    <w:rsid w:val="00F37B72"/>
    <w:rsid w:val="00F37ECE"/>
    <w:rsid w:val="00F40676"/>
    <w:rsid w:val="00F40C9A"/>
    <w:rsid w:val="00F411E5"/>
    <w:rsid w:val="00F41AAC"/>
    <w:rsid w:val="00F41BDF"/>
    <w:rsid w:val="00F41D09"/>
    <w:rsid w:val="00F42068"/>
    <w:rsid w:val="00F4233C"/>
    <w:rsid w:val="00F42698"/>
    <w:rsid w:val="00F429A8"/>
    <w:rsid w:val="00F42E2C"/>
    <w:rsid w:val="00F43C8D"/>
    <w:rsid w:val="00F43F18"/>
    <w:rsid w:val="00F43FD0"/>
    <w:rsid w:val="00F4417A"/>
    <w:rsid w:val="00F443F0"/>
    <w:rsid w:val="00F44416"/>
    <w:rsid w:val="00F44CD7"/>
    <w:rsid w:val="00F45E43"/>
    <w:rsid w:val="00F45FEB"/>
    <w:rsid w:val="00F460E9"/>
    <w:rsid w:val="00F46169"/>
    <w:rsid w:val="00F46305"/>
    <w:rsid w:val="00F4692E"/>
    <w:rsid w:val="00F46A35"/>
    <w:rsid w:val="00F46CD7"/>
    <w:rsid w:val="00F47ED1"/>
    <w:rsid w:val="00F50082"/>
    <w:rsid w:val="00F5023F"/>
    <w:rsid w:val="00F50302"/>
    <w:rsid w:val="00F506C2"/>
    <w:rsid w:val="00F51635"/>
    <w:rsid w:val="00F51D57"/>
    <w:rsid w:val="00F5232E"/>
    <w:rsid w:val="00F5251B"/>
    <w:rsid w:val="00F52753"/>
    <w:rsid w:val="00F52888"/>
    <w:rsid w:val="00F52DAA"/>
    <w:rsid w:val="00F52EA6"/>
    <w:rsid w:val="00F537A8"/>
    <w:rsid w:val="00F53BB8"/>
    <w:rsid w:val="00F542C0"/>
    <w:rsid w:val="00F5463E"/>
    <w:rsid w:val="00F54851"/>
    <w:rsid w:val="00F549D3"/>
    <w:rsid w:val="00F54B3C"/>
    <w:rsid w:val="00F55092"/>
    <w:rsid w:val="00F55F08"/>
    <w:rsid w:val="00F560B8"/>
    <w:rsid w:val="00F566D3"/>
    <w:rsid w:val="00F57EF0"/>
    <w:rsid w:val="00F603DA"/>
    <w:rsid w:val="00F6069B"/>
    <w:rsid w:val="00F60E9F"/>
    <w:rsid w:val="00F61B1F"/>
    <w:rsid w:val="00F61FD1"/>
    <w:rsid w:val="00F621FB"/>
    <w:rsid w:val="00F62448"/>
    <w:rsid w:val="00F6326D"/>
    <w:rsid w:val="00F6328A"/>
    <w:rsid w:val="00F63507"/>
    <w:rsid w:val="00F64312"/>
    <w:rsid w:val="00F64D14"/>
    <w:rsid w:val="00F64FFE"/>
    <w:rsid w:val="00F6510F"/>
    <w:rsid w:val="00F6526E"/>
    <w:rsid w:val="00F652E9"/>
    <w:rsid w:val="00F65715"/>
    <w:rsid w:val="00F65A39"/>
    <w:rsid w:val="00F65C24"/>
    <w:rsid w:val="00F65DDF"/>
    <w:rsid w:val="00F65F44"/>
    <w:rsid w:val="00F66BEB"/>
    <w:rsid w:val="00F67445"/>
    <w:rsid w:val="00F709E3"/>
    <w:rsid w:val="00F717B9"/>
    <w:rsid w:val="00F71B66"/>
    <w:rsid w:val="00F72329"/>
    <w:rsid w:val="00F727FC"/>
    <w:rsid w:val="00F729EC"/>
    <w:rsid w:val="00F745BF"/>
    <w:rsid w:val="00F75A2C"/>
    <w:rsid w:val="00F76040"/>
    <w:rsid w:val="00F76CF5"/>
    <w:rsid w:val="00F80B5A"/>
    <w:rsid w:val="00F80D53"/>
    <w:rsid w:val="00F80E36"/>
    <w:rsid w:val="00F81435"/>
    <w:rsid w:val="00F816BB"/>
    <w:rsid w:val="00F81A80"/>
    <w:rsid w:val="00F82727"/>
    <w:rsid w:val="00F8274F"/>
    <w:rsid w:val="00F82A05"/>
    <w:rsid w:val="00F82E18"/>
    <w:rsid w:val="00F83B1B"/>
    <w:rsid w:val="00F83BB3"/>
    <w:rsid w:val="00F84057"/>
    <w:rsid w:val="00F840D4"/>
    <w:rsid w:val="00F84EA0"/>
    <w:rsid w:val="00F85212"/>
    <w:rsid w:val="00F852F1"/>
    <w:rsid w:val="00F8570A"/>
    <w:rsid w:val="00F86111"/>
    <w:rsid w:val="00F8650D"/>
    <w:rsid w:val="00F86F9C"/>
    <w:rsid w:val="00F8701B"/>
    <w:rsid w:val="00F8706D"/>
    <w:rsid w:val="00F87418"/>
    <w:rsid w:val="00F87E96"/>
    <w:rsid w:val="00F90A0C"/>
    <w:rsid w:val="00F90D99"/>
    <w:rsid w:val="00F9170C"/>
    <w:rsid w:val="00F92341"/>
    <w:rsid w:val="00F926C0"/>
    <w:rsid w:val="00F929D3"/>
    <w:rsid w:val="00F92CA0"/>
    <w:rsid w:val="00F94680"/>
    <w:rsid w:val="00F94E58"/>
    <w:rsid w:val="00F95731"/>
    <w:rsid w:val="00F95DCC"/>
    <w:rsid w:val="00F95FAE"/>
    <w:rsid w:val="00F97106"/>
    <w:rsid w:val="00F97884"/>
    <w:rsid w:val="00FA0A9A"/>
    <w:rsid w:val="00FA0D3E"/>
    <w:rsid w:val="00FA1C33"/>
    <w:rsid w:val="00FA1F94"/>
    <w:rsid w:val="00FA2307"/>
    <w:rsid w:val="00FA27A9"/>
    <w:rsid w:val="00FA2806"/>
    <w:rsid w:val="00FA37E7"/>
    <w:rsid w:val="00FA4044"/>
    <w:rsid w:val="00FA488C"/>
    <w:rsid w:val="00FA533B"/>
    <w:rsid w:val="00FA5455"/>
    <w:rsid w:val="00FA5B2D"/>
    <w:rsid w:val="00FA6042"/>
    <w:rsid w:val="00FA6311"/>
    <w:rsid w:val="00FA6C49"/>
    <w:rsid w:val="00FA6DD2"/>
    <w:rsid w:val="00FA75AF"/>
    <w:rsid w:val="00FA7790"/>
    <w:rsid w:val="00FB0167"/>
    <w:rsid w:val="00FB01F0"/>
    <w:rsid w:val="00FB08A2"/>
    <w:rsid w:val="00FB0FBA"/>
    <w:rsid w:val="00FB125A"/>
    <w:rsid w:val="00FB13DB"/>
    <w:rsid w:val="00FB16AF"/>
    <w:rsid w:val="00FB1795"/>
    <w:rsid w:val="00FB193D"/>
    <w:rsid w:val="00FB1B28"/>
    <w:rsid w:val="00FB1DCD"/>
    <w:rsid w:val="00FB1F59"/>
    <w:rsid w:val="00FB25F3"/>
    <w:rsid w:val="00FB2741"/>
    <w:rsid w:val="00FB275F"/>
    <w:rsid w:val="00FB2D71"/>
    <w:rsid w:val="00FB37B9"/>
    <w:rsid w:val="00FB3D39"/>
    <w:rsid w:val="00FB4023"/>
    <w:rsid w:val="00FB475C"/>
    <w:rsid w:val="00FB478C"/>
    <w:rsid w:val="00FB47BA"/>
    <w:rsid w:val="00FB4FDA"/>
    <w:rsid w:val="00FB53CA"/>
    <w:rsid w:val="00FB5751"/>
    <w:rsid w:val="00FB643D"/>
    <w:rsid w:val="00FB644B"/>
    <w:rsid w:val="00FB68B4"/>
    <w:rsid w:val="00FB69DB"/>
    <w:rsid w:val="00FB6C0C"/>
    <w:rsid w:val="00FB6E3E"/>
    <w:rsid w:val="00FB7568"/>
    <w:rsid w:val="00FC1728"/>
    <w:rsid w:val="00FC18A2"/>
    <w:rsid w:val="00FC1D1F"/>
    <w:rsid w:val="00FC1E70"/>
    <w:rsid w:val="00FC27A8"/>
    <w:rsid w:val="00FC2AFC"/>
    <w:rsid w:val="00FC30AD"/>
    <w:rsid w:val="00FC33F9"/>
    <w:rsid w:val="00FC3927"/>
    <w:rsid w:val="00FC3989"/>
    <w:rsid w:val="00FC404E"/>
    <w:rsid w:val="00FC43D1"/>
    <w:rsid w:val="00FC44EC"/>
    <w:rsid w:val="00FC4542"/>
    <w:rsid w:val="00FC4673"/>
    <w:rsid w:val="00FC4BDE"/>
    <w:rsid w:val="00FC5432"/>
    <w:rsid w:val="00FC5612"/>
    <w:rsid w:val="00FC6165"/>
    <w:rsid w:val="00FC6405"/>
    <w:rsid w:val="00FC6AC3"/>
    <w:rsid w:val="00FC73CC"/>
    <w:rsid w:val="00FD06AD"/>
    <w:rsid w:val="00FD0BA1"/>
    <w:rsid w:val="00FD0DBB"/>
    <w:rsid w:val="00FD1454"/>
    <w:rsid w:val="00FD1837"/>
    <w:rsid w:val="00FD19BF"/>
    <w:rsid w:val="00FD1E5C"/>
    <w:rsid w:val="00FD1ECC"/>
    <w:rsid w:val="00FD2EE4"/>
    <w:rsid w:val="00FD3955"/>
    <w:rsid w:val="00FD39FB"/>
    <w:rsid w:val="00FD3B7D"/>
    <w:rsid w:val="00FD4B4E"/>
    <w:rsid w:val="00FD4C85"/>
    <w:rsid w:val="00FD4F0D"/>
    <w:rsid w:val="00FD52B2"/>
    <w:rsid w:val="00FD534B"/>
    <w:rsid w:val="00FD5406"/>
    <w:rsid w:val="00FD57C8"/>
    <w:rsid w:val="00FD654B"/>
    <w:rsid w:val="00FD677E"/>
    <w:rsid w:val="00FD6922"/>
    <w:rsid w:val="00FD6CB0"/>
    <w:rsid w:val="00FD6D03"/>
    <w:rsid w:val="00FD6EEF"/>
    <w:rsid w:val="00FD7183"/>
    <w:rsid w:val="00FD7DCC"/>
    <w:rsid w:val="00FE0367"/>
    <w:rsid w:val="00FE0769"/>
    <w:rsid w:val="00FE0D7A"/>
    <w:rsid w:val="00FE129F"/>
    <w:rsid w:val="00FE1C2F"/>
    <w:rsid w:val="00FE2339"/>
    <w:rsid w:val="00FE2733"/>
    <w:rsid w:val="00FE32E8"/>
    <w:rsid w:val="00FE35CD"/>
    <w:rsid w:val="00FE48C0"/>
    <w:rsid w:val="00FE5144"/>
    <w:rsid w:val="00FE54FB"/>
    <w:rsid w:val="00FE6579"/>
    <w:rsid w:val="00FE65DF"/>
    <w:rsid w:val="00FE6D5C"/>
    <w:rsid w:val="00FE70FC"/>
    <w:rsid w:val="00FE7684"/>
    <w:rsid w:val="00FE7E97"/>
    <w:rsid w:val="00FF09AB"/>
    <w:rsid w:val="00FF0A7C"/>
    <w:rsid w:val="00FF17F6"/>
    <w:rsid w:val="00FF1A7F"/>
    <w:rsid w:val="00FF2037"/>
    <w:rsid w:val="00FF2965"/>
    <w:rsid w:val="00FF3026"/>
    <w:rsid w:val="00FF32E4"/>
    <w:rsid w:val="00FF33CC"/>
    <w:rsid w:val="00FF3476"/>
    <w:rsid w:val="00FF3808"/>
    <w:rsid w:val="00FF3AFE"/>
    <w:rsid w:val="00FF3C1D"/>
    <w:rsid w:val="00FF3D05"/>
    <w:rsid w:val="00FF4A6E"/>
    <w:rsid w:val="00FF4F90"/>
    <w:rsid w:val="00FF565E"/>
    <w:rsid w:val="00FF5E1A"/>
    <w:rsid w:val="00FF5EAB"/>
    <w:rsid w:val="00FF6248"/>
    <w:rsid w:val="00FF67EF"/>
    <w:rsid w:val="00FF7232"/>
    <w:rsid w:val="00FF7331"/>
    <w:rsid w:val="00FF73B1"/>
    <w:rsid w:val="242024A7"/>
    <w:rsid w:val="37645BA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4BA4D165"/>
  <w15:docId w15:val="{1219E941-D58F-4DA2-AD8E-E729E749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sz w:val="21"/>
      <w:szCs w:val="21"/>
    </w:rPr>
  </w:style>
  <w:style w:type="paragraph" w:styleId="Heading1">
    <w:name w:val="heading 1"/>
    <w:basedOn w:val="Normal"/>
    <w:next w:val="Normal"/>
    <w:link w:val="Heading1Char"/>
    <w:uiPriority w:val="9"/>
    <w:qFormat/>
    <w:rsid w:val="00021E86"/>
    <w:pPr>
      <w:keepNext/>
      <w:keepLines/>
      <w:tabs>
        <w:tab w:val="center" w:pos="3475"/>
        <w:tab w:val="right" w:pos="6951"/>
      </w:tabs>
      <w:suppressAutoHyphens/>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jc w:val="center"/>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pPr>
      <w:keepNext/>
      <w:keepLines/>
      <w:spacing w:before="16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pPr>
      <w:keepNext/>
      <w:keepLines/>
      <w:spacing w:before="80"/>
      <w:jc w:val="center"/>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pPr>
      <w:ind w:left="1200"/>
    </w:pPr>
    <w:rPr>
      <w:iCs/>
      <w:sz w:val="18"/>
      <w:szCs w:val="18"/>
    </w:rPr>
  </w:style>
  <w:style w:type="paragraph" w:styleId="Caption">
    <w:name w:val="caption"/>
    <w:basedOn w:val="Normal"/>
    <w:next w:val="Normal"/>
    <w:uiPriority w:val="35"/>
    <w:semiHidden/>
    <w:unhideWhenUsed/>
    <w:qFormat/>
    <w:rPr>
      <w:b/>
      <w:bCs/>
      <w:color w:val="404040" w:themeColor="text1" w:themeTint="BF"/>
      <w:sz w:val="16"/>
      <w:szCs w:val="16"/>
    </w:rPr>
  </w:style>
  <w:style w:type="paragraph" w:styleId="CommentText">
    <w:name w:val="annotation text"/>
    <w:basedOn w:val="Normal"/>
    <w:link w:val="CommentTextChar"/>
    <w:uiPriority w:val="99"/>
    <w:semiHidden/>
    <w:unhideWhenUsed/>
    <w:rPr>
      <w:sz w:val="20"/>
      <w:szCs w:val="20"/>
    </w:rPr>
  </w:style>
  <w:style w:type="paragraph" w:styleId="TOC5">
    <w:name w:val="toc 5"/>
    <w:basedOn w:val="Normal"/>
    <w:next w:val="Normal"/>
    <w:uiPriority w:val="39"/>
    <w:unhideWhenUsed/>
    <w:pPr>
      <w:ind w:left="800"/>
    </w:pPr>
    <w:rPr>
      <w:iCs/>
      <w:sz w:val="18"/>
      <w:szCs w:val="18"/>
    </w:rPr>
  </w:style>
  <w:style w:type="paragraph" w:styleId="TOC3">
    <w:name w:val="toc 3"/>
    <w:basedOn w:val="Normal"/>
    <w:next w:val="Normal"/>
    <w:uiPriority w:val="39"/>
    <w:unhideWhenUsed/>
    <w:qFormat/>
    <w:pPr>
      <w:ind w:left="400"/>
    </w:pPr>
    <w:rPr>
      <w:i/>
    </w:rPr>
  </w:style>
  <w:style w:type="paragraph" w:styleId="TOC8">
    <w:name w:val="toc 8"/>
    <w:basedOn w:val="Normal"/>
    <w:next w:val="Normal"/>
    <w:uiPriority w:val="39"/>
    <w:unhideWhenUsed/>
    <w:qFormat/>
    <w:pPr>
      <w:ind w:left="1400"/>
    </w:pPr>
    <w:rPr>
      <w:iCs/>
      <w:sz w:val="18"/>
      <w:szCs w:val="18"/>
    </w:rPr>
  </w:style>
  <w:style w:type="paragraph" w:styleId="EndnoteText">
    <w:name w:val="endnote text"/>
    <w:basedOn w:val="Normal"/>
    <w:link w:val="EndnoteTextChar"/>
    <w:uiPriority w:val="99"/>
    <w:unhideWhenUsed/>
    <w:qFormat/>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TOC1">
    <w:name w:val="toc 1"/>
    <w:basedOn w:val="Normal"/>
    <w:next w:val="Normal"/>
    <w:uiPriority w:val="39"/>
    <w:unhideWhenUsed/>
    <w:qFormat/>
    <w:pPr>
      <w:spacing w:before="120" w:after="120"/>
    </w:pPr>
    <w:rPr>
      <w:b/>
      <w:bCs/>
      <w:iCs/>
      <w:caps/>
    </w:rPr>
  </w:style>
  <w:style w:type="paragraph" w:styleId="TOC4">
    <w:name w:val="toc 4"/>
    <w:basedOn w:val="Normal"/>
    <w:next w:val="Normal"/>
    <w:uiPriority w:val="39"/>
    <w:unhideWhenUsed/>
    <w:qFormat/>
    <w:pPr>
      <w:ind w:left="600"/>
    </w:pPr>
    <w:rPr>
      <w:iCs/>
      <w:sz w:val="18"/>
      <w:szCs w:val="18"/>
    </w:rPr>
  </w:style>
  <w:style w:type="paragraph" w:styleId="Subtitle">
    <w:name w:val="Subtitle"/>
    <w:basedOn w:val="Normal"/>
    <w:next w:val="Normal"/>
    <w:link w:val="SubtitleChar"/>
    <w:uiPriority w:val="11"/>
    <w:qFormat/>
    <w:pPr>
      <w:jc w:val="center"/>
    </w:pPr>
    <w:rPr>
      <w:color w:val="44546A" w:themeColor="text2"/>
      <w:sz w:val="28"/>
      <w:szCs w:val="28"/>
    </w:rPr>
  </w:style>
  <w:style w:type="paragraph" w:styleId="FootnoteText">
    <w:name w:val="footnote text"/>
    <w:basedOn w:val="Normal"/>
    <w:link w:val="FootnoteTextChar"/>
    <w:uiPriority w:val="99"/>
    <w:unhideWhenUsed/>
    <w:qFormat/>
  </w:style>
  <w:style w:type="paragraph" w:styleId="TOC6">
    <w:name w:val="toc 6"/>
    <w:basedOn w:val="Normal"/>
    <w:next w:val="Normal"/>
    <w:uiPriority w:val="39"/>
    <w:unhideWhenUsed/>
    <w:qFormat/>
    <w:pPr>
      <w:ind w:left="1000"/>
    </w:pPr>
    <w:rPr>
      <w:iCs/>
      <w:sz w:val="18"/>
      <w:szCs w:val="18"/>
    </w:rPr>
  </w:style>
  <w:style w:type="paragraph" w:styleId="TOC2">
    <w:name w:val="toc 2"/>
    <w:basedOn w:val="Normal"/>
    <w:next w:val="Normal"/>
    <w:uiPriority w:val="39"/>
    <w:unhideWhenUsed/>
    <w:qFormat/>
    <w:pPr>
      <w:ind w:left="200"/>
    </w:pPr>
    <w:rPr>
      <w:iCs/>
      <w:smallCaps/>
    </w:rPr>
  </w:style>
  <w:style w:type="paragraph" w:styleId="TOC9">
    <w:name w:val="toc 9"/>
    <w:basedOn w:val="Normal"/>
    <w:next w:val="Normal"/>
    <w:uiPriority w:val="39"/>
    <w:unhideWhenUsed/>
    <w:qFormat/>
    <w:pPr>
      <w:ind w:left="1600"/>
    </w:pPr>
    <w:rPr>
      <w:iCs/>
      <w:sz w:val="18"/>
      <w:szCs w:val="18"/>
    </w:rPr>
  </w:style>
  <w:style w:type="paragraph" w:styleId="Title">
    <w:name w:val="Title"/>
    <w:basedOn w:val="Normal"/>
    <w:next w:val="Normal"/>
    <w:link w:val="TitleChar"/>
    <w:uiPriority w:val="10"/>
    <w:qFormat/>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iCs/>
      <w:color w:val="000000" w:themeColor="text1"/>
    </w:rPr>
  </w:style>
  <w:style w:type="character" w:styleId="LineNumber">
    <w:name w:val="line number"/>
    <w:basedOn w:val="DefaultParagraphFont"/>
    <w:uiPriority w:val="99"/>
    <w:semiHidden/>
    <w:unhideWhenUsed/>
    <w:qFormat/>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styleId="FootnoteReference">
    <w:name w:val="footnote reference"/>
    <w:basedOn w:val="DefaultParagraphFont"/>
    <w:uiPriority w:val="99"/>
    <w:semiHidden/>
    <w:unhideWhenUsed/>
    <w:qFormat/>
    <w:rPr>
      <w:vertAlign w:val="superscript"/>
    </w:rPr>
  </w:style>
  <w:style w:type="paragraph" w:styleId="NoSpacing">
    <w:name w:val="No Spacing"/>
    <w:link w:val="NoSpacingChar"/>
    <w:uiPriority w:val="1"/>
    <w:qFormat/>
    <w:rPr>
      <w:sz w:val="21"/>
      <w:szCs w:val="21"/>
    </w:rPr>
  </w:style>
  <w:style w:type="character" w:customStyle="1" w:styleId="NoSpacingChar">
    <w:name w:val="No Spacing Char"/>
    <w:basedOn w:val="DefaultParagraphFont"/>
    <w:link w:val="NoSpacing"/>
    <w:uiPriority w:val="1"/>
    <w:qFormat/>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qFormat/>
    <w:rsid w:val="00021E86"/>
    <w:rPr>
      <w:rFonts w:asciiTheme="majorHAnsi" w:eastAsiaTheme="majorEastAsia" w:hAnsiTheme="majorHAnsi" w:cstheme="majorBidi"/>
      <w:color w:val="2F5496" w:themeColor="accent1" w:themeShade="BF"/>
      <w:sz w:val="40"/>
      <w:szCs w:val="40"/>
    </w:rPr>
  </w:style>
  <w:style w:type="paragraph" w:customStyle="1" w:styleId="TOC10">
    <w:name w:val="TOC 标题1"/>
    <w:basedOn w:val="Heading1"/>
    <w:next w:val="Normal"/>
    <w:uiPriority w:val="39"/>
    <w:unhideWhenUsed/>
    <w:pPr>
      <w:outlineLvl w:val="9"/>
    </w:pPr>
  </w:style>
  <w:style w:type="character" w:styleId="PlaceholderText">
    <w:name w:val="Placeholder Text"/>
    <w:basedOn w:val="DefaultParagraphFont"/>
    <w:uiPriority w:val="99"/>
    <w:semiHidden/>
    <w:qFormat/>
    <w:rPr>
      <w:color w:val="80808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qFormat/>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qFormat/>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qFormat/>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qFormat/>
    <w:rPr>
      <w:b/>
      <w:bCs/>
      <w:i/>
      <w:iCs/>
    </w:rPr>
  </w:style>
  <w:style w:type="character" w:customStyle="1" w:styleId="SubtitleChar">
    <w:name w:val="Subtitle Char"/>
    <w:basedOn w:val="DefaultParagraphFont"/>
    <w:link w:val="Subtitle"/>
    <w:uiPriority w:val="11"/>
    <w:qFormat/>
    <w:rPr>
      <w:color w:val="44546A" w:themeColor="text2"/>
      <w:sz w:val="28"/>
      <w:szCs w:val="28"/>
    </w:rPr>
  </w:style>
  <w:style w:type="paragraph" w:styleId="Quote">
    <w:name w:val="Quote"/>
    <w:basedOn w:val="Normal"/>
    <w:next w:val="Normal"/>
    <w:link w:val="QuoteChar"/>
    <w:uiPriority w:val="29"/>
    <w:qFormat/>
    <w:pPr>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qFormat/>
    <w:rPr>
      <w:i/>
      <w:iCs/>
      <w:color w:val="7B7B7B"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aps/>
      <w:color w:val="2F5496" w:themeColor="accent1" w:themeShade="BF"/>
      <w:sz w:val="28"/>
      <w:szCs w:val="28"/>
    </w:rPr>
  </w:style>
  <w:style w:type="character" w:customStyle="1" w:styleId="1">
    <w:name w:val="不明显强调1"/>
    <w:basedOn w:val="DefaultParagraphFont"/>
    <w:uiPriority w:val="19"/>
    <w:rPr>
      <w:i/>
      <w:iCs/>
      <w:color w:val="595959" w:themeColor="text1" w:themeTint="A6"/>
    </w:rPr>
  </w:style>
  <w:style w:type="character" w:customStyle="1" w:styleId="10">
    <w:name w:val="明显强调1"/>
    <w:basedOn w:val="DefaultParagraphFont"/>
    <w:uiPriority w:val="21"/>
    <w:rPr>
      <w:b/>
      <w:bCs/>
      <w:i/>
      <w:iCs/>
      <w:color w:val="auto"/>
    </w:rPr>
  </w:style>
  <w:style w:type="character" w:customStyle="1" w:styleId="11">
    <w:name w:val="不明显参考1"/>
    <w:basedOn w:val="DefaultParagraphFont"/>
    <w:uiPriority w:val="31"/>
    <w:rPr>
      <w:smallCaps/>
      <w:color w:val="404040" w:themeColor="text1" w:themeTint="BF"/>
      <w:spacing w:val="0"/>
      <w:u w:val="single" w:color="7F7F7F" w:themeColor="text1" w:themeTint="80"/>
    </w:rPr>
  </w:style>
  <w:style w:type="character" w:customStyle="1" w:styleId="12">
    <w:name w:val="明显参考1"/>
    <w:basedOn w:val="DefaultParagraphFont"/>
    <w:uiPriority w:val="32"/>
    <w:rPr>
      <w:b/>
      <w:bCs/>
      <w:smallCaps/>
      <w:color w:val="auto"/>
      <w:spacing w:val="0"/>
      <w:u w:val="single"/>
    </w:rPr>
  </w:style>
  <w:style w:type="character" w:customStyle="1" w:styleId="13">
    <w:name w:val="书籍标题1"/>
    <w:basedOn w:val="DefaultParagraphFont"/>
    <w:uiPriority w:val="33"/>
    <w:rPr>
      <w:b/>
      <w:bCs/>
      <w:smallCaps/>
      <w:spacing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Effects">
    <w:name w:val="Effects"/>
    <w:basedOn w:val="Normal"/>
    <w:next w:val="Character"/>
    <w:link w:val="EffectsChar"/>
    <w:qFormat/>
    <w:pPr>
      <w:suppressLineNumbers/>
    </w:pPr>
    <w:rPr>
      <w:rFonts w:ascii="Futura LT Pro Light" w:hAnsi="Futura LT Pro Light"/>
      <w:kern w:val="32"/>
    </w:rPr>
  </w:style>
  <w:style w:type="paragraph" w:customStyle="1" w:styleId="Character">
    <w:name w:val="Character"/>
    <w:basedOn w:val="Normal"/>
    <w:next w:val="Normal"/>
    <w:link w:val="CharacterChar"/>
    <w:qFormat/>
    <w:pPr>
      <w:keepNext/>
      <w:suppressLineNumbers/>
      <w:suppressAutoHyphens/>
    </w:pPr>
    <w:rPr>
      <w:rFonts w:ascii="Lithos Pro Regular" w:hAnsi="Lithos Pro Regular"/>
      <w:color w:val="4472C4" w:themeColor="accent1"/>
    </w:rPr>
  </w:style>
  <w:style w:type="character" w:customStyle="1" w:styleId="EffectsChar">
    <w:name w:val="Effects Char"/>
    <w:basedOn w:val="DefaultParagraphFont"/>
    <w:link w:val="Effects"/>
    <w:qFormat/>
    <w:rPr>
      <w:rFonts w:ascii="Futura LT Pro Light" w:hAnsi="Futura LT Pro Light"/>
      <w:kern w:val="32"/>
    </w:rPr>
  </w:style>
  <w:style w:type="character" w:customStyle="1" w:styleId="FootnoteTextChar">
    <w:name w:val="Footnote Text Char"/>
    <w:basedOn w:val="DefaultParagraphFont"/>
    <w:link w:val="FootnoteText"/>
    <w:uiPriority w:val="99"/>
    <w:qFormat/>
    <w:rPr>
      <w:sz w:val="20"/>
      <w:szCs w:val="20"/>
    </w:rPr>
  </w:style>
  <w:style w:type="character" w:customStyle="1" w:styleId="EndnoteTextChar">
    <w:name w:val="Endnote Text Char"/>
    <w:basedOn w:val="DefaultParagraphFont"/>
    <w:link w:val="EndnoteText"/>
    <w:uiPriority w:val="99"/>
    <w:rPr>
      <w:sz w:val="20"/>
      <w:szCs w:val="20"/>
    </w:rPr>
  </w:style>
  <w:style w:type="paragraph" w:customStyle="1" w:styleId="14">
    <w:name w:val="修订1"/>
    <w:hidden/>
    <w:uiPriority w:val="99"/>
    <w:semiHidden/>
    <w:rPr>
      <w:iCs/>
    </w:rPr>
  </w:style>
  <w:style w:type="character" w:customStyle="1" w:styleId="CharacterChar">
    <w:name w:val="Character Char"/>
    <w:basedOn w:val="DefaultParagraphFont"/>
    <w:link w:val="Character"/>
    <w:rPr>
      <w:rFonts w:ascii="Lithos Pro Regular" w:hAnsi="Lithos Pro Regular"/>
      <w:color w:val="4472C4" w:themeColor="accent1"/>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nowrap">
    <w:name w:val="nowrap"/>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sz w:val="18"/>
      <w:szCs w:val="18"/>
    </w:rPr>
  </w:style>
  <w:style w:type="paragraph" w:customStyle="1" w:styleId="2">
    <w:name w:val="修订2"/>
    <w:hidden/>
    <w:uiPriority w:val="99"/>
    <w:semiHidden/>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8067">
      <w:bodyDiv w:val="1"/>
      <w:marLeft w:val="0"/>
      <w:marRight w:val="0"/>
      <w:marTop w:val="0"/>
      <w:marBottom w:val="0"/>
      <w:divBdr>
        <w:top w:val="none" w:sz="0" w:space="0" w:color="auto"/>
        <w:left w:val="none" w:sz="0" w:space="0" w:color="auto"/>
        <w:bottom w:val="none" w:sz="0" w:space="0" w:color="auto"/>
        <w:right w:val="none" w:sz="0" w:space="0" w:color="auto"/>
      </w:divBdr>
    </w:div>
    <w:div w:id="582951664">
      <w:bodyDiv w:val="1"/>
      <w:marLeft w:val="0"/>
      <w:marRight w:val="0"/>
      <w:marTop w:val="0"/>
      <w:marBottom w:val="0"/>
      <w:divBdr>
        <w:top w:val="none" w:sz="0" w:space="0" w:color="auto"/>
        <w:left w:val="none" w:sz="0" w:space="0" w:color="auto"/>
        <w:bottom w:val="none" w:sz="0" w:space="0" w:color="auto"/>
        <w:right w:val="none" w:sz="0" w:space="0" w:color="auto"/>
      </w:divBdr>
    </w:div>
    <w:div w:id="845365324">
      <w:bodyDiv w:val="1"/>
      <w:marLeft w:val="0"/>
      <w:marRight w:val="0"/>
      <w:marTop w:val="0"/>
      <w:marBottom w:val="0"/>
      <w:divBdr>
        <w:top w:val="none" w:sz="0" w:space="0" w:color="auto"/>
        <w:left w:val="none" w:sz="0" w:space="0" w:color="auto"/>
        <w:bottom w:val="none" w:sz="0" w:space="0" w:color="auto"/>
        <w:right w:val="none" w:sz="0" w:space="0" w:color="auto"/>
      </w:divBdr>
    </w:div>
    <w:div w:id="1377198486">
      <w:bodyDiv w:val="1"/>
      <w:marLeft w:val="0"/>
      <w:marRight w:val="0"/>
      <w:marTop w:val="0"/>
      <w:marBottom w:val="0"/>
      <w:divBdr>
        <w:top w:val="none" w:sz="0" w:space="0" w:color="auto"/>
        <w:left w:val="none" w:sz="0" w:space="0" w:color="auto"/>
        <w:bottom w:val="none" w:sz="0" w:space="0" w:color="auto"/>
        <w:right w:val="none" w:sz="0" w:space="0" w:color="auto"/>
      </w:divBdr>
    </w:div>
    <w:div w:id="1409382678">
      <w:bodyDiv w:val="1"/>
      <w:marLeft w:val="0"/>
      <w:marRight w:val="0"/>
      <w:marTop w:val="0"/>
      <w:marBottom w:val="0"/>
      <w:divBdr>
        <w:top w:val="none" w:sz="0" w:space="0" w:color="auto"/>
        <w:left w:val="none" w:sz="0" w:space="0" w:color="auto"/>
        <w:bottom w:val="none" w:sz="0" w:space="0" w:color="auto"/>
        <w:right w:val="none" w:sz="0" w:space="0" w:color="auto"/>
      </w:divBdr>
    </w:div>
    <w:div w:id="1532496561">
      <w:bodyDiv w:val="1"/>
      <w:marLeft w:val="0"/>
      <w:marRight w:val="0"/>
      <w:marTop w:val="0"/>
      <w:marBottom w:val="0"/>
      <w:divBdr>
        <w:top w:val="none" w:sz="0" w:space="0" w:color="auto"/>
        <w:left w:val="none" w:sz="0" w:space="0" w:color="auto"/>
        <w:bottom w:val="none" w:sz="0" w:space="0" w:color="auto"/>
        <w:right w:val="none" w:sz="0" w:space="0" w:color="auto"/>
      </w:divBdr>
    </w:div>
    <w:div w:id="1867399819">
      <w:bodyDiv w:val="1"/>
      <w:marLeft w:val="0"/>
      <w:marRight w:val="0"/>
      <w:marTop w:val="0"/>
      <w:marBottom w:val="0"/>
      <w:divBdr>
        <w:top w:val="none" w:sz="0" w:space="0" w:color="auto"/>
        <w:left w:val="none" w:sz="0" w:space="0" w:color="auto"/>
        <w:bottom w:val="none" w:sz="0" w:space="0" w:color="auto"/>
        <w:right w:val="none" w:sz="0" w:space="0" w:color="auto"/>
      </w:divBdr>
    </w:div>
    <w:div w:id="1898934419">
      <w:bodyDiv w:val="1"/>
      <w:marLeft w:val="0"/>
      <w:marRight w:val="0"/>
      <w:marTop w:val="0"/>
      <w:marBottom w:val="0"/>
      <w:divBdr>
        <w:top w:val="none" w:sz="0" w:space="0" w:color="auto"/>
        <w:left w:val="none" w:sz="0" w:space="0" w:color="auto"/>
        <w:bottom w:val="none" w:sz="0" w:space="0" w:color="auto"/>
        <w:right w:val="none" w:sz="0" w:space="0" w:color="auto"/>
      </w:divBdr>
    </w:div>
    <w:div w:id="2012684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yperlink" Target="https://disney.fandom.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glossaryDocument" Target="glossary/document.xml"/><Relationship Id="rId10" Type="http://schemas.openxmlformats.org/officeDocument/2006/relationships/image" Target="media/image1.png"/><Relationship Id="rId19" Type="http://schemas.microsoft.com/office/2007/relationships/diagramDrawing" Target="diagrams/drawing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6B5A753-4397-45B7-BE60-117863ACCC12}" type="doc">
      <dgm:prSet loTypeId="urn:microsoft.com/office/officeart/2005/8/layout/target1" loCatId="relationship" qsTypeId="urn:microsoft.com/office/officeart/2005/8/quickstyle/simple1#2" qsCatId="simple" csTypeId="urn:microsoft.com/office/officeart/2005/8/colors/accent0_1#2" csCatId="mainScheme" phldr="1"/>
      <dgm:spPr/>
    </dgm:pt>
    <dgm:pt modelId="{6AEE8D9D-1EA9-4F55-8D9E-99A224CF264F}">
      <dgm:prSet phldrT="[Text]"/>
      <dgm:spPr/>
      <dgm:t>
        <a:bodyPr/>
        <a:lstStyle/>
        <a:p>
          <a:r>
            <a:rPr lang="en-US"/>
            <a:t>EPCOT CENTER</a:t>
          </a:r>
        </a:p>
      </dgm:t>
    </dgm:pt>
    <dgm:pt modelId="{E943DCCF-8E7A-4D99-92DE-C138B5BFB3FF}" type="parTrans" cxnId="{3C4DFABB-DEE1-44CD-B215-16896E9AAA77}">
      <dgm:prSet/>
      <dgm:spPr/>
      <dgm:t>
        <a:bodyPr/>
        <a:lstStyle/>
        <a:p>
          <a:endParaRPr lang="en-US"/>
        </a:p>
      </dgm:t>
    </dgm:pt>
    <dgm:pt modelId="{3C022B7B-99F8-4624-B8A9-27BFC10280DB}" type="sibTrans" cxnId="{3C4DFABB-DEE1-44CD-B215-16896E9AAA77}">
      <dgm:prSet/>
      <dgm:spPr/>
      <dgm:t>
        <a:bodyPr/>
        <a:lstStyle/>
        <a:p>
          <a:endParaRPr lang="en-US"/>
        </a:p>
      </dgm:t>
    </dgm:pt>
    <dgm:pt modelId="{0EFE1573-C62B-4BCA-BC1D-519C2E9EA642}">
      <dgm:prSet phldrT="[Text]"/>
      <dgm:spPr/>
      <dgm:t>
        <a:bodyPr/>
        <a:lstStyle/>
        <a:p>
          <a:r>
            <a:rPr lang="en-US"/>
            <a:t>HDRA</a:t>
          </a:r>
        </a:p>
      </dgm:t>
    </dgm:pt>
    <dgm:pt modelId="{D94EF490-3562-4538-A77D-E8596D0FE040}" type="parTrans" cxnId="{BF2DF334-5CCD-4DD4-AC98-23F945BCE591}">
      <dgm:prSet/>
      <dgm:spPr/>
      <dgm:t>
        <a:bodyPr/>
        <a:lstStyle/>
        <a:p>
          <a:endParaRPr lang="en-US"/>
        </a:p>
      </dgm:t>
    </dgm:pt>
    <dgm:pt modelId="{FD6DF84E-3051-428D-9E77-6FAE6FB5862A}" type="sibTrans" cxnId="{BF2DF334-5CCD-4DD4-AC98-23F945BCE591}">
      <dgm:prSet/>
      <dgm:spPr/>
      <dgm:t>
        <a:bodyPr/>
        <a:lstStyle/>
        <a:p>
          <a:endParaRPr lang="en-US"/>
        </a:p>
      </dgm:t>
    </dgm:pt>
    <dgm:pt modelId="{E24BF55F-86CB-4A51-9108-5A8C5E7604D8}">
      <dgm:prSet phldrT="[Text]"/>
      <dgm:spPr/>
      <dgm:t>
        <a:bodyPr/>
        <a:lstStyle/>
        <a:p>
          <a:r>
            <a:rPr lang="en-US"/>
            <a:t>GREEN BELT</a:t>
          </a:r>
        </a:p>
      </dgm:t>
    </dgm:pt>
    <dgm:pt modelId="{319A2561-DF87-498A-B174-5DBE3A5E2895}" type="parTrans" cxnId="{3C0703FA-9F55-44D3-B876-4BF7963175DE}">
      <dgm:prSet/>
      <dgm:spPr/>
      <dgm:t>
        <a:bodyPr/>
        <a:lstStyle/>
        <a:p>
          <a:endParaRPr lang="en-US"/>
        </a:p>
      </dgm:t>
    </dgm:pt>
    <dgm:pt modelId="{C3727F31-3277-448E-892D-BCBD309ACD1C}" type="sibTrans" cxnId="{3C0703FA-9F55-44D3-B876-4BF7963175DE}">
      <dgm:prSet/>
      <dgm:spPr/>
      <dgm:t>
        <a:bodyPr/>
        <a:lstStyle/>
        <a:p>
          <a:endParaRPr lang="en-US"/>
        </a:p>
      </dgm:t>
    </dgm:pt>
    <dgm:pt modelId="{9FDE4DDD-0F00-4682-B69A-831C8EE17480}">
      <dgm:prSet phldrT="[Text]"/>
      <dgm:spPr/>
      <dgm:t>
        <a:bodyPr/>
        <a:lstStyle/>
        <a:p>
          <a:r>
            <a:rPr lang="en-US"/>
            <a:t>LDRA</a:t>
          </a:r>
        </a:p>
      </dgm:t>
    </dgm:pt>
    <dgm:pt modelId="{88275F92-0538-411C-B3C4-AF602A10AF26}" type="parTrans" cxnId="{686024FE-6201-474F-9BE7-9E378C1BDA36}">
      <dgm:prSet/>
      <dgm:spPr/>
      <dgm:t>
        <a:bodyPr/>
        <a:lstStyle/>
        <a:p>
          <a:endParaRPr lang="en-US"/>
        </a:p>
      </dgm:t>
    </dgm:pt>
    <dgm:pt modelId="{EFEEB9DB-B36B-4254-8379-CAB84EBD3C66}" type="sibTrans" cxnId="{686024FE-6201-474F-9BE7-9E378C1BDA36}">
      <dgm:prSet/>
      <dgm:spPr/>
      <dgm:t>
        <a:bodyPr/>
        <a:lstStyle/>
        <a:p>
          <a:endParaRPr lang="en-US"/>
        </a:p>
      </dgm:t>
    </dgm:pt>
    <dgm:pt modelId="{8476834F-E56A-4815-94DB-3CF7E44DE14B}">
      <dgm:prSet phldrT="[Text]"/>
      <dgm:spPr/>
      <dgm:t>
        <a:bodyPr/>
        <a:lstStyle/>
        <a:p>
          <a:r>
            <a:rPr lang="en-US"/>
            <a:t>Industrial Park, Welcome Center &amp; Airport of Tomorrow (EPC)</a:t>
          </a:r>
        </a:p>
      </dgm:t>
    </dgm:pt>
    <dgm:pt modelId="{746D0F1C-A9AE-4E8D-97C4-E97721DC33E7}" type="parTrans" cxnId="{A9E016FD-4D37-4DA1-BF8F-DD498FC33859}">
      <dgm:prSet/>
      <dgm:spPr/>
      <dgm:t>
        <a:bodyPr/>
        <a:lstStyle/>
        <a:p>
          <a:endParaRPr lang="en-US"/>
        </a:p>
      </dgm:t>
    </dgm:pt>
    <dgm:pt modelId="{CFC2067B-9E35-4124-8D35-18BD4F814857}" type="sibTrans" cxnId="{A9E016FD-4D37-4DA1-BF8F-DD498FC33859}">
      <dgm:prSet/>
      <dgm:spPr/>
      <dgm:t>
        <a:bodyPr/>
        <a:lstStyle/>
        <a:p>
          <a:endParaRPr lang="en-US"/>
        </a:p>
      </dgm:t>
    </dgm:pt>
    <dgm:pt modelId="{06BB119F-B1EA-445C-9BFD-0DF8DAB8C051}" type="pres">
      <dgm:prSet presAssocID="{46B5A753-4397-45B7-BE60-117863ACCC12}" presName="composite" presStyleCnt="0">
        <dgm:presLayoutVars>
          <dgm:chMax val="5"/>
          <dgm:dir/>
          <dgm:resizeHandles val="exact"/>
        </dgm:presLayoutVars>
      </dgm:prSet>
      <dgm:spPr/>
    </dgm:pt>
    <dgm:pt modelId="{072B25AC-B779-416E-A318-D73E98254C43}" type="pres">
      <dgm:prSet presAssocID="{6AEE8D9D-1EA9-4F55-8D9E-99A224CF264F}" presName="circle1" presStyleLbl="lnNode1" presStyleIdx="0" presStyleCnt="5"/>
      <dgm:spPr/>
    </dgm:pt>
    <dgm:pt modelId="{1330EEDA-55D4-4689-BECE-3190CCA3CF5B}" type="pres">
      <dgm:prSet presAssocID="{6AEE8D9D-1EA9-4F55-8D9E-99A224CF264F}" presName="text1" presStyleLbl="revTx" presStyleIdx="0" presStyleCnt="5">
        <dgm:presLayoutVars>
          <dgm:bulletEnabled val="1"/>
        </dgm:presLayoutVars>
      </dgm:prSet>
      <dgm:spPr/>
    </dgm:pt>
    <dgm:pt modelId="{12763DB4-9B7F-46E7-931F-CCA43DCE01F7}" type="pres">
      <dgm:prSet presAssocID="{6AEE8D9D-1EA9-4F55-8D9E-99A224CF264F}" presName="line1" presStyleLbl="callout" presStyleIdx="0" presStyleCnt="10"/>
      <dgm:spPr/>
    </dgm:pt>
    <dgm:pt modelId="{0980B8F6-0592-4592-A818-0D18259CA459}" type="pres">
      <dgm:prSet presAssocID="{6AEE8D9D-1EA9-4F55-8D9E-99A224CF264F}" presName="d1" presStyleLbl="callout" presStyleIdx="1" presStyleCnt="10"/>
      <dgm:spPr/>
    </dgm:pt>
    <dgm:pt modelId="{C792216B-12A5-443A-A1A0-7204694780DF}" type="pres">
      <dgm:prSet presAssocID="{0EFE1573-C62B-4BCA-BC1D-519C2E9EA642}" presName="circle2" presStyleLbl="lnNode1" presStyleIdx="1" presStyleCnt="5"/>
      <dgm:spPr/>
    </dgm:pt>
    <dgm:pt modelId="{0DF36F1C-5552-4E62-98B3-B2C3E2BE368D}" type="pres">
      <dgm:prSet presAssocID="{0EFE1573-C62B-4BCA-BC1D-519C2E9EA642}" presName="text2" presStyleLbl="revTx" presStyleIdx="1" presStyleCnt="5">
        <dgm:presLayoutVars>
          <dgm:bulletEnabled val="1"/>
        </dgm:presLayoutVars>
      </dgm:prSet>
      <dgm:spPr/>
    </dgm:pt>
    <dgm:pt modelId="{518D95CE-B5C7-416A-BAFE-EBBA675EB480}" type="pres">
      <dgm:prSet presAssocID="{0EFE1573-C62B-4BCA-BC1D-519C2E9EA642}" presName="line2" presStyleLbl="callout" presStyleIdx="2" presStyleCnt="10"/>
      <dgm:spPr/>
    </dgm:pt>
    <dgm:pt modelId="{D20FAB0A-2691-424A-8A7D-30D24EA11619}" type="pres">
      <dgm:prSet presAssocID="{0EFE1573-C62B-4BCA-BC1D-519C2E9EA642}" presName="d2" presStyleLbl="callout" presStyleIdx="3" presStyleCnt="10"/>
      <dgm:spPr/>
    </dgm:pt>
    <dgm:pt modelId="{58E9E7CA-996F-4A10-8379-13F99436719D}" type="pres">
      <dgm:prSet presAssocID="{E24BF55F-86CB-4A51-9108-5A8C5E7604D8}" presName="circle3" presStyleLbl="lnNode1" presStyleIdx="2" presStyleCnt="5"/>
      <dgm:spPr/>
    </dgm:pt>
    <dgm:pt modelId="{D425C1DC-7FD2-4A23-8260-69A064FDA18E}" type="pres">
      <dgm:prSet presAssocID="{E24BF55F-86CB-4A51-9108-5A8C5E7604D8}" presName="text3" presStyleLbl="revTx" presStyleIdx="2" presStyleCnt="5">
        <dgm:presLayoutVars>
          <dgm:bulletEnabled val="1"/>
        </dgm:presLayoutVars>
      </dgm:prSet>
      <dgm:spPr/>
    </dgm:pt>
    <dgm:pt modelId="{BDE77ED8-4D87-47FC-B0B9-7243AEAA8383}" type="pres">
      <dgm:prSet presAssocID="{E24BF55F-86CB-4A51-9108-5A8C5E7604D8}" presName="line3" presStyleLbl="callout" presStyleIdx="4" presStyleCnt="10"/>
      <dgm:spPr/>
    </dgm:pt>
    <dgm:pt modelId="{2B0CEA75-7CCA-4EA6-8E4A-BAE1BF76B9B5}" type="pres">
      <dgm:prSet presAssocID="{E24BF55F-86CB-4A51-9108-5A8C5E7604D8}" presName="d3" presStyleLbl="callout" presStyleIdx="5" presStyleCnt="10"/>
      <dgm:spPr/>
    </dgm:pt>
    <dgm:pt modelId="{A0472804-E594-49DF-B736-388BF3F720CD}" type="pres">
      <dgm:prSet presAssocID="{9FDE4DDD-0F00-4682-B69A-831C8EE17480}" presName="circle4" presStyleLbl="lnNode1" presStyleIdx="3" presStyleCnt="5"/>
      <dgm:spPr/>
    </dgm:pt>
    <dgm:pt modelId="{96A3749E-E773-4B83-8C94-D2602EB8F943}" type="pres">
      <dgm:prSet presAssocID="{9FDE4DDD-0F00-4682-B69A-831C8EE17480}" presName="text4" presStyleLbl="revTx" presStyleIdx="3" presStyleCnt="5">
        <dgm:presLayoutVars>
          <dgm:bulletEnabled val="1"/>
        </dgm:presLayoutVars>
      </dgm:prSet>
      <dgm:spPr/>
    </dgm:pt>
    <dgm:pt modelId="{C6FD9F35-35D5-4A44-A6C6-46F50DA4402B}" type="pres">
      <dgm:prSet presAssocID="{9FDE4DDD-0F00-4682-B69A-831C8EE17480}" presName="line4" presStyleLbl="callout" presStyleIdx="6" presStyleCnt="10"/>
      <dgm:spPr/>
    </dgm:pt>
    <dgm:pt modelId="{EE21B408-54CA-4937-A9B7-48B23D42E759}" type="pres">
      <dgm:prSet presAssocID="{9FDE4DDD-0F00-4682-B69A-831C8EE17480}" presName="d4" presStyleLbl="callout" presStyleIdx="7" presStyleCnt="10"/>
      <dgm:spPr/>
    </dgm:pt>
    <dgm:pt modelId="{23DCCBB1-934F-4962-B575-A077C4FFAF98}" type="pres">
      <dgm:prSet presAssocID="{8476834F-E56A-4815-94DB-3CF7E44DE14B}" presName="circle5" presStyleLbl="lnNode1" presStyleIdx="4" presStyleCnt="5"/>
      <dgm:spPr/>
    </dgm:pt>
    <dgm:pt modelId="{54432721-B242-4F0F-BA39-3573E9D0619E}" type="pres">
      <dgm:prSet presAssocID="{8476834F-E56A-4815-94DB-3CF7E44DE14B}" presName="text5" presStyleLbl="revTx" presStyleIdx="4" presStyleCnt="5">
        <dgm:presLayoutVars>
          <dgm:bulletEnabled val="1"/>
        </dgm:presLayoutVars>
      </dgm:prSet>
      <dgm:spPr/>
    </dgm:pt>
    <dgm:pt modelId="{F1DF66B5-1E74-4A3F-991A-E33C9398497A}" type="pres">
      <dgm:prSet presAssocID="{8476834F-E56A-4815-94DB-3CF7E44DE14B}" presName="line5" presStyleLbl="callout" presStyleIdx="8" presStyleCnt="10"/>
      <dgm:spPr/>
    </dgm:pt>
    <dgm:pt modelId="{359DE858-E4F3-4BB3-B72E-35E8B56C8A29}" type="pres">
      <dgm:prSet presAssocID="{8476834F-E56A-4815-94DB-3CF7E44DE14B}" presName="d5" presStyleLbl="callout" presStyleIdx="9" presStyleCnt="10"/>
      <dgm:spPr/>
    </dgm:pt>
  </dgm:ptLst>
  <dgm:cxnLst>
    <dgm:cxn modelId="{420C981B-2FF8-4CD1-918F-AFFFA09D7B3A}" type="presOf" srcId="{9FDE4DDD-0F00-4682-B69A-831C8EE17480}" destId="{96A3749E-E773-4B83-8C94-D2602EB8F943}" srcOrd="0" destOrd="0" presId="urn:microsoft.com/office/officeart/2005/8/layout/target1"/>
    <dgm:cxn modelId="{BF2DF334-5CCD-4DD4-AC98-23F945BCE591}" srcId="{46B5A753-4397-45B7-BE60-117863ACCC12}" destId="{0EFE1573-C62B-4BCA-BC1D-519C2E9EA642}" srcOrd="1" destOrd="0" parTransId="{D94EF490-3562-4538-A77D-E8596D0FE040}" sibTransId="{FD6DF84E-3051-428D-9E77-6FAE6FB5862A}"/>
    <dgm:cxn modelId="{D91A2E35-BFF3-43A6-A9FC-5AA96BB48527}" type="presOf" srcId="{6AEE8D9D-1EA9-4F55-8D9E-99A224CF264F}" destId="{1330EEDA-55D4-4689-BECE-3190CCA3CF5B}" srcOrd="0" destOrd="0" presId="urn:microsoft.com/office/officeart/2005/8/layout/target1"/>
    <dgm:cxn modelId="{9BA2F43E-0E8E-4950-A0D8-62AA82B341B3}" type="presOf" srcId="{8476834F-E56A-4815-94DB-3CF7E44DE14B}" destId="{54432721-B242-4F0F-BA39-3573E9D0619E}" srcOrd="0" destOrd="0" presId="urn:microsoft.com/office/officeart/2005/8/layout/target1"/>
    <dgm:cxn modelId="{49E1BA8A-4194-4B52-99B8-7D293B56DA97}" type="presOf" srcId="{E24BF55F-86CB-4A51-9108-5A8C5E7604D8}" destId="{D425C1DC-7FD2-4A23-8260-69A064FDA18E}" srcOrd="0" destOrd="0" presId="urn:microsoft.com/office/officeart/2005/8/layout/target1"/>
    <dgm:cxn modelId="{F716728D-BA4F-46E6-A3EE-871435718758}" type="presOf" srcId="{0EFE1573-C62B-4BCA-BC1D-519C2E9EA642}" destId="{0DF36F1C-5552-4E62-98B3-B2C3E2BE368D}" srcOrd="0" destOrd="0" presId="urn:microsoft.com/office/officeart/2005/8/layout/target1"/>
    <dgm:cxn modelId="{3C4DFABB-DEE1-44CD-B215-16896E9AAA77}" srcId="{46B5A753-4397-45B7-BE60-117863ACCC12}" destId="{6AEE8D9D-1EA9-4F55-8D9E-99A224CF264F}" srcOrd="0" destOrd="0" parTransId="{E943DCCF-8E7A-4D99-92DE-C138B5BFB3FF}" sibTransId="{3C022B7B-99F8-4624-B8A9-27BFC10280DB}"/>
    <dgm:cxn modelId="{502167C7-B97C-4E95-ABB5-40923F78AC89}" type="presOf" srcId="{46B5A753-4397-45B7-BE60-117863ACCC12}" destId="{06BB119F-B1EA-445C-9BFD-0DF8DAB8C051}" srcOrd="0" destOrd="0" presId="urn:microsoft.com/office/officeart/2005/8/layout/target1"/>
    <dgm:cxn modelId="{3C0703FA-9F55-44D3-B876-4BF7963175DE}" srcId="{46B5A753-4397-45B7-BE60-117863ACCC12}" destId="{E24BF55F-86CB-4A51-9108-5A8C5E7604D8}" srcOrd="2" destOrd="0" parTransId="{319A2561-DF87-498A-B174-5DBE3A5E2895}" sibTransId="{C3727F31-3277-448E-892D-BCBD309ACD1C}"/>
    <dgm:cxn modelId="{A9E016FD-4D37-4DA1-BF8F-DD498FC33859}" srcId="{46B5A753-4397-45B7-BE60-117863ACCC12}" destId="{8476834F-E56A-4815-94DB-3CF7E44DE14B}" srcOrd="4" destOrd="0" parTransId="{746D0F1C-A9AE-4E8D-97C4-E97721DC33E7}" sibTransId="{CFC2067B-9E35-4124-8D35-18BD4F814857}"/>
    <dgm:cxn modelId="{686024FE-6201-474F-9BE7-9E378C1BDA36}" srcId="{46B5A753-4397-45B7-BE60-117863ACCC12}" destId="{9FDE4DDD-0F00-4682-B69A-831C8EE17480}" srcOrd="3" destOrd="0" parTransId="{88275F92-0538-411C-B3C4-AF602A10AF26}" sibTransId="{EFEEB9DB-B36B-4254-8379-CAB84EBD3C66}"/>
    <dgm:cxn modelId="{C0DDC673-6E89-4503-946C-A2D0020DC26F}" type="presParOf" srcId="{06BB119F-B1EA-445C-9BFD-0DF8DAB8C051}" destId="{072B25AC-B779-416E-A318-D73E98254C43}" srcOrd="0" destOrd="0" presId="urn:microsoft.com/office/officeart/2005/8/layout/target1"/>
    <dgm:cxn modelId="{3932B42B-35CB-4C8E-B5AB-7E95AA83769B}" type="presParOf" srcId="{06BB119F-B1EA-445C-9BFD-0DF8DAB8C051}" destId="{1330EEDA-55D4-4689-BECE-3190CCA3CF5B}" srcOrd="1" destOrd="0" presId="urn:microsoft.com/office/officeart/2005/8/layout/target1"/>
    <dgm:cxn modelId="{0741D534-10DE-4CFB-B0B6-FCA70038F75B}" type="presParOf" srcId="{06BB119F-B1EA-445C-9BFD-0DF8DAB8C051}" destId="{12763DB4-9B7F-46E7-931F-CCA43DCE01F7}" srcOrd="2" destOrd="0" presId="urn:microsoft.com/office/officeart/2005/8/layout/target1"/>
    <dgm:cxn modelId="{149B1F3F-4970-42B6-8FBF-A8C4A01E97EF}" type="presParOf" srcId="{06BB119F-B1EA-445C-9BFD-0DF8DAB8C051}" destId="{0980B8F6-0592-4592-A818-0D18259CA459}" srcOrd="3" destOrd="0" presId="urn:microsoft.com/office/officeart/2005/8/layout/target1"/>
    <dgm:cxn modelId="{519A012D-74B0-412F-916E-D201527FF42E}" type="presParOf" srcId="{06BB119F-B1EA-445C-9BFD-0DF8DAB8C051}" destId="{C792216B-12A5-443A-A1A0-7204694780DF}" srcOrd="4" destOrd="0" presId="urn:microsoft.com/office/officeart/2005/8/layout/target1"/>
    <dgm:cxn modelId="{19833CA7-C24C-42FE-A8F1-C2DD729E8CE2}" type="presParOf" srcId="{06BB119F-B1EA-445C-9BFD-0DF8DAB8C051}" destId="{0DF36F1C-5552-4E62-98B3-B2C3E2BE368D}" srcOrd="5" destOrd="0" presId="urn:microsoft.com/office/officeart/2005/8/layout/target1"/>
    <dgm:cxn modelId="{97787EC1-34A7-4FAD-B0BD-A775E4D59427}" type="presParOf" srcId="{06BB119F-B1EA-445C-9BFD-0DF8DAB8C051}" destId="{518D95CE-B5C7-416A-BAFE-EBBA675EB480}" srcOrd="6" destOrd="0" presId="urn:microsoft.com/office/officeart/2005/8/layout/target1"/>
    <dgm:cxn modelId="{E63AFD15-40D2-4BCF-93DF-6FA48F53B93F}" type="presParOf" srcId="{06BB119F-B1EA-445C-9BFD-0DF8DAB8C051}" destId="{D20FAB0A-2691-424A-8A7D-30D24EA11619}" srcOrd="7" destOrd="0" presId="urn:microsoft.com/office/officeart/2005/8/layout/target1"/>
    <dgm:cxn modelId="{6E48DD2B-B211-46E5-8462-A17D1C4B4999}" type="presParOf" srcId="{06BB119F-B1EA-445C-9BFD-0DF8DAB8C051}" destId="{58E9E7CA-996F-4A10-8379-13F99436719D}" srcOrd="8" destOrd="0" presId="urn:microsoft.com/office/officeart/2005/8/layout/target1"/>
    <dgm:cxn modelId="{C34D35DC-DB1E-426D-85FE-134880ED5AA8}" type="presParOf" srcId="{06BB119F-B1EA-445C-9BFD-0DF8DAB8C051}" destId="{D425C1DC-7FD2-4A23-8260-69A064FDA18E}" srcOrd="9" destOrd="0" presId="urn:microsoft.com/office/officeart/2005/8/layout/target1"/>
    <dgm:cxn modelId="{47255806-D146-4645-B48F-9360457A41F1}" type="presParOf" srcId="{06BB119F-B1EA-445C-9BFD-0DF8DAB8C051}" destId="{BDE77ED8-4D87-47FC-B0B9-7243AEAA8383}" srcOrd="10" destOrd="0" presId="urn:microsoft.com/office/officeart/2005/8/layout/target1"/>
    <dgm:cxn modelId="{50F21FD6-3668-4FB0-9270-5FCDEE1348C3}" type="presParOf" srcId="{06BB119F-B1EA-445C-9BFD-0DF8DAB8C051}" destId="{2B0CEA75-7CCA-4EA6-8E4A-BAE1BF76B9B5}" srcOrd="11" destOrd="0" presId="urn:microsoft.com/office/officeart/2005/8/layout/target1"/>
    <dgm:cxn modelId="{9751DDE4-6770-458C-8874-B2CBA0B7F989}" type="presParOf" srcId="{06BB119F-B1EA-445C-9BFD-0DF8DAB8C051}" destId="{A0472804-E594-49DF-B736-388BF3F720CD}" srcOrd="12" destOrd="0" presId="urn:microsoft.com/office/officeart/2005/8/layout/target1"/>
    <dgm:cxn modelId="{A9ED26E0-72BC-4848-91BC-9648A696AB9D}" type="presParOf" srcId="{06BB119F-B1EA-445C-9BFD-0DF8DAB8C051}" destId="{96A3749E-E773-4B83-8C94-D2602EB8F943}" srcOrd="13" destOrd="0" presId="urn:microsoft.com/office/officeart/2005/8/layout/target1"/>
    <dgm:cxn modelId="{A246355B-BCA8-45E8-A6EC-AF833185A886}" type="presParOf" srcId="{06BB119F-B1EA-445C-9BFD-0DF8DAB8C051}" destId="{C6FD9F35-35D5-4A44-A6C6-46F50DA4402B}" srcOrd="14" destOrd="0" presId="urn:microsoft.com/office/officeart/2005/8/layout/target1"/>
    <dgm:cxn modelId="{91F27044-DC18-41E7-8E57-0799E53C4EF2}" type="presParOf" srcId="{06BB119F-B1EA-445C-9BFD-0DF8DAB8C051}" destId="{EE21B408-54CA-4937-A9B7-48B23D42E759}" srcOrd="15" destOrd="0" presId="urn:microsoft.com/office/officeart/2005/8/layout/target1"/>
    <dgm:cxn modelId="{C23DBC5C-C3CB-4F48-96EB-DF6618119ED0}" type="presParOf" srcId="{06BB119F-B1EA-445C-9BFD-0DF8DAB8C051}" destId="{23DCCBB1-934F-4962-B575-A077C4FFAF98}" srcOrd="16" destOrd="0" presId="urn:microsoft.com/office/officeart/2005/8/layout/target1"/>
    <dgm:cxn modelId="{596CCF34-03F6-4743-B0F8-82E2988B172C}" type="presParOf" srcId="{06BB119F-B1EA-445C-9BFD-0DF8DAB8C051}" destId="{54432721-B242-4F0F-BA39-3573E9D0619E}" srcOrd="17" destOrd="0" presId="urn:microsoft.com/office/officeart/2005/8/layout/target1"/>
    <dgm:cxn modelId="{D1BC36A0-4CC5-4112-B459-568678ABE277}" type="presParOf" srcId="{06BB119F-B1EA-445C-9BFD-0DF8DAB8C051}" destId="{F1DF66B5-1E74-4A3F-991A-E33C9398497A}" srcOrd="18" destOrd="0" presId="urn:microsoft.com/office/officeart/2005/8/layout/target1"/>
    <dgm:cxn modelId="{1B67DEDE-DFDB-401A-AB56-088213813792}" type="presParOf" srcId="{06BB119F-B1EA-445C-9BFD-0DF8DAB8C051}" destId="{359DE858-E4F3-4BB3-B72E-35E8B56C8A29}" srcOrd="19" destOrd="0" presId="urn:microsoft.com/office/officeart/2005/8/layout/targe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DCCBB1-934F-4962-B575-A077C4FFAF98}">
      <dsp:nvSpPr>
        <dsp:cNvPr id="0" name=""/>
        <dsp:cNvSpPr/>
      </dsp:nvSpPr>
      <dsp:spPr>
        <a:xfrm>
          <a:off x="707945" y="523089"/>
          <a:ext cx="1798796" cy="179879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472804-E594-49DF-B736-388BF3F720CD}">
      <dsp:nvSpPr>
        <dsp:cNvPr id="0" name=""/>
        <dsp:cNvSpPr/>
      </dsp:nvSpPr>
      <dsp:spPr>
        <a:xfrm>
          <a:off x="907761" y="722906"/>
          <a:ext cx="1399163" cy="139916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E9E7CA-996F-4A10-8379-13F99436719D}">
      <dsp:nvSpPr>
        <dsp:cNvPr id="0" name=""/>
        <dsp:cNvSpPr/>
      </dsp:nvSpPr>
      <dsp:spPr>
        <a:xfrm>
          <a:off x="1107578" y="922722"/>
          <a:ext cx="999531" cy="999531"/>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2216B-12A5-443A-A1A0-7204694780DF}">
      <dsp:nvSpPr>
        <dsp:cNvPr id="0" name=""/>
        <dsp:cNvSpPr/>
      </dsp:nvSpPr>
      <dsp:spPr>
        <a:xfrm>
          <a:off x="1307544" y="1122688"/>
          <a:ext cx="599598" cy="59959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2B25AC-B779-416E-A318-D73E98254C43}">
      <dsp:nvSpPr>
        <dsp:cNvPr id="0" name=""/>
        <dsp:cNvSpPr/>
      </dsp:nvSpPr>
      <dsp:spPr>
        <a:xfrm>
          <a:off x="1507360" y="1322504"/>
          <a:ext cx="199966" cy="19996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30EEDA-55D4-4689-BECE-3190CCA3CF5B}">
      <dsp:nvSpPr>
        <dsp:cNvPr id="0" name=""/>
        <dsp:cNvSpPr/>
      </dsp:nvSpPr>
      <dsp:spPr>
        <a:xfrm>
          <a:off x="2806541" y="76508"/>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EPCOT CENTER</a:t>
          </a:r>
        </a:p>
      </dsp:txBody>
      <dsp:txXfrm>
        <a:off x="2806541" y="76508"/>
        <a:ext cx="899398" cy="317547"/>
      </dsp:txXfrm>
    </dsp:sp>
    <dsp:sp modelId="{12763DB4-9B7F-46E7-931F-CCA43DCE01F7}">
      <dsp:nvSpPr>
        <dsp:cNvPr id="0" name=""/>
        <dsp:cNvSpPr/>
      </dsp:nvSpPr>
      <dsp:spPr>
        <a:xfrm>
          <a:off x="2581691" y="235282"/>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80B8F6-0592-4592-A818-0D18259CA459}">
      <dsp:nvSpPr>
        <dsp:cNvPr id="0" name=""/>
        <dsp:cNvSpPr/>
      </dsp:nvSpPr>
      <dsp:spPr>
        <a:xfrm rot="5400000">
          <a:off x="1500165" y="342460"/>
          <a:ext cx="1187205" cy="972848"/>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DF36F1C-5552-4E62-98B3-B2C3E2BE368D}">
      <dsp:nvSpPr>
        <dsp:cNvPr id="0" name=""/>
        <dsp:cNvSpPr/>
      </dsp:nvSpPr>
      <dsp:spPr>
        <a:xfrm>
          <a:off x="2806541" y="412284"/>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HDRA</a:t>
          </a:r>
        </a:p>
      </dsp:txBody>
      <dsp:txXfrm>
        <a:off x="2806541" y="412284"/>
        <a:ext cx="899398" cy="317547"/>
      </dsp:txXfrm>
    </dsp:sp>
    <dsp:sp modelId="{518D95CE-B5C7-416A-BAFE-EBBA675EB480}">
      <dsp:nvSpPr>
        <dsp:cNvPr id="0" name=""/>
        <dsp:cNvSpPr/>
      </dsp:nvSpPr>
      <dsp:spPr>
        <a:xfrm>
          <a:off x="2581691" y="571057"/>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0FAB0A-2691-424A-8A7D-30D24EA11619}">
      <dsp:nvSpPr>
        <dsp:cNvPr id="0" name=""/>
        <dsp:cNvSpPr/>
      </dsp:nvSpPr>
      <dsp:spPr>
        <a:xfrm rot="5400000">
          <a:off x="1674618" y="652723"/>
          <a:ext cx="988498" cy="824448"/>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25C1DC-7FD2-4A23-8260-69A064FDA18E}">
      <dsp:nvSpPr>
        <dsp:cNvPr id="0" name=""/>
        <dsp:cNvSpPr/>
      </dsp:nvSpPr>
      <dsp:spPr>
        <a:xfrm>
          <a:off x="2806541" y="748059"/>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GREEN BELT</a:t>
          </a:r>
        </a:p>
      </dsp:txBody>
      <dsp:txXfrm>
        <a:off x="2806541" y="748059"/>
        <a:ext cx="899398" cy="317547"/>
      </dsp:txXfrm>
    </dsp:sp>
    <dsp:sp modelId="{BDE77ED8-4D87-47FC-B0B9-7243AEAA8383}">
      <dsp:nvSpPr>
        <dsp:cNvPr id="0" name=""/>
        <dsp:cNvSpPr/>
      </dsp:nvSpPr>
      <dsp:spPr>
        <a:xfrm>
          <a:off x="2581691" y="906833"/>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B0CEA75-7CCA-4EA6-8E4A-BAE1BF76B9B5}">
      <dsp:nvSpPr>
        <dsp:cNvPr id="0" name=""/>
        <dsp:cNvSpPr/>
      </dsp:nvSpPr>
      <dsp:spPr>
        <a:xfrm rot="5400000">
          <a:off x="1845684" y="950304"/>
          <a:ext cx="779478" cy="692536"/>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A3749E-E773-4B83-8C94-D2602EB8F943}">
      <dsp:nvSpPr>
        <dsp:cNvPr id="0" name=""/>
        <dsp:cNvSpPr/>
      </dsp:nvSpPr>
      <dsp:spPr>
        <a:xfrm>
          <a:off x="2806541" y="1076639"/>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LDRA</a:t>
          </a:r>
        </a:p>
      </dsp:txBody>
      <dsp:txXfrm>
        <a:off x="2806541" y="1076639"/>
        <a:ext cx="899398" cy="317547"/>
      </dsp:txXfrm>
    </dsp:sp>
    <dsp:sp modelId="{C6FD9F35-35D5-4A44-A6C6-46F50DA4402B}">
      <dsp:nvSpPr>
        <dsp:cNvPr id="0" name=""/>
        <dsp:cNvSpPr/>
      </dsp:nvSpPr>
      <dsp:spPr>
        <a:xfrm>
          <a:off x="2581691" y="1235413"/>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21B408-54CA-4937-A9B7-48B23D42E759}">
      <dsp:nvSpPr>
        <dsp:cNvPr id="0" name=""/>
        <dsp:cNvSpPr/>
      </dsp:nvSpPr>
      <dsp:spPr>
        <a:xfrm rot="5400000">
          <a:off x="2015970" y="1264493"/>
          <a:ext cx="594801" cy="53664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4432721-B242-4F0F-BA39-3573E9D0619E}">
      <dsp:nvSpPr>
        <dsp:cNvPr id="0" name=""/>
        <dsp:cNvSpPr/>
      </dsp:nvSpPr>
      <dsp:spPr>
        <a:xfrm>
          <a:off x="2806541" y="1395626"/>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Industrial Park, Welcome Center &amp; Airport of Tomorrow (EPC)</a:t>
          </a:r>
        </a:p>
      </dsp:txBody>
      <dsp:txXfrm>
        <a:off x="2806541" y="1395626"/>
        <a:ext cx="899398" cy="317547"/>
      </dsp:txXfrm>
    </dsp:sp>
    <dsp:sp modelId="{F1DF66B5-1E74-4A3F-991A-E33C9398497A}">
      <dsp:nvSpPr>
        <dsp:cNvPr id="0" name=""/>
        <dsp:cNvSpPr/>
      </dsp:nvSpPr>
      <dsp:spPr>
        <a:xfrm>
          <a:off x="2581691" y="1554399"/>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59DE858-E4F3-4BB3-B72E-35E8B56C8A29}">
      <dsp:nvSpPr>
        <dsp:cNvPr id="0" name=""/>
        <dsp:cNvSpPr/>
      </dsp:nvSpPr>
      <dsp:spPr>
        <a:xfrm rot="5400000">
          <a:off x="2176962" y="1569389"/>
          <a:ext cx="419719" cy="389739"/>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A5578D44024DB0BA6140CCC2F73E4F"/>
        <w:category>
          <w:name w:val="General"/>
          <w:gallery w:val="placeholder"/>
        </w:category>
        <w:types>
          <w:type w:val="bbPlcHdr"/>
        </w:types>
        <w:behaviors>
          <w:behavior w:val="content"/>
        </w:behaviors>
        <w:guid w:val="{E7340E39-585B-4647-82C0-17B6A5078EBF}"/>
      </w:docPartPr>
      <w:docPartBody>
        <w:p w:rsidR="00E81A86" w:rsidRDefault="00E81A86">
          <w:pPr>
            <w:pStyle w:val="55A5578D44024DB0BA6140CCC2F73E4F"/>
          </w:pPr>
          <w:r>
            <w:rPr>
              <w:rFonts w:asciiTheme="majorHAnsi" w:eastAsiaTheme="majorEastAsia" w:hAnsiTheme="majorHAnsi" w:cstheme="majorBidi"/>
              <w:caps/>
              <w:color w:val="4472C4" w:themeColor="accent1"/>
              <w:sz w:val="80"/>
              <w:szCs w:val="80"/>
            </w:rPr>
            <w:t>[Document title]</w:t>
          </w:r>
        </w:p>
      </w:docPartBody>
    </w:docPart>
    <w:docPart>
      <w:docPartPr>
        <w:name w:val="FE3FADF8A6294577989B259C0BA22769"/>
        <w:category>
          <w:name w:val="General"/>
          <w:gallery w:val="placeholder"/>
        </w:category>
        <w:types>
          <w:type w:val="bbPlcHdr"/>
        </w:types>
        <w:behaviors>
          <w:behavior w:val="content"/>
        </w:behaviors>
        <w:guid w:val="{0F521423-A847-46C1-B9C2-4C4B7F2D8C47}"/>
      </w:docPartPr>
      <w:docPartBody>
        <w:p w:rsidR="00E81A86" w:rsidRDefault="00E81A86">
          <w:pPr>
            <w:pStyle w:val="FE3FADF8A6294577989B259C0BA2276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LT Pro Book">
    <w:altName w:val="Segoe UI"/>
    <w:panose1 w:val="020B0502020204020303"/>
    <w:charset w:val="00"/>
    <w:family w:val="swiss"/>
    <w:notTrueType/>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utura LT Pro Light">
    <w:altName w:val="Segoe UI Semilight"/>
    <w:panose1 w:val="020B0402020204020303"/>
    <w:charset w:val="00"/>
    <w:family w:val="swiss"/>
    <w:notTrueType/>
    <w:pitch w:val="variable"/>
    <w:sig w:usb0="800000AF" w:usb1="5000204A" w:usb2="00000000" w:usb3="00000000" w:csb0="0000009B" w:csb1="00000000"/>
  </w:font>
  <w:font w:name="SimHei">
    <w:altName w:val="黑体"/>
    <w:panose1 w:val="02010609060101010101"/>
    <w:charset w:val="86"/>
    <w:family w:val="modern"/>
    <w:pitch w:val="fixed"/>
    <w:sig w:usb0="800002BF" w:usb1="38CF7CFA" w:usb2="00000016" w:usb3="00000000" w:csb0="00040001" w:csb1="00000000"/>
  </w:font>
  <w:font w:name="Lithos Pro Regular">
    <w:panose1 w:val="04020505030E02020A04"/>
    <w:charset w:val="00"/>
    <w:family w:val="decorative"/>
    <w:notTrueType/>
    <w:pitch w:val="variable"/>
    <w:sig w:usb0="800000AF" w:usb1="5000204B" w:usb2="00000000" w:usb3="00000000" w:csb0="0000009B" w:csb1="00000000"/>
  </w:font>
  <w:font w:name="Futura LT Pro XBold">
    <w:altName w:val="Franklin Gothic Heavy"/>
    <w:panose1 w:val="020B0903020204020204"/>
    <w:charset w:val="00"/>
    <w:family w:val="swiss"/>
    <w:notTrueType/>
    <w:pitch w:val="variable"/>
    <w:sig w:usb0="800000AF" w:usb1="5000204A" w:usb2="00000000" w:usb3="00000000" w:csb0="0000009B" w:csb1="00000000"/>
  </w:font>
  <w:font w:name="Inter">
    <w:altName w:val="Cambria Math"/>
    <w:charset w:val="00"/>
    <w:family w:val="modern"/>
    <w:pitch w:val="default"/>
    <w:sig w:usb0="00000000" w:usb1="00000000" w:usb2="00000021" w:usb3="00000000" w:csb0="0000019F" w:csb1="00000000"/>
  </w:font>
  <w:font w:name="Iosevka Heavy">
    <w:altName w:val="Segoe Print"/>
    <w:charset w:val="00"/>
    <w:family w:val="modern"/>
    <w:pitch w:val="default"/>
    <w:sig w:usb0="00000000" w:usb1="00000000" w:usb2="02040020" w:usb3="00000000" w:csb0="0000011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649"/>
    <w:rsid w:val="00052CC2"/>
    <w:rsid w:val="00053FA5"/>
    <w:rsid w:val="00057213"/>
    <w:rsid w:val="0006559E"/>
    <w:rsid w:val="00096DB2"/>
    <w:rsid w:val="00115C04"/>
    <w:rsid w:val="00136DA9"/>
    <w:rsid w:val="00191CCB"/>
    <w:rsid w:val="00193FE0"/>
    <w:rsid w:val="001E4FBF"/>
    <w:rsid w:val="00201014"/>
    <w:rsid w:val="00286469"/>
    <w:rsid w:val="00286E0E"/>
    <w:rsid w:val="002928A9"/>
    <w:rsid w:val="002979BF"/>
    <w:rsid w:val="003813B5"/>
    <w:rsid w:val="003B347F"/>
    <w:rsid w:val="003D218F"/>
    <w:rsid w:val="003E3180"/>
    <w:rsid w:val="003E5B4B"/>
    <w:rsid w:val="003F021C"/>
    <w:rsid w:val="003F4A18"/>
    <w:rsid w:val="00406A48"/>
    <w:rsid w:val="00416D96"/>
    <w:rsid w:val="004172CD"/>
    <w:rsid w:val="0048605F"/>
    <w:rsid w:val="004A32E3"/>
    <w:rsid w:val="004C455A"/>
    <w:rsid w:val="005828DB"/>
    <w:rsid w:val="005F499C"/>
    <w:rsid w:val="00633724"/>
    <w:rsid w:val="00660191"/>
    <w:rsid w:val="00683180"/>
    <w:rsid w:val="006B16C8"/>
    <w:rsid w:val="006E57FC"/>
    <w:rsid w:val="007807F4"/>
    <w:rsid w:val="00781311"/>
    <w:rsid w:val="007A3AB5"/>
    <w:rsid w:val="007B02F0"/>
    <w:rsid w:val="007B6E52"/>
    <w:rsid w:val="007F13B2"/>
    <w:rsid w:val="007F4DD7"/>
    <w:rsid w:val="007F524E"/>
    <w:rsid w:val="00832B5C"/>
    <w:rsid w:val="00840ACF"/>
    <w:rsid w:val="008514C2"/>
    <w:rsid w:val="008F49AE"/>
    <w:rsid w:val="00911A89"/>
    <w:rsid w:val="00937695"/>
    <w:rsid w:val="009519A3"/>
    <w:rsid w:val="00973348"/>
    <w:rsid w:val="0098232C"/>
    <w:rsid w:val="00997F4C"/>
    <w:rsid w:val="009B4540"/>
    <w:rsid w:val="009C4EC9"/>
    <w:rsid w:val="00A02860"/>
    <w:rsid w:val="00A12405"/>
    <w:rsid w:val="00A725CD"/>
    <w:rsid w:val="00A85BFE"/>
    <w:rsid w:val="00AA458D"/>
    <w:rsid w:val="00AB20FA"/>
    <w:rsid w:val="00AB419B"/>
    <w:rsid w:val="00AD6CB5"/>
    <w:rsid w:val="00BD62B6"/>
    <w:rsid w:val="00C073E8"/>
    <w:rsid w:val="00CA6520"/>
    <w:rsid w:val="00CA7C77"/>
    <w:rsid w:val="00CE30F4"/>
    <w:rsid w:val="00CF16F5"/>
    <w:rsid w:val="00CF38F9"/>
    <w:rsid w:val="00D52595"/>
    <w:rsid w:val="00D55505"/>
    <w:rsid w:val="00DE0389"/>
    <w:rsid w:val="00E00AF5"/>
    <w:rsid w:val="00E471FC"/>
    <w:rsid w:val="00E509BB"/>
    <w:rsid w:val="00E70802"/>
    <w:rsid w:val="00E81A86"/>
    <w:rsid w:val="00EA1238"/>
    <w:rsid w:val="00EB222B"/>
    <w:rsid w:val="00EB2B15"/>
    <w:rsid w:val="00F36FD8"/>
    <w:rsid w:val="00F4378F"/>
    <w:rsid w:val="00F57EDB"/>
    <w:rsid w:val="00F83435"/>
    <w:rsid w:val="00FA18E8"/>
    <w:rsid w:val="00FB5BA9"/>
    <w:rsid w:val="00FD7649"/>
    <w:rsid w:val="00FE3AB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55A5578D44024DB0BA6140CCC2F73E4F">
    <w:name w:val="55A5578D44024DB0BA6140CCC2F73E4F"/>
    <w:qFormat/>
    <w:pPr>
      <w:spacing w:after="160" w:line="259" w:lineRule="auto"/>
    </w:pPr>
    <w:rPr>
      <w:sz w:val="22"/>
      <w:szCs w:val="22"/>
    </w:rPr>
  </w:style>
  <w:style w:type="paragraph" w:customStyle="1" w:styleId="FE3FADF8A6294577989B259C0BA22769">
    <w:name w:val="FE3FADF8A6294577989B259C0BA22769"/>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utura">
      <a:majorFont>
        <a:latin typeface="Futura LT Pro Light"/>
        <a:ea typeface=""/>
        <a:cs typeface=""/>
      </a:majorFont>
      <a:minorFont>
        <a:latin typeface="Futura LT Pro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EXPERIMENTAL PROTOTYPE COMMUNITY OF TOMORROW</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1C6DE2-7529-4869-88BB-AFB9405FCB77}">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86</Pages>
  <Words>19296</Words>
  <Characters>109988</Characters>
  <Application>Microsoft Office Word</Application>
  <DocSecurity>0</DocSecurity>
  <Lines>916</Lines>
  <Paragraphs>258</Paragraphs>
  <ScaleCrop>false</ScaleCrop>
  <HeadingPairs>
    <vt:vector size="2" baseType="variant">
      <vt:variant>
        <vt:lpstr>Title</vt:lpstr>
      </vt:variant>
      <vt:variant>
        <vt:i4>1</vt:i4>
      </vt:variant>
    </vt:vector>
  </HeadingPairs>
  <TitlesOfParts>
    <vt:vector size="1" baseType="lpstr">
      <vt:lpstr>EPCOT SAVERS</vt:lpstr>
    </vt:vector>
  </TitlesOfParts>
  <Company>CC-BY-SA SAIL-TREE DAILY NEWS</Company>
  <LinksUpToDate>false</LinksUpToDate>
  <CharactersWithSpaces>129026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EPCOT SAVERS</dc:title>
  <dc:subject>IN CELEBRATIONE MAGICALLIMA MUNDI</dc:subject>
  <dc:creator>SAIL-TREE DAILY NEWS</dc:creator>
  <cp:keywords>CC-BY-SA 4.0</cp:keywords>
  <cp:lastModifiedBy>周 偉傑</cp:lastModifiedBy>
  <cp:revision>5</cp:revision>
  <dcterms:created xsi:type="dcterms:W3CDTF">2021-10-01T15:24:00Z</dcterms:created>
  <dcterms:modified xsi:type="dcterms:W3CDTF">2021-10-01T15:59:00Z</dcterms:modified>
  <cp:category>CC-BY-SA 4.0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