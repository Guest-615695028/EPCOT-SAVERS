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1339118518"/>
      </w:sdtPr>
      <w:sdtEndPr>
        <w:rPr>
          <w:caps/>
        </w:rPr>
      </w:sdtEndPr>
      <w:sdtContent>
        <w:p w14:paraId="0366F336" w14:textId="77777777" w:rsidR="00162074" w:rsidRDefault="006E4140">
          <w:pPr>
            <w:pStyle w:val="FootnoteText"/>
            <w:spacing w:before="1540" w:after="240"/>
            <w:jc w:val="center"/>
            <w:rPr>
              <w:color w:val="4472C4" w:themeColor="accent1"/>
            </w:rPr>
          </w:pPr>
          <w:r>
            <w:rPr>
              <w:noProof/>
              <w:color w:val="4472C4" w:themeColor="accent1"/>
            </w:rPr>
            <w:drawing>
              <wp:inline distT="0" distB="0" distL="0" distR="0" wp14:anchorId="7BA7DEA4" wp14:editId="72152FAA">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55A5578D44024DB0BA6140CCC2F73E4F"/>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F8D10E5" w14:textId="77777777" w:rsidR="00162074" w:rsidRDefault="006E4140">
              <w:pPr>
                <w:pStyle w:val="FootnoteText"/>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EPCOT SAVERS</w:t>
              </w:r>
            </w:p>
          </w:sdtContent>
        </w:sdt>
        <w:sdt>
          <w:sdtPr>
            <w:rPr>
              <w:color w:val="4472C4" w:themeColor="accent1"/>
              <w:sz w:val="28"/>
              <w:szCs w:val="28"/>
            </w:rPr>
            <w:alias w:val="Subtitle"/>
            <w:id w:val="328029620"/>
            <w:placeholder>
              <w:docPart w:val="FE3FADF8A6294577989B259C0BA22769"/>
            </w:placeholder>
            <w:dataBinding w:prefixMappings="xmlns:ns0='http://purl.org/dc/elements/1.1/' xmlns:ns1='http://schemas.openxmlformats.org/package/2006/metadata/core-properties' " w:xpath="/ns1:coreProperties[1]/ns0:subject[1]" w:storeItemID="{6C3C8BC8-F283-45AE-878A-BAB7291924A1}"/>
            <w:text/>
          </w:sdtPr>
          <w:sdtEndPr/>
          <w:sdtContent>
            <w:p w14:paraId="01CDF677" w14:textId="77777777" w:rsidR="00162074" w:rsidRDefault="006E4140">
              <w:pPr>
                <w:pStyle w:val="FootnoteText"/>
                <w:jc w:val="center"/>
                <w:rPr>
                  <w:color w:val="4472C4" w:themeColor="accent1"/>
                  <w:sz w:val="28"/>
                  <w:szCs w:val="28"/>
                </w:rPr>
              </w:pPr>
              <w:r>
                <w:rPr>
                  <w:color w:val="4472C4" w:themeColor="accent1"/>
                  <w:sz w:val="28"/>
                  <w:szCs w:val="28"/>
                </w:rPr>
                <w:t>IN CELEBRATIONE MAGICALLIMA MUNDI</w:t>
              </w:r>
            </w:p>
          </w:sdtContent>
        </w:sdt>
        <w:p w14:paraId="5574DB77" w14:textId="77777777" w:rsidR="00162074" w:rsidRDefault="006E4140">
          <w:pPr>
            <w:pStyle w:val="FootnoteText"/>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31D270CA" wp14:editId="713DBBBD">
                    <wp:simplePos x="0" y="0"/>
                    <wp:positionH relativeFrom="margin">
                      <wp:align>center</wp:align>
                    </wp:positionH>
                    <mc:AlternateContent>
                      <mc:Choice Requires="wp14">
                        <wp:positionV relativeFrom="page">
                          <wp14:pctPosVOffset>85000</wp14:pctPosVOffset>
                        </wp:positionV>
                      </mc:Choice>
                      <mc:Fallback>
                        <wp:positionV relativeFrom="page">
                          <wp:posOffset>6426200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EndPr/>
                                <w:sdtContent>
                                  <w:p w14:paraId="03304A3F" w14:textId="77777777" w:rsidR="006E4140" w:rsidRDefault="006E4140">
                                    <w:pPr>
                                      <w:pStyle w:val="FootnoteText"/>
                                      <w:spacing w:after="40"/>
                                      <w:jc w:val="center"/>
                                      <w:rPr>
                                        <w:caps/>
                                        <w:color w:val="4472C4" w:themeColor="accent1"/>
                                        <w:sz w:val="28"/>
                                        <w:szCs w:val="28"/>
                                      </w:rPr>
                                    </w:pPr>
                                    <w:r>
                                      <w:rPr>
                                        <w:caps/>
                                        <w:color w:val="4472C4" w:themeColor="accent1"/>
                                        <w:sz w:val="28"/>
                                        <w:szCs w:val="28"/>
                                      </w:rPr>
                                      <w:t>October 1, 2021</w:t>
                                    </w:r>
                                  </w:p>
                                </w:sdtContent>
                              </w:sdt>
                              <w:p w14:paraId="6E9D1772" w14:textId="77777777" w:rsidR="006E4140" w:rsidRDefault="002A164E">
                                <w:pPr>
                                  <w:pStyle w:val="FootnoteText"/>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6E4140">
                                      <w:rPr>
                                        <w:caps/>
                                        <w:color w:val="4472C4" w:themeColor="accent1"/>
                                      </w:rPr>
                                      <w:t>CC-BY-SA SAIL-TREE DAILY NEWS</w:t>
                                    </w:r>
                                  </w:sdtContent>
                                </w:sdt>
                              </w:p>
                              <w:p w14:paraId="1B9951FA" w14:textId="77777777" w:rsidR="006E4140" w:rsidRDefault="002A164E">
                                <w:pPr>
                                  <w:pStyle w:val="FootnoteText"/>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EndPr/>
                                  <w:sdtContent>
                                    <w:r w:rsidR="006E4140">
                                      <w:rPr>
                                        <w:color w:val="4472C4" w:themeColor="accent1"/>
                                      </w:rPr>
                                      <w:t>EXPERIMENTAL PROTOTYPE COMMUNITY OF TOMORROW</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31D270C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p+bZ+10CAAAc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1-10-01T00:00:00Z">
                              <w:dateFormat w:val="MMMM d, yyyy"/>
                              <w:lid w:val="en-US"/>
                              <w:storeMappedDataAs w:val="dateTime"/>
                              <w:calendar w:val="gregorian"/>
                            </w:date>
                          </w:sdtPr>
                          <w:sdtEndPr/>
                          <w:sdtContent>
                            <w:p w14:paraId="03304A3F" w14:textId="77777777" w:rsidR="006E4140" w:rsidRDefault="006E4140">
                              <w:pPr>
                                <w:pStyle w:val="FootnoteText"/>
                                <w:spacing w:after="40"/>
                                <w:jc w:val="center"/>
                                <w:rPr>
                                  <w:caps/>
                                  <w:color w:val="4472C4" w:themeColor="accent1"/>
                                  <w:sz w:val="28"/>
                                  <w:szCs w:val="28"/>
                                </w:rPr>
                              </w:pPr>
                              <w:r>
                                <w:rPr>
                                  <w:caps/>
                                  <w:color w:val="4472C4" w:themeColor="accent1"/>
                                  <w:sz w:val="28"/>
                                  <w:szCs w:val="28"/>
                                </w:rPr>
                                <w:t>October 1, 2021</w:t>
                              </w:r>
                            </w:p>
                          </w:sdtContent>
                        </w:sdt>
                        <w:p w14:paraId="6E9D1772" w14:textId="77777777" w:rsidR="006E4140" w:rsidRDefault="002A164E">
                          <w:pPr>
                            <w:pStyle w:val="FootnoteText"/>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EndPr/>
                            <w:sdtContent>
                              <w:r w:rsidR="006E4140">
                                <w:rPr>
                                  <w:caps/>
                                  <w:color w:val="4472C4" w:themeColor="accent1"/>
                                </w:rPr>
                                <w:t>CC-BY-SA SAIL-TREE DAILY NEWS</w:t>
                              </w:r>
                            </w:sdtContent>
                          </w:sdt>
                        </w:p>
                        <w:p w14:paraId="1B9951FA" w14:textId="77777777" w:rsidR="006E4140" w:rsidRDefault="002A164E">
                          <w:pPr>
                            <w:pStyle w:val="FootnoteText"/>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EndPr/>
                            <w:sdtContent>
                              <w:r w:rsidR="006E4140">
                                <w:rPr>
                                  <w:color w:val="4472C4" w:themeColor="accent1"/>
                                </w:rPr>
                                <w:t>EXPERIMENTAL PROTOTYPE COMMUNITY OF TOMORROW</w:t>
                              </w:r>
                            </w:sdtContent>
                          </w:sdt>
                        </w:p>
                      </w:txbxContent>
                    </v:textbox>
                    <w10:wrap anchorx="margin" anchory="page"/>
                  </v:shape>
                </w:pict>
              </mc:Fallback>
            </mc:AlternateContent>
          </w:r>
          <w:r>
            <w:rPr>
              <w:noProof/>
              <w:color w:val="4472C4" w:themeColor="accent1"/>
            </w:rPr>
            <w:drawing>
              <wp:inline distT="0" distB="0" distL="0" distR="0" wp14:anchorId="68583100" wp14:editId="1A5CCA35">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F1452D3" w14:textId="77777777" w:rsidR="00162074" w:rsidRDefault="006E4140">
          <w:pPr>
            <w:widowControl/>
            <w:spacing w:after="160" w:line="300" w:lineRule="auto"/>
            <w:jc w:val="left"/>
            <w:rPr>
              <w:color w:val="4472C4" w:themeColor="accent1"/>
            </w:rPr>
          </w:pPr>
          <w:r>
            <w:rPr>
              <w:caps/>
              <w:color w:val="4472C4" w:themeColor="accent1"/>
            </w:rPr>
            <w:br w:type="page"/>
          </w:r>
        </w:p>
      </w:sdtContent>
    </w:sdt>
    <w:p w14:paraId="49BA5D64" w14:textId="77777777" w:rsidR="00162074" w:rsidRDefault="006E4140">
      <w:pPr>
        <w:pStyle w:val="EndnoteTextChar"/>
      </w:pPr>
      <w:r>
        <w:lastRenderedPageBreak/>
        <w:t>EPCOT SAVERS</w:t>
      </w:r>
    </w:p>
    <w:p w14:paraId="0D9D9F2C" w14:textId="77777777" w:rsidR="00162074" w:rsidRDefault="006E4140">
      <w:pPr>
        <w:pStyle w:val="CommentTextChar"/>
      </w:pPr>
      <w:r>
        <w:t>DELIBERAMVS GRATITVDINEM SINCERISSIMVM</w:t>
      </w:r>
    </w:p>
    <w:p w14:paraId="72F0064A" w14:textId="77777777" w:rsidR="00162074" w:rsidRDefault="006E4140">
      <w:pPr>
        <w:pStyle w:val="CommentTextChar"/>
      </w:pPr>
      <w:r>
        <w:t>POPVLIS OMNIBVS TERR</w:t>
      </w:r>
      <w:r>
        <w:rPr>
          <w:rFonts w:hint="eastAsia"/>
        </w:rPr>
        <w:t>AE</w:t>
      </w:r>
      <w:r>
        <w:br/>
      </w:r>
      <w:r>
        <w:rPr>
          <w:noProof/>
        </w:rPr>
        <w:drawing>
          <wp:inline distT="0" distB="0" distL="0" distR="0" wp14:anchorId="74C61ABC" wp14:editId="6EFC8313">
            <wp:extent cx="3048000" cy="304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3048000" cy="3048000"/>
                    </a:xfrm>
                    <a:prstGeom prst="rect">
                      <a:avLst/>
                    </a:prstGeom>
                  </pic:spPr>
                </pic:pic>
              </a:graphicData>
            </a:graphic>
          </wp:inline>
        </w:drawing>
      </w:r>
      <w:r>
        <w:br w:type="page"/>
      </w:r>
    </w:p>
    <w:sdt>
      <w:sdtPr>
        <w:rPr>
          <w:sz w:val="21"/>
          <w:szCs w:val="21"/>
        </w:rPr>
        <w:id w:val="1237507603"/>
        <w:docPartObj>
          <w:docPartGallery w:val="Table of Contents"/>
          <w:docPartUnique/>
        </w:docPartObj>
      </w:sdtPr>
      <w:sdtEndPr>
        <w:rPr>
          <w:iCs w:val="0"/>
        </w:rPr>
      </w:sdtEndPr>
      <w:sdtContent>
        <w:p w14:paraId="7D2E44A2" w14:textId="77777777" w:rsidR="00162074" w:rsidRDefault="006E4140" w:rsidP="00021E86">
          <w:pPr>
            <w:pStyle w:val="TOC9"/>
          </w:pPr>
          <w:r>
            <w:t>Table of Contents</w:t>
          </w:r>
        </w:p>
        <w:p w14:paraId="09E68E6E" w14:textId="3A5AACCC" w:rsidR="008428D1" w:rsidRDefault="006E4140">
          <w:pPr>
            <w:pStyle w:val="Caption"/>
            <w:tabs>
              <w:tab w:val="right" w:leader="dot" w:pos="6941"/>
            </w:tabs>
            <w:rPr>
              <w:b w:val="0"/>
              <w:bCs w:val="0"/>
              <w:iCs/>
              <w:caps/>
              <w:noProof/>
              <w:sz w:val="22"/>
              <w:szCs w:val="22"/>
            </w:rPr>
          </w:pPr>
          <w:r>
            <w:rPr>
              <w:iCs/>
              <w:caps/>
            </w:rPr>
            <w:fldChar w:fldCharType="begin"/>
          </w:r>
          <w:r>
            <w:instrText xml:space="preserve"> TOC \o "1-3" \h \z \u </w:instrText>
          </w:r>
          <w:r>
            <w:rPr>
              <w:iCs/>
              <w:caps/>
            </w:rPr>
            <w:fldChar w:fldCharType="separate"/>
          </w:r>
          <w:hyperlink w:anchor="_Toc84106656" w:history="1">
            <w:r w:rsidR="008428D1" w:rsidRPr="00D5627F">
              <w:rPr>
                <w:rStyle w:val="TOC4"/>
                <w:noProof/>
              </w:rPr>
              <w:t>FOREWORDS</w:t>
            </w:r>
            <w:r w:rsidR="008428D1">
              <w:rPr>
                <w:noProof/>
                <w:webHidden/>
              </w:rPr>
              <w:tab/>
            </w:r>
            <w:r w:rsidR="008428D1">
              <w:rPr>
                <w:noProof/>
                <w:webHidden/>
              </w:rPr>
              <w:fldChar w:fldCharType="begin"/>
            </w:r>
            <w:r w:rsidR="008428D1">
              <w:rPr>
                <w:noProof/>
                <w:webHidden/>
              </w:rPr>
              <w:instrText xml:space="preserve"> PAGEREF _Toc84106656 \h </w:instrText>
            </w:r>
            <w:r w:rsidR="008428D1">
              <w:rPr>
                <w:noProof/>
                <w:webHidden/>
              </w:rPr>
            </w:r>
            <w:r w:rsidR="008428D1">
              <w:rPr>
                <w:noProof/>
                <w:webHidden/>
              </w:rPr>
              <w:fldChar w:fldCharType="separate"/>
            </w:r>
            <w:r w:rsidR="008428D1">
              <w:rPr>
                <w:noProof/>
                <w:webHidden/>
              </w:rPr>
              <w:t>1</w:t>
            </w:r>
            <w:r w:rsidR="008428D1">
              <w:rPr>
                <w:noProof/>
                <w:webHidden/>
              </w:rPr>
              <w:fldChar w:fldCharType="end"/>
            </w:r>
          </w:hyperlink>
        </w:p>
        <w:p w14:paraId="6CF2C1D6" w14:textId="34BBC163" w:rsidR="008428D1" w:rsidRDefault="008428D1">
          <w:pPr>
            <w:pStyle w:val="Caption"/>
            <w:tabs>
              <w:tab w:val="right" w:leader="dot" w:pos="6941"/>
            </w:tabs>
            <w:rPr>
              <w:b w:val="0"/>
              <w:bCs w:val="0"/>
              <w:iCs/>
              <w:caps/>
              <w:noProof/>
              <w:sz w:val="22"/>
              <w:szCs w:val="22"/>
            </w:rPr>
          </w:pPr>
          <w:hyperlink w:anchor="_Toc84106657" w:history="1">
            <w:r w:rsidRPr="00D5627F">
              <w:rPr>
                <w:rStyle w:val="TOC4"/>
                <w:noProof/>
              </w:rPr>
              <w:t>LOCATIONS</w:t>
            </w:r>
            <w:r>
              <w:rPr>
                <w:noProof/>
                <w:webHidden/>
              </w:rPr>
              <w:tab/>
            </w:r>
            <w:r>
              <w:rPr>
                <w:noProof/>
                <w:webHidden/>
              </w:rPr>
              <w:fldChar w:fldCharType="begin"/>
            </w:r>
            <w:r>
              <w:rPr>
                <w:noProof/>
                <w:webHidden/>
              </w:rPr>
              <w:instrText xml:space="preserve"> PAGEREF _Toc84106657 \h </w:instrText>
            </w:r>
            <w:r>
              <w:rPr>
                <w:noProof/>
                <w:webHidden/>
              </w:rPr>
            </w:r>
            <w:r>
              <w:rPr>
                <w:noProof/>
                <w:webHidden/>
              </w:rPr>
              <w:fldChar w:fldCharType="separate"/>
            </w:r>
            <w:r>
              <w:rPr>
                <w:noProof/>
                <w:webHidden/>
              </w:rPr>
              <w:t>4</w:t>
            </w:r>
            <w:r>
              <w:rPr>
                <w:noProof/>
                <w:webHidden/>
              </w:rPr>
              <w:fldChar w:fldCharType="end"/>
            </w:r>
          </w:hyperlink>
        </w:p>
        <w:p w14:paraId="38033191" w14:textId="039ADB08" w:rsidR="008428D1" w:rsidRDefault="008428D1">
          <w:pPr>
            <w:pStyle w:val="Caption"/>
            <w:tabs>
              <w:tab w:val="right" w:leader="dot" w:pos="6941"/>
            </w:tabs>
            <w:rPr>
              <w:b w:val="0"/>
              <w:bCs w:val="0"/>
              <w:iCs/>
              <w:caps/>
              <w:noProof/>
              <w:sz w:val="22"/>
              <w:szCs w:val="22"/>
            </w:rPr>
          </w:pPr>
          <w:hyperlink w:anchor="_Toc84106658" w:history="1">
            <w:r w:rsidRPr="00D5627F">
              <w:rPr>
                <w:rStyle w:val="TOC4"/>
                <w:noProof/>
              </w:rPr>
              <w:t>CHARACTERS</w:t>
            </w:r>
            <w:r>
              <w:rPr>
                <w:noProof/>
                <w:webHidden/>
              </w:rPr>
              <w:tab/>
            </w:r>
            <w:r>
              <w:rPr>
                <w:noProof/>
                <w:webHidden/>
              </w:rPr>
              <w:fldChar w:fldCharType="begin"/>
            </w:r>
            <w:r>
              <w:rPr>
                <w:noProof/>
                <w:webHidden/>
              </w:rPr>
              <w:instrText xml:space="preserve"> PAGEREF _Toc84106658 \h </w:instrText>
            </w:r>
            <w:r>
              <w:rPr>
                <w:noProof/>
                <w:webHidden/>
              </w:rPr>
            </w:r>
            <w:r>
              <w:rPr>
                <w:noProof/>
                <w:webHidden/>
              </w:rPr>
              <w:fldChar w:fldCharType="separate"/>
            </w:r>
            <w:r>
              <w:rPr>
                <w:noProof/>
                <w:webHidden/>
              </w:rPr>
              <w:t>6</w:t>
            </w:r>
            <w:r>
              <w:rPr>
                <w:noProof/>
                <w:webHidden/>
              </w:rPr>
              <w:fldChar w:fldCharType="end"/>
            </w:r>
          </w:hyperlink>
        </w:p>
        <w:p w14:paraId="6D916735" w14:textId="2368BED2" w:rsidR="008428D1" w:rsidRDefault="008428D1">
          <w:pPr>
            <w:pStyle w:val="Caption"/>
            <w:tabs>
              <w:tab w:val="right" w:leader="dot" w:pos="6941"/>
            </w:tabs>
            <w:rPr>
              <w:b w:val="0"/>
              <w:bCs w:val="0"/>
              <w:iCs/>
              <w:caps/>
              <w:noProof/>
              <w:sz w:val="22"/>
              <w:szCs w:val="22"/>
            </w:rPr>
          </w:pPr>
          <w:hyperlink w:anchor="_Toc84106659" w:history="1">
            <w:r w:rsidRPr="00D5627F">
              <w:rPr>
                <w:rStyle w:val="TOC4"/>
                <w:noProof/>
              </w:rPr>
              <w:t>PROLOG</w:t>
            </w:r>
            <w:r>
              <w:rPr>
                <w:noProof/>
                <w:webHidden/>
              </w:rPr>
              <w:tab/>
            </w:r>
            <w:r>
              <w:rPr>
                <w:noProof/>
                <w:webHidden/>
              </w:rPr>
              <w:fldChar w:fldCharType="begin"/>
            </w:r>
            <w:r>
              <w:rPr>
                <w:noProof/>
                <w:webHidden/>
              </w:rPr>
              <w:instrText xml:space="preserve"> PAGEREF _Toc84106659 \h </w:instrText>
            </w:r>
            <w:r>
              <w:rPr>
                <w:noProof/>
                <w:webHidden/>
              </w:rPr>
            </w:r>
            <w:r>
              <w:rPr>
                <w:noProof/>
                <w:webHidden/>
              </w:rPr>
              <w:fldChar w:fldCharType="separate"/>
            </w:r>
            <w:r>
              <w:rPr>
                <w:noProof/>
                <w:webHidden/>
              </w:rPr>
              <w:t>7</w:t>
            </w:r>
            <w:r>
              <w:rPr>
                <w:noProof/>
                <w:webHidden/>
              </w:rPr>
              <w:fldChar w:fldCharType="end"/>
            </w:r>
          </w:hyperlink>
        </w:p>
        <w:p w14:paraId="7E314CCB" w14:textId="7FD53FA9" w:rsidR="008428D1" w:rsidRDefault="008428D1">
          <w:pPr>
            <w:pStyle w:val="Caption"/>
            <w:tabs>
              <w:tab w:val="right" w:leader="dot" w:pos="6941"/>
            </w:tabs>
            <w:rPr>
              <w:b w:val="0"/>
              <w:bCs w:val="0"/>
              <w:iCs/>
              <w:caps/>
              <w:noProof/>
              <w:sz w:val="22"/>
              <w:szCs w:val="22"/>
            </w:rPr>
          </w:pPr>
          <w:hyperlink w:anchor="_Toc84106660" w:history="1">
            <w:r w:rsidRPr="00D5627F">
              <w:rPr>
                <w:rStyle w:val="TOC4"/>
                <w:noProof/>
              </w:rPr>
              <w:t>Part 1. Dusk</w:t>
            </w:r>
            <w:r>
              <w:rPr>
                <w:noProof/>
                <w:webHidden/>
              </w:rPr>
              <w:tab/>
            </w:r>
            <w:r>
              <w:rPr>
                <w:noProof/>
                <w:webHidden/>
              </w:rPr>
              <w:fldChar w:fldCharType="begin"/>
            </w:r>
            <w:r>
              <w:rPr>
                <w:noProof/>
                <w:webHidden/>
              </w:rPr>
              <w:instrText xml:space="preserve"> PAGEREF _Toc84106660 \h </w:instrText>
            </w:r>
            <w:r>
              <w:rPr>
                <w:noProof/>
                <w:webHidden/>
              </w:rPr>
            </w:r>
            <w:r>
              <w:rPr>
                <w:noProof/>
                <w:webHidden/>
              </w:rPr>
              <w:fldChar w:fldCharType="separate"/>
            </w:r>
            <w:r>
              <w:rPr>
                <w:noProof/>
                <w:webHidden/>
              </w:rPr>
              <w:t>8</w:t>
            </w:r>
            <w:r>
              <w:rPr>
                <w:noProof/>
                <w:webHidden/>
              </w:rPr>
              <w:fldChar w:fldCharType="end"/>
            </w:r>
          </w:hyperlink>
        </w:p>
        <w:p w14:paraId="445C015B" w14:textId="51D12983" w:rsidR="008428D1" w:rsidRDefault="008428D1">
          <w:pPr>
            <w:pStyle w:val="TOC8"/>
            <w:tabs>
              <w:tab w:val="right" w:leader="dot" w:pos="6941"/>
            </w:tabs>
            <w:rPr>
              <w:iCs w:val="0"/>
              <w:smallCaps/>
              <w:noProof/>
              <w:sz w:val="22"/>
              <w:szCs w:val="22"/>
            </w:rPr>
          </w:pPr>
          <w:hyperlink w:anchor="_Toc84106661" w:history="1">
            <w:r w:rsidRPr="00D5627F">
              <w:rPr>
                <w:rStyle w:val="TOC4"/>
                <w:noProof/>
              </w:rPr>
              <w:t>Scene I</w:t>
            </w:r>
            <w:r>
              <w:rPr>
                <w:noProof/>
                <w:webHidden/>
              </w:rPr>
              <w:tab/>
            </w:r>
            <w:r>
              <w:rPr>
                <w:noProof/>
                <w:webHidden/>
              </w:rPr>
              <w:fldChar w:fldCharType="begin"/>
            </w:r>
            <w:r>
              <w:rPr>
                <w:noProof/>
                <w:webHidden/>
              </w:rPr>
              <w:instrText xml:space="preserve"> PAGEREF _Toc84106661 \h </w:instrText>
            </w:r>
            <w:r>
              <w:rPr>
                <w:noProof/>
                <w:webHidden/>
              </w:rPr>
            </w:r>
            <w:r>
              <w:rPr>
                <w:noProof/>
                <w:webHidden/>
              </w:rPr>
              <w:fldChar w:fldCharType="separate"/>
            </w:r>
            <w:r>
              <w:rPr>
                <w:noProof/>
                <w:webHidden/>
              </w:rPr>
              <w:t>8</w:t>
            </w:r>
            <w:r>
              <w:rPr>
                <w:noProof/>
                <w:webHidden/>
              </w:rPr>
              <w:fldChar w:fldCharType="end"/>
            </w:r>
          </w:hyperlink>
        </w:p>
        <w:p w14:paraId="18ACD268" w14:textId="00A47049" w:rsidR="008428D1" w:rsidRDefault="008428D1">
          <w:pPr>
            <w:pStyle w:val="TOC8"/>
            <w:tabs>
              <w:tab w:val="right" w:leader="dot" w:pos="6941"/>
            </w:tabs>
            <w:rPr>
              <w:iCs w:val="0"/>
              <w:smallCaps/>
              <w:noProof/>
              <w:sz w:val="22"/>
              <w:szCs w:val="22"/>
            </w:rPr>
          </w:pPr>
          <w:hyperlink w:anchor="_Toc84106662" w:history="1">
            <w:r w:rsidRPr="00D5627F">
              <w:rPr>
                <w:rStyle w:val="TOC4"/>
                <w:noProof/>
              </w:rPr>
              <w:t>Scene II</w:t>
            </w:r>
            <w:r>
              <w:rPr>
                <w:noProof/>
                <w:webHidden/>
              </w:rPr>
              <w:tab/>
            </w:r>
            <w:r>
              <w:rPr>
                <w:noProof/>
                <w:webHidden/>
              </w:rPr>
              <w:fldChar w:fldCharType="begin"/>
            </w:r>
            <w:r>
              <w:rPr>
                <w:noProof/>
                <w:webHidden/>
              </w:rPr>
              <w:instrText xml:space="preserve"> PAGEREF _Toc84106662 \h </w:instrText>
            </w:r>
            <w:r>
              <w:rPr>
                <w:noProof/>
                <w:webHidden/>
              </w:rPr>
            </w:r>
            <w:r>
              <w:rPr>
                <w:noProof/>
                <w:webHidden/>
              </w:rPr>
              <w:fldChar w:fldCharType="separate"/>
            </w:r>
            <w:r>
              <w:rPr>
                <w:noProof/>
                <w:webHidden/>
              </w:rPr>
              <w:t>8</w:t>
            </w:r>
            <w:r>
              <w:rPr>
                <w:noProof/>
                <w:webHidden/>
              </w:rPr>
              <w:fldChar w:fldCharType="end"/>
            </w:r>
          </w:hyperlink>
        </w:p>
        <w:p w14:paraId="3910AB29" w14:textId="4FE911B4" w:rsidR="008428D1" w:rsidRDefault="008428D1">
          <w:pPr>
            <w:pStyle w:val="TOC8"/>
            <w:tabs>
              <w:tab w:val="right" w:leader="dot" w:pos="6941"/>
            </w:tabs>
            <w:rPr>
              <w:iCs w:val="0"/>
              <w:smallCaps/>
              <w:noProof/>
              <w:sz w:val="22"/>
              <w:szCs w:val="22"/>
            </w:rPr>
          </w:pPr>
          <w:hyperlink w:anchor="_Toc84106663" w:history="1">
            <w:r w:rsidRPr="00D5627F">
              <w:rPr>
                <w:rStyle w:val="TOC4"/>
                <w:noProof/>
              </w:rPr>
              <w:t>Scene III</w:t>
            </w:r>
            <w:r>
              <w:rPr>
                <w:noProof/>
                <w:webHidden/>
              </w:rPr>
              <w:tab/>
            </w:r>
            <w:r>
              <w:rPr>
                <w:noProof/>
                <w:webHidden/>
              </w:rPr>
              <w:fldChar w:fldCharType="begin"/>
            </w:r>
            <w:r>
              <w:rPr>
                <w:noProof/>
                <w:webHidden/>
              </w:rPr>
              <w:instrText xml:space="preserve"> PAGEREF _Toc84106663 \h </w:instrText>
            </w:r>
            <w:r>
              <w:rPr>
                <w:noProof/>
                <w:webHidden/>
              </w:rPr>
            </w:r>
            <w:r>
              <w:rPr>
                <w:noProof/>
                <w:webHidden/>
              </w:rPr>
              <w:fldChar w:fldCharType="separate"/>
            </w:r>
            <w:r>
              <w:rPr>
                <w:noProof/>
                <w:webHidden/>
              </w:rPr>
              <w:t>9</w:t>
            </w:r>
            <w:r>
              <w:rPr>
                <w:noProof/>
                <w:webHidden/>
              </w:rPr>
              <w:fldChar w:fldCharType="end"/>
            </w:r>
          </w:hyperlink>
        </w:p>
        <w:p w14:paraId="4F831365" w14:textId="32B8A94D" w:rsidR="008428D1" w:rsidRDefault="008428D1">
          <w:pPr>
            <w:pStyle w:val="TOC8"/>
            <w:tabs>
              <w:tab w:val="right" w:leader="dot" w:pos="6941"/>
            </w:tabs>
            <w:rPr>
              <w:iCs w:val="0"/>
              <w:smallCaps/>
              <w:noProof/>
              <w:sz w:val="22"/>
              <w:szCs w:val="22"/>
            </w:rPr>
          </w:pPr>
          <w:hyperlink w:anchor="_Toc84106664" w:history="1">
            <w:r w:rsidRPr="00D5627F">
              <w:rPr>
                <w:rStyle w:val="TOC4"/>
                <w:noProof/>
              </w:rPr>
              <w:t>Scene IV</w:t>
            </w:r>
            <w:r>
              <w:rPr>
                <w:noProof/>
                <w:webHidden/>
              </w:rPr>
              <w:tab/>
            </w:r>
            <w:r>
              <w:rPr>
                <w:noProof/>
                <w:webHidden/>
              </w:rPr>
              <w:fldChar w:fldCharType="begin"/>
            </w:r>
            <w:r>
              <w:rPr>
                <w:noProof/>
                <w:webHidden/>
              </w:rPr>
              <w:instrText xml:space="preserve"> PAGEREF _Toc84106664 \h </w:instrText>
            </w:r>
            <w:r>
              <w:rPr>
                <w:noProof/>
                <w:webHidden/>
              </w:rPr>
            </w:r>
            <w:r>
              <w:rPr>
                <w:noProof/>
                <w:webHidden/>
              </w:rPr>
              <w:fldChar w:fldCharType="separate"/>
            </w:r>
            <w:r>
              <w:rPr>
                <w:noProof/>
                <w:webHidden/>
              </w:rPr>
              <w:t>9</w:t>
            </w:r>
            <w:r>
              <w:rPr>
                <w:noProof/>
                <w:webHidden/>
              </w:rPr>
              <w:fldChar w:fldCharType="end"/>
            </w:r>
          </w:hyperlink>
        </w:p>
        <w:p w14:paraId="728BD8D0" w14:textId="2AF46126" w:rsidR="008428D1" w:rsidRDefault="008428D1">
          <w:pPr>
            <w:pStyle w:val="TOC8"/>
            <w:tabs>
              <w:tab w:val="right" w:leader="dot" w:pos="6941"/>
            </w:tabs>
            <w:rPr>
              <w:iCs w:val="0"/>
              <w:smallCaps/>
              <w:noProof/>
              <w:sz w:val="22"/>
              <w:szCs w:val="22"/>
            </w:rPr>
          </w:pPr>
          <w:hyperlink w:anchor="_Toc84106665" w:history="1">
            <w:r w:rsidRPr="00D5627F">
              <w:rPr>
                <w:rStyle w:val="TOC4"/>
                <w:noProof/>
              </w:rPr>
              <w:t>Scene V</w:t>
            </w:r>
            <w:r>
              <w:rPr>
                <w:noProof/>
                <w:webHidden/>
              </w:rPr>
              <w:tab/>
            </w:r>
            <w:r>
              <w:rPr>
                <w:noProof/>
                <w:webHidden/>
              </w:rPr>
              <w:fldChar w:fldCharType="begin"/>
            </w:r>
            <w:r>
              <w:rPr>
                <w:noProof/>
                <w:webHidden/>
              </w:rPr>
              <w:instrText xml:space="preserve"> PAGEREF _Toc84106665 \h </w:instrText>
            </w:r>
            <w:r>
              <w:rPr>
                <w:noProof/>
                <w:webHidden/>
              </w:rPr>
            </w:r>
            <w:r>
              <w:rPr>
                <w:noProof/>
                <w:webHidden/>
              </w:rPr>
              <w:fldChar w:fldCharType="separate"/>
            </w:r>
            <w:r>
              <w:rPr>
                <w:noProof/>
                <w:webHidden/>
              </w:rPr>
              <w:t>10</w:t>
            </w:r>
            <w:r>
              <w:rPr>
                <w:noProof/>
                <w:webHidden/>
              </w:rPr>
              <w:fldChar w:fldCharType="end"/>
            </w:r>
          </w:hyperlink>
        </w:p>
        <w:p w14:paraId="7A099C92" w14:textId="0FA4053C" w:rsidR="008428D1" w:rsidRDefault="008428D1">
          <w:pPr>
            <w:pStyle w:val="TOC8"/>
            <w:tabs>
              <w:tab w:val="right" w:leader="dot" w:pos="6941"/>
            </w:tabs>
            <w:rPr>
              <w:iCs w:val="0"/>
              <w:smallCaps/>
              <w:noProof/>
              <w:sz w:val="22"/>
              <w:szCs w:val="22"/>
            </w:rPr>
          </w:pPr>
          <w:hyperlink w:anchor="_Toc84106666" w:history="1">
            <w:r w:rsidRPr="00D5627F">
              <w:rPr>
                <w:rStyle w:val="TOC4"/>
                <w:noProof/>
              </w:rPr>
              <w:t>Scene VI</w:t>
            </w:r>
            <w:r>
              <w:rPr>
                <w:noProof/>
                <w:webHidden/>
              </w:rPr>
              <w:tab/>
            </w:r>
            <w:r>
              <w:rPr>
                <w:noProof/>
                <w:webHidden/>
              </w:rPr>
              <w:fldChar w:fldCharType="begin"/>
            </w:r>
            <w:r>
              <w:rPr>
                <w:noProof/>
                <w:webHidden/>
              </w:rPr>
              <w:instrText xml:space="preserve"> PAGEREF _Toc84106666 \h </w:instrText>
            </w:r>
            <w:r>
              <w:rPr>
                <w:noProof/>
                <w:webHidden/>
              </w:rPr>
            </w:r>
            <w:r>
              <w:rPr>
                <w:noProof/>
                <w:webHidden/>
              </w:rPr>
              <w:fldChar w:fldCharType="separate"/>
            </w:r>
            <w:r>
              <w:rPr>
                <w:noProof/>
                <w:webHidden/>
              </w:rPr>
              <w:t>10</w:t>
            </w:r>
            <w:r>
              <w:rPr>
                <w:noProof/>
                <w:webHidden/>
              </w:rPr>
              <w:fldChar w:fldCharType="end"/>
            </w:r>
          </w:hyperlink>
        </w:p>
        <w:p w14:paraId="5DC8745D" w14:textId="6DBD6F21" w:rsidR="008428D1" w:rsidRDefault="008428D1">
          <w:pPr>
            <w:pStyle w:val="TOC8"/>
            <w:tabs>
              <w:tab w:val="right" w:leader="dot" w:pos="6941"/>
            </w:tabs>
            <w:rPr>
              <w:iCs w:val="0"/>
              <w:smallCaps/>
              <w:noProof/>
              <w:sz w:val="22"/>
              <w:szCs w:val="22"/>
            </w:rPr>
          </w:pPr>
          <w:hyperlink w:anchor="_Toc84106667" w:history="1">
            <w:r w:rsidRPr="00D5627F">
              <w:rPr>
                <w:rStyle w:val="TOC4"/>
                <w:noProof/>
              </w:rPr>
              <w:t>Scene VII</w:t>
            </w:r>
            <w:r>
              <w:rPr>
                <w:noProof/>
                <w:webHidden/>
              </w:rPr>
              <w:tab/>
            </w:r>
            <w:r>
              <w:rPr>
                <w:noProof/>
                <w:webHidden/>
              </w:rPr>
              <w:fldChar w:fldCharType="begin"/>
            </w:r>
            <w:r>
              <w:rPr>
                <w:noProof/>
                <w:webHidden/>
              </w:rPr>
              <w:instrText xml:space="preserve"> PAGEREF _Toc84106667 \h </w:instrText>
            </w:r>
            <w:r>
              <w:rPr>
                <w:noProof/>
                <w:webHidden/>
              </w:rPr>
            </w:r>
            <w:r>
              <w:rPr>
                <w:noProof/>
                <w:webHidden/>
              </w:rPr>
              <w:fldChar w:fldCharType="separate"/>
            </w:r>
            <w:r>
              <w:rPr>
                <w:noProof/>
                <w:webHidden/>
              </w:rPr>
              <w:t>11</w:t>
            </w:r>
            <w:r>
              <w:rPr>
                <w:noProof/>
                <w:webHidden/>
              </w:rPr>
              <w:fldChar w:fldCharType="end"/>
            </w:r>
          </w:hyperlink>
        </w:p>
        <w:p w14:paraId="6E250034" w14:textId="51895D8E" w:rsidR="008428D1" w:rsidRDefault="008428D1">
          <w:pPr>
            <w:pStyle w:val="TOC8"/>
            <w:tabs>
              <w:tab w:val="right" w:leader="dot" w:pos="6941"/>
            </w:tabs>
            <w:rPr>
              <w:iCs w:val="0"/>
              <w:smallCaps/>
              <w:noProof/>
              <w:sz w:val="22"/>
              <w:szCs w:val="22"/>
            </w:rPr>
          </w:pPr>
          <w:hyperlink w:anchor="_Toc84106668" w:history="1">
            <w:r w:rsidRPr="00D5627F">
              <w:rPr>
                <w:rStyle w:val="TOC4"/>
                <w:noProof/>
              </w:rPr>
              <w:t>Scene VIII</w:t>
            </w:r>
            <w:r>
              <w:rPr>
                <w:noProof/>
                <w:webHidden/>
              </w:rPr>
              <w:tab/>
            </w:r>
            <w:r>
              <w:rPr>
                <w:noProof/>
                <w:webHidden/>
              </w:rPr>
              <w:fldChar w:fldCharType="begin"/>
            </w:r>
            <w:r>
              <w:rPr>
                <w:noProof/>
                <w:webHidden/>
              </w:rPr>
              <w:instrText xml:space="preserve"> PAGEREF _Toc84106668 \h </w:instrText>
            </w:r>
            <w:r>
              <w:rPr>
                <w:noProof/>
                <w:webHidden/>
              </w:rPr>
            </w:r>
            <w:r>
              <w:rPr>
                <w:noProof/>
                <w:webHidden/>
              </w:rPr>
              <w:fldChar w:fldCharType="separate"/>
            </w:r>
            <w:r>
              <w:rPr>
                <w:noProof/>
                <w:webHidden/>
              </w:rPr>
              <w:t>12</w:t>
            </w:r>
            <w:r>
              <w:rPr>
                <w:noProof/>
                <w:webHidden/>
              </w:rPr>
              <w:fldChar w:fldCharType="end"/>
            </w:r>
          </w:hyperlink>
        </w:p>
        <w:p w14:paraId="1C85C4BA" w14:textId="46BD4B61" w:rsidR="008428D1" w:rsidRDefault="008428D1">
          <w:pPr>
            <w:pStyle w:val="TOC8"/>
            <w:tabs>
              <w:tab w:val="right" w:leader="dot" w:pos="6941"/>
            </w:tabs>
            <w:rPr>
              <w:iCs w:val="0"/>
              <w:smallCaps/>
              <w:noProof/>
              <w:sz w:val="22"/>
              <w:szCs w:val="22"/>
            </w:rPr>
          </w:pPr>
          <w:hyperlink w:anchor="_Toc84106669" w:history="1">
            <w:r w:rsidRPr="00D5627F">
              <w:rPr>
                <w:rStyle w:val="TOC4"/>
                <w:noProof/>
              </w:rPr>
              <w:t>Scene IX</w:t>
            </w:r>
            <w:r>
              <w:rPr>
                <w:noProof/>
                <w:webHidden/>
              </w:rPr>
              <w:tab/>
            </w:r>
            <w:r>
              <w:rPr>
                <w:noProof/>
                <w:webHidden/>
              </w:rPr>
              <w:fldChar w:fldCharType="begin"/>
            </w:r>
            <w:r>
              <w:rPr>
                <w:noProof/>
                <w:webHidden/>
              </w:rPr>
              <w:instrText xml:space="preserve"> PAGEREF _Toc84106669 \h </w:instrText>
            </w:r>
            <w:r>
              <w:rPr>
                <w:noProof/>
                <w:webHidden/>
              </w:rPr>
            </w:r>
            <w:r>
              <w:rPr>
                <w:noProof/>
                <w:webHidden/>
              </w:rPr>
              <w:fldChar w:fldCharType="separate"/>
            </w:r>
            <w:r>
              <w:rPr>
                <w:noProof/>
                <w:webHidden/>
              </w:rPr>
              <w:t>13</w:t>
            </w:r>
            <w:r>
              <w:rPr>
                <w:noProof/>
                <w:webHidden/>
              </w:rPr>
              <w:fldChar w:fldCharType="end"/>
            </w:r>
          </w:hyperlink>
        </w:p>
        <w:p w14:paraId="52D8D488" w14:textId="272568B8" w:rsidR="008428D1" w:rsidRDefault="008428D1">
          <w:pPr>
            <w:pStyle w:val="TOC8"/>
            <w:tabs>
              <w:tab w:val="right" w:leader="dot" w:pos="6941"/>
            </w:tabs>
            <w:rPr>
              <w:iCs w:val="0"/>
              <w:smallCaps/>
              <w:noProof/>
              <w:sz w:val="22"/>
              <w:szCs w:val="22"/>
            </w:rPr>
          </w:pPr>
          <w:hyperlink w:anchor="_Toc84106670" w:history="1">
            <w:r w:rsidRPr="00D5627F">
              <w:rPr>
                <w:rStyle w:val="TOC4"/>
                <w:noProof/>
              </w:rPr>
              <w:t>Scene X</w:t>
            </w:r>
            <w:r>
              <w:rPr>
                <w:noProof/>
                <w:webHidden/>
              </w:rPr>
              <w:tab/>
            </w:r>
            <w:r>
              <w:rPr>
                <w:noProof/>
                <w:webHidden/>
              </w:rPr>
              <w:fldChar w:fldCharType="begin"/>
            </w:r>
            <w:r>
              <w:rPr>
                <w:noProof/>
                <w:webHidden/>
              </w:rPr>
              <w:instrText xml:space="preserve"> PAGEREF _Toc84106670 \h </w:instrText>
            </w:r>
            <w:r>
              <w:rPr>
                <w:noProof/>
                <w:webHidden/>
              </w:rPr>
            </w:r>
            <w:r>
              <w:rPr>
                <w:noProof/>
                <w:webHidden/>
              </w:rPr>
              <w:fldChar w:fldCharType="separate"/>
            </w:r>
            <w:r>
              <w:rPr>
                <w:noProof/>
                <w:webHidden/>
              </w:rPr>
              <w:t>14</w:t>
            </w:r>
            <w:r>
              <w:rPr>
                <w:noProof/>
                <w:webHidden/>
              </w:rPr>
              <w:fldChar w:fldCharType="end"/>
            </w:r>
          </w:hyperlink>
        </w:p>
        <w:p w14:paraId="635E51C0" w14:textId="0426B21A" w:rsidR="008428D1" w:rsidRDefault="008428D1">
          <w:pPr>
            <w:pStyle w:val="TOC8"/>
            <w:tabs>
              <w:tab w:val="right" w:leader="dot" w:pos="6941"/>
            </w:tabs>
            <w:rPr>
              <w:iCs w:val="0"/>
              <w:smallCaps/>
              <w:noProof/>
              <w:sz w:val="22"/>
              <w:szCs w:val="22"/>
            </w:rPr>
          </w:pPr>
          <w:hyperlink w:anchor="_Toc84106671" w:history="1">
            <w:r w:rsidRPr="00D5627F">
              <w:rPr>
                <w:rStyle w:val="TOC4"/>
                <w:noProof/>
              </w:rPr>
              <w:t>Scene XI</w:t>
            </w:r>
            <w:r>
              <w:rPr>
                <w:noProof/>
                <w:webHidden/>
              </w:rPr>
              <w:tab/>
            </w:r>
            <w:r>
              <w:rPr>
                <w:noProof/>
                <w:webHidden/>
              </w:rPr>
              <w:fldChar w:fldCharType="begin"/>
            </w:r>
            <w:r>
              <w:rPr>
                <w:noProof/>
                <w:webHidden/>
              </w:rPr>
              <w:instrText xml:space="preserve"> PAGEREF _Toc84106671 \h </w:instrText>
            </w:r>
            <w:r>
              <w:rPr>
                <w:noProof/>
                <w:webHidden/>
              </w:rPr>
            </w:r>
            <w:r>
              <w:rPr>
                <w:noProof/>
                <w:webHidden/>
              </w:rPr>
              <w:fldChar w:fldCharType="separate"/>
            </w:r>
            <w:r>
              <w:rPr>
                <w:noProof/>
                <w:webHidden/>
              </w:rPr>
              <w:t>15</w:t>
            </w:r>
            <w:r>
              <w:rPr>
                <w:noProof/>
                <w:webHidden/>
              </w:rPr>
              <w:fldChar w:fldCharType="end"/>
            </w:r>
          </w:hyperlink>
        </w:p>
        <w:p w14:paraId="3473259E" w14:textId="13A9AC5E" w:rsidR="008428D1" w:rsidRDefault="008428D1">
          <w:pPr>
            <w:pStyle w:val="TOC8"/>
            <w:tabs>
              <w:tab w:val="right" w:leader="dot" w:pos="6941"/>
            </w:tabs>
            <w:rPr>
              <w:iCs w:val="0"/>
              <w:smallCaps/>
              <w:noProof/>
              <w:sz w:val="22"/>
              <w:szCs w:val="22"/>
            </w:rPr>
          </w:pPr>
          <w:hyperlink w:anchor="_Toc84106672" w:history="1">
            <w:r w:rsidRPr="00D5627F">
              <w:rPr>
                <w:rStyle w:val="TOC4"/>
                <w:noProof/>
              </w:rPr>
              <w:t>Scene XII</w:t>
            </w:r>
            <w:r>
              <w:rPr>
                <w:noProof/>
                <w:webHidden/>
              </w:rPr>
              <w:tab/>
            </w:r>
            <w:r>
              <w:rPr>
                <w:noProof/>
                <w:webHidden/>
              </w:rPr>
              <w:fldChar w:fldCharType="begin"/>
            </w:r>
            <w:r>
              <w:rPr>
                <w:noProof/>
                <w:webHidden/>
              </w:rPr>
              <w:instrText xml:space="preserve"> PAGEREF _Toc84106672 \h </w:instrText>
            </w:r>
            <w:r>
              <w:rPr>
                <w:noProof/>
                <w:webHidden/>
              </w:rPr>
            </w:r>
            <w:r>
              <w:rPr>
                <w:noProof/>
                <w:webHidden/>
              </w:rPr>
              <w:fldChar w:fldCharType="separate"/>
            </w:r>
            <w:r>
              <w:rPr>
                <w:noProof/>
                <w:webHidden/>
              </w:rPr>
              <w:t>16</w:t>
            </w:r>
            <w:r>
              <w:rPr>
                <w:noProof/>
                <w:webHidden/>
              </w:rPr>
              <w:fldChar w:fldCharType="end"/>
            </w:r>
          </w:hyperlink>
        </w:p>
        <w:p w14:paraId="4076E355" w14:textId="0DD94FA5" w:rsidR="008428D1" w:rsidRDefault="008428D1">
          <w:pPr>
            <w:pStyle w:val="TOC8"/>
            <w:tabs>
              <w:tab w:val="right" w:leader="dot" w:pos="6941"/>
            </w:tabs>
            <w:rPr>
              <w:iCs w:val="0"/>
              <w:smallCaps/>
              <w:noProof/>
              <w:sz w:val="22"/>
              <w:szCs w:val="22"/>
            </w:rPr>
          </w:pPr>
          <w:hyperlink w:anchor="_Toc84106673" w:history="1">
            <w:r w:rsidRPr="00D5627F">
              <w:rPr>
                <w:rStyle w:val="TOC4"/>
                <w:noProof/>
              </w:rPr>
              <w:t>Scene XIII</w:t>
            </w:r>
            <w:r>
              <w:rPr>
                <w:noProof/>
                <w:webHidden/>
              </w:rPr>
              <w:tab/>
            </w:r>
            <w:r>
              <w:rPr>
                <w:noProof/>
                <w:webHidden/>
              </w:rPr>
              <w:fldChar w:fldCharType="begin"/>
            </w:r>
            <w:r>
              <w:rPr>
                <w:noProof/>
                <w:webHidden/>
              </w:rPr>
              <w:instrText xml:space="preserve"> PAGEREF _Toc84106673 \h </w:instrText>
            </w:r>
            <w:r>
              <w:rPr>
                <w:noProof/>
                <w:webHidden/>
              </w:rPr>
            </w:r>
            <w:r>
              <w:rPr>
                <w:noProof/>
                <w:webHidden/>
              </w:rPr>
              <w:fldChar w:fldCharType="separate"/>
            </w:r>
            <w:r>
              <w:rPr>
                <w:noProof/>
                <w:webHidden/>
              </w:rPr>
              <w:t>16</w:t>
            </w:r>
            <w:r>
              <w:rPr>
                <w:noProof/>
                <w:webHidden/>
              </w:rPr>
              <w:fldChar w:fldCharType="end"/>
            </w:r>
          </w:hyperlink>
        </w:p>
        <w:p w14:paraId="2BFC11EA" w14:textId="44590C62" w:rsidR="008428D1" w:rsidRDefault="008428D1">
          <w:pPr>
            <w:pStyle w:val="TOC8"/>
            <w:tabs>
              <w:tab w:val="right" w:leader="dot" w:pos="6941"/>
            </w:tabs>
            <w:rPr>
              <w:iCs w:val="0"/>
              <w:smallCaps/>
              <w:noProof/>
              <w:sz w:val="22"/>
              <w:szCs w:val="22"/>
            </w:rPr>
          </w:pPr>
          <w:hyperlink w:anchor="_Toc84106674" w:history="1">
            <w:r w:rsidRPr="00D5627F">
              <w:rPr>
                <w:rStyle w:val="TOC4"/>
                <w:noProof/>
              </w:rPr>
              <w:t>Scene XIV</w:t>
            </w:r>
            <w:r>
              <w:rPr>
                <w:noProof/>
                <w:webHidden/>
              </w:rPr>
              <w:tab/>
            </w:r>
            <w:r>
              <w:rPr>
                <w:noProof/>
                <w:webHidden/>
              </w:rPr>
              <w:fldChar w:fldCharType="begin"/>
            </w:r>
            <w:r>
              <w:rPr>
                <w:noProof/>
                <w:webHidden/>
              </w:rPr>
              <w:instrText xml:space="preserve"> PAGEREF _Toc84106674 \h </w:instrText>
            </w:r>
            <w:r>
              <w:rPr>
                <w:noProof/>
                <w:webHidden/>
              </w:rPr>
            </w:r>
            <w:r>
              <w:rPr>
                <w:noProof/>
                <w:webHidden/>
              </w:rPr>
              <w:fldChar w:fldCharType="separate"/>
            </w:r>
            <w:r>
              <w:rPr>
                <w:noProof/>
                <w:webHidden/>
              </w:rPr>
              <w:t>17</w:t>
            </w:r>
            <w:r>
              <w:rPr>
                <w:noProof/>
                <w:webHidden/>
              </w:rPr>
              <w:fldChar w:fldCharType="end"/>
            </w:r>
          </w:hyperlink>
        </w:p>
        <w:p w14:paraId="00481647" w14:textId="4B7D262B" w:rsidR="008428D1" w:rsidRDefault="008428D1">
          <w:pPr>
            <w:pStyle w:val="TOC8"/>
            <w:tabs>
              <w:tab w:val="right" w:leader="dot" w:pos="6941"/>
            </w:tabs>
            <w:rPr>
              <w:iCs w:val="0"/>
              <w:smallCaps/>
              <w:noProof/>
              <w:sz w:val="22"/>
              <w:szCs w:val="22"/>
            </w:rPr>
          </w:pPr>
          <w:hyperlink w:anchor="_Toc84106675" w:history="1">
            <w:r w:rsidRPr="00D5627F">
              <w:rPr>
                <w:rStyle w:val="TOC4"/>
                <w:noProof/>
              </w:rPr>
              <w:t>Scene XV</w:t>
            </w:r>
            <w:r>
              <w:rPr>
                <w:noProof/>
                <w:webHidden/>
              </w:rPr>
              <w:tab/>
            </w:r>
            <w:r>
              <w:rPr>
                <w:noProof/>
                <w:webHidden/>
              </w:rPr>
              <w:fldChar w:fldCharType="begin"/>
            </w:r>
            <w:r>
              <w:rPr>
                <w:noProof/>
                <w:webHidden/>
              </w:rPr>
              <w:instrText xml:space="preserve"> PAGEREF _Toc84106675 \h </w:instrText>
            </w:r>
            <w:r>
              <w:rPr>
                <w:noProof/>
                <w:webHidden/>
              </w:rPr>
            </w:r>
            <w:r>
              <w:rPr>
                <w:noProof/>
                <w:webHidden/>
              </w:rPr>
              <w:fldChar w:fldCharType="separate"/>
            </w:r>
            <w:r>
              <w:rPr>
                <w:noProof/>
                <w:webHidden/>
              </w:rPr>
              <w:t>18</w:t>
            </w:r>
            <w:r>
              <w:rPr>
                <w:noProof/>
                <w:webHidden/>
              </w:rPr>
              <w:fldChar w:fldCharType="end"/>
            </w:r>
          </w:hyperlink>
        </w:p>
        <w:p w14:paraId="688B5438" w14:textId="7A29CB04" w:rsidR="008428D1" w:rsidRDefault="008428D1">
          <w:pPr>
            <w:pStyle w:val="Caption"/>
            <w:tabs>
              <w:tab w:val="right" w:leader="dot" w:pos="6941"/>
            </w:tabs>
            <w:rPr>
              <w:b w:val="0"/>
              <w:bCs w:val="0"/>
              <w:iCs/>
              <w:caps/>
              <w:noProof/>
              <w:sz w:val="22"/>
              <w:szCs w:val="22"/>
            </w:rPr>
          </w:pPr>
          <w:hyperlink w:anchor="_Toc84106676" w:history="1">
            <w:r w:rsidRPr="00D5627F">
              <w:rPr>
                <w:rStyle w:val="TOC4"/>
                <w:noProof/>
              </w:rPr>
              <w:t>Part 2. Immense Nighttime</w:t>
            </w:r>
            <w:r>
              <w:rPr>
                <w:noProof/>
                <w:webHidden/>
              </w:rPr>
              <w:tab/>
            </w:r>
            <w:r>
              <w:rPr>
                <w:noProof/>
                <w:webHidden/>
              </w:rPr>
              <w:fldChar w:fldCharType="begin"/>
            </w:r>
            <w:r>
              <w:rPr>
                <w:noProof/>
                <w:webHidden/>
              </w:rPr>
              <w:instrText xml:space="preserve"> PAGEREF _Toc84106676 \h </w:instrText>
            </w:r>
            <w:r>
              <w:rPr>
                <w:noProof/>
                <w:webHidden/>
              </w:rPr>
            </w:r>
            <w:r>
              <w:rPr>
                <w:noProof/>
                <w:webHidden/>
              </w:rPr>
              <w:fldChar w:fldCharType="separate"/>
            </w:r>
            <w:r>
              <w:rPr>
                <w:noProof/>
                <w:webHidden/>
              </w:rPr>
              <w:t>19</w:t>
            </w:r>
            <w:r>
              <w:rPr>
                <w:noProof/>
                <w:webHidden/>
              </w:rPr>
              <w:fldChar w:fldCharType="end"/>
            </w:r>
          </w:hyperlink>
        </w:p>
        <w:p w14:paraId="442ACB8D" w14:textId="6AB0CADA" w:rsidR="008428D1" w:rsidRDefault="008428D1">
          <w:pPr>
            <w:pStyle w:val="TOC8"/>
            <w:tabs>
              <w:tab w:val="right" w:leader="dot" w:pos="6941"/>
            </w:tabs>
            <w:rPr>
              <w:iCs w:val="0"/>
              <w:smallCaps/>
              <w:noProof/>
              <w:sz w:val="22"/>
              <w:szCs w:val="22"/>
            </w:rPr>
          </w:pPr>
          <w:hyperlink w:anchor="_Toc84106677" w:history="1">
            <w:r w:rsidRPr="00D5627F">
              <w:rPr>
                <w:rStyle w:val="TOC4"/>
                <w:noProof/>
              </w:rPr>
              <w:t>Scene I</w:t>
            </w:r>
            <w:r>
              <w:rPr>
                <w:noProof/>
                <w:webHidden/>
              </w:rPr>
              <w:tab/>
            </w:r>
            <w:r>
              <w:rPr>
                <w:noProof/>
                <w:webHidden/>
              </w:rPr>
              <w:fldChar w:fldCharType="begin"/>
            </w:r>
            <w:r>
              <w:rPr>
                <w:noProof/>
                <w:webHidden/>
              </w:rPr>
              <w:instrText xml:space="preserve"> PAGEREF _Toc84106677 \h </w:instrText>
            </w:r>
            <w:r>
              <w:rPr>
                <w:noProof/>
                <w:webHidden/>
              </w:rPr>
            </w:r>
            <w:r>
              <w:rPr>
                <w:noProof/>
                <w:webHidden/>
              </w:rPr>
              <w:fldChar w:fldCharType="separate"/>
            </w:r>
            <w:r>
              <w:rPr>
                <w:noProof/>
                <w:webHidden/>
              </w:rPr>
              <w:t>19</w:t>
            </w:r>
            <w:r>
              <w:rPr>
                <w:noProof/>
                <w:webHidden/>
              </w:rPr>
              <w:fldChar w:fldCharType="end"/>
            </w:r>
          </w:hyperlink>
        </w:p>
        <w:p w14:paraId="38CFB4F8" w14:textId="656A79D3" w:rsidR="008428D1" w:rsidRDefault="008428D1">
          <w:pPr>
            <w:pStyle w:val="TOC8"/>
            <w:tabs>
              <w:tab w:val="right" w:leader="dot" w:pos="6941"/>
            </w:tabs>
            <w:rPr>
              <w:iCs w:val="0"/>
              <w:smallCaps/>
              <w:noProof/>
              <w:sz w:val="22"/>
              <w:szCs w:val="22"/>
            </w:rPr>
          </w:pPr>
          <w:hyperlink w:anchor="_Toc84106678" w:history="1">
            <w:r w:rsidRPr="00D5627F">
              <w:rPr>
                <w:rStyle w:val="TOC4"/>
                <w:noProof/>
              </w:rPr>
              <w:t>Scene II</w:t>
            </w:r>
            <w:r>
              <w:rPr>
                <w:noProof/>
                <w:webHidden/>
              </w:rPr>
              <w:tab/>
            </w:r>
            <w:r>
              <w:rPr>
                <w:noProof/>
                <w:webHidden/>
              </w:rPr>
              <w:fldChar w:fldCharType="begin"/>
            </w:r>
            <w:r>
              <w:rPr>
                <w:noProof/>
                <w:webHidden/>
              </w:rPr>
              <w:instrText xml:space="preserve"> PAGEREF _Toc84106678 \h </w:instrText>
            </w:r>
            <w:r>
              <w:rPr>
                <w:noProof/>
                <w:webHidden/>
              </w:rPr>
            </w:r>
            <w:r>
              <w:rPr>
                <w:noProof/>
                <w:webHidden/>
              </w:rPr>
              <w:fldChar w:fldCharType="separate"/>
            </w:r>
            <w:r>
              <w:rPr>
                <w:noProof/>
                <w:webHidden/>
              </w:rPr>
              <w:t>20</w:t>
            </w:r>
            <w:r>
              <w:rPr>
                <w:noProof/>
                <w:webHidden/>
              </w:rPr>
              <w:fldChar w:fldCharType="end"/>
            </w:r>
          </w:hyperlink>
        </w:p>
        <w:p w14:paraId="135E5248" w14:textId="0FED9AE5" w:rsidR="008428D1" w:rsidRDefault="008428D1">
          <w:pPr>
            <w:pStyle w:val="TOC8"/>
            <w:tabs>
              <w:tab w:val="right" w:leader="dot" w:pos="6941"/>
            </w:tabs>
            <w:rPr>
              <w:iCs w:val="0"/>
              <w:smallCaps/>
              <w:noProof/>
              <w:sz w:val="22"/>
              <w:szCs w:val="22"/>
            </w:rPr>
          </w:pPr>
          <w:hyperlink w:anchor="_Toc84106679" w:history="1">
            <w:r w:rsidRPr="00D5627F">
              <w:rPr>
                <w:rStyle w:val="TOC4"/>
                <w:noProof/>
              </w:rPr>
              <w:t>Scene III</w:t>
            </w:r>
            <w:r>
              <w:rPr>
                <w:noProof/>
                <w:webHidden/>
              </w:rPr>
              <w:tab/>
            </w:r>
            <w:r>
              <w:rPr>
                <w:noProof/>
                <w:webHidden/>
              </w:rPr>
              <w:fldChar w:fldCharType="begin"/>
            </w:r>
            <w:r>
              <w:rPr>
                <w:noProof/>
                <w:webHidden/>
              </w:rPr>
              <w:instrText xml:space="preserve"> PAGEREF _Toc84106679 \h </w:instrText>
            </w:r>
            <w:r>
              <w:rPr>
                <w:noProof/>
                <w:webHidden/>
              </w:rPr>
            </w:r>
            <w:r>
              <w:rPr>
                <w:noProof/>
                <w:webHidden/>
              </w:rPr>
              <w:fldChar w:fldCharType="separate"/>
            </w:r>
            <w:r>
              <w:rPr>
                <w:noProof/>
                <w:webHidden/>
              </w:rPr>
              <w:t>21</w:t>
            </w:r>
            <w:r>
              <w:rPr>
                <w:noProof/>
                <w:webHidden/>
              </w:rPr>
              <w:fldChar w:fldCharType="end"/>
            </w:r>
          </w:hyperlink>
        </w:p>
        <w:p w14:paraId="248752E0" w14:textId="1BA78549" w:rsidR="008428D1" w:rsidRDefault="008428D1">
          <w:pPr>
            <w:pStyle w:val="TOC8"/>
            <w:tabs>
              <w:tab w:val="right" w:leader="dot" w:pos="6941"/>
            </w:tabs>
            <w:rPr>
              <w:iCs w:val="0"/>
              <w:smallCaps/>
              <w:noProof/>
              <w:sz w:val="22"/>
              <w:szCs w:val="22"/>
            </w:rPr>
          </w:pPr>
          <w:hyperlink w:anchor="_Toc84106680" w:history="1">
            <w:r w:rsidRPr="00D5627F">
              <w:rPr>
                <w:rStyle w:val="TOC4"/>
                <w:noProof/>
              </w:rPr>
              <w:t>Scene IV</w:t>
            </w:r>
            <w:r>
              <w:rPr>
                <w:noProof/>
                <w:webHidden/>
              </w:rPr>
              <w:tab/>
            </w:r>
            <w:r>
              <w:rPr>
                <w:noProof/>
                <w:webHidden/>
              </w:rPr>
              <w:fldChar w:fldCharType="begin"/>
            </w:r>
            <w:r>
              <w:rPr>
                <w:noProof/>
                <w:webHidden/>
              </w:rPr>
              <w:instrText xml:space="preserve"> PAGEREF _Toc84106680 \h </w:instrText>
            </w:r>
            <w:r>
              <w:rPr>
                <w:noProof/>
                <w:webHidden/>
              </w:rPr>
            </w:r>
            <w:r>
              <w:rPr>
                <w:noProof/>
                <w:webHidden/>
              </w:rPr>
              <w:fldChar w:fldCharType="separate"/>
            </w:r>
            <w:r>
              <w:rPr>
                <w:noProof/>
                <w:webHidden/>
              </w:rPr>
              <w:t>21</w:t>
            </w:r>
            <w:r>
              <w:rPr>
                <w:noProof/>
                <w:webHidden/>
              </w:rPr>
              <w:fldChar w:fldCharType="end"/>
            </w:r>
          </w:hyperlink>
        </w:p>
        <w:p w14:paraId="7683101F" w14:textId="5473F41B" w:rsidR="008428D1" w:rsidRDefault="008428D1">
          <w:pPr>
            <w:pStyle w:val="TOC8"/>
            <w:tabs>
              <w:tab w:val="right" w:leader="dot" w:pos="6941"/>
            </w:tabs>
            <w:rPr>
              <w:iCs w:val="0"/>
              <w:smallCaps/>
              <w:noProof/>
              <w:sz w:val="22"/>
              <w:szCs w:val="22"/>
            </w:rPr>
          </w:pPr>
          <w:hyperlink w:anchor="_Toc84106681" w:history="1">
            <w:r w:rsidRPr="00D5627F">
              <w:rPr>
                <w:rStyle w:val="TOC4"/>
                <w:noProof/>
              </w:rPr>
              <w:t>Scene V</w:t>
            </w:r>
            <w:r>
              <w:rPr>
                <w:noProof/>
                <w:webHidden/>
              </w:rPr>
              <w:tab/>
            </w:r>
            <w:r>
              <w:rPr>
                <w:noProof/>
                <w:webHidden/>
              </w:rPr>
              <w:fldChar w:fldCharType="begin"/>
            </w:r>
            <w:r>
              <w:rPr>
                <w:noProof/>
                <w:webHidden/>
              </w:rPr>
              <w:instrText xml:space="preserve"> PAGEREF _Toc84106681 \h </w:instrText>
            </w:r>
            <w:r>
              <w:rPr>
                <w:noProof/>
                <w:webHidden/>
              </w:rPr>
            </w:r>
            <w:r>
              <w:rPr>
                <w:noProof/>
                <w:webHidden/>
              </w:rPr>
              <w:fldChar w:fldCharType="separate"/>
            </w:r>
            <w:r>
              <w:rPr>
                <w:noProof/>
                <w:webHidden/>
              </w:rPr>
              <w:t>22</w:t>
            </w:r>
            <w:r>
              <w:rPr>
                <w:noProof/>
                <w:webHidden/>
              </w:rPr>
              <w:fldChar w:fldCharType="end"/>
            </w:r>
          </w:hyperlink>
        </w:p>
        <w:p w14:paraId="1D0E70AC" w14:textId="743628DB" w:rsidR="008428D1" w:rsidRDefault="008428D1">
          <w:pPr>
            <w:pStyle w:val="TOC8"/>
            <w:tabs>
              <w:tab w:val="right" w:leader="dot" w:pos="6941"/>
            </w:tabs>
            <w:rPr>
              <w:iCs w:val="0"/>
              <w:smallCaps/>
              <w:noProof/>
              <w:sz w:val="22"/>
              <w:szCs w:val="22"/>
            </w:rPr>
          </w:pPr>
          <w:hyperlink w:anchor="_Toc84106682" w:history="1">
            <w:r w:rsidRPr="00D5627F">
              <w:rPr>
                <w:rStyle w:val="TOC4"/>
                <w:noProof/>
              </w:rPr>
              <w:t>Scene VI</w:t>
            </w:r>
            <w:r>
              <w:rPr>
                <w:noProof/>
                <w:webHidden/>
              </w:rPr>
              <w:tab/>
            </w:r>
            <w:r>
              <w:rPr>
                <w:noProof/>
                <w:webHidden/>
              </w:rPr>
              <w:fldChar w:fldCharType="begin"/>
            </w:r>
            <w:r>
              <w:rPr>
                <w:noProof/>
                <w:webHidden/>
              </w:rPr>
              <w:instrText xml:space="preserve"> PAGEREF _Toc84106682 \h </w:instrText>
            </w:r>
            <w:r>
              <w:rPr>
                <w:noProof/>
                <w:webHidden/>
              </w:rPr>
            </w:r>
            <w:r>
              <w:rPr>
                <w:noProof/>
                <w:webHidden/>
              </w:rPr>
              <w:fldChar w:fldCharType="separate"/>
            </w:r>
            <w:r>
              <w:rPr>
                <w:noProof/>
                <w:webHidden/>
              </w:rPr>
              <w:t>23</w:t>
            </w:r>
            <w:r>
              <w:rPr>
                <w:noProof/>
                <w:webHidden/>
              </w:rPr>
              <w:fldChar w:fldCharType="end"/>
            </w:r>
          </w:hyperlink>
        </w:p>
        <w:p w14:paraId="4E053041" w14:textId="3F8E4E7B" w:rsidR="008428D1" w:rsidRDefault="008428D1">
          <w:pPr>
            <w:pStyle w:val="TOC8"/>
            <w:tabs>
              <w:tab w:val="right" w:leader="dot" w:pos="6941"/>
            </w:tabs>
            <w:rPr>
              <w:iCs w:val="0"/>
              <w:smallCaps/>
              <w:noProof/>
              <w:sz w:val="22"/>
              <w:szCs w:val="22"/>
            </w:rPr>
          </w:pPr>
          <w:hyperlink w:anchor="_Toc84106683" w:history="1">
            <w:r w:rsidRPr="00D5627F">
              <w:rPr>
                <w:rStyle w:val="TOC4"/>
                <w:noProof/>
              </w:rPr>
              <w:t>Scene VII</w:t>
            </w:r>
            <w:r>
              <w:rPr>
                <w:noProof/>
                <w:webHidden/>
              </w:rPr>
              <w:tab/>
            </w:r>
            <w:r>
              <w:rPr>
                <w:noProof/>
                <w:webHidden/>
              </w:rPr>
              <w:fldChar w:fldCharType="begin"/>
            </w:r>
            <w:r>
              <w:rPr>
                <w:noProof/>
                <w:webHidden/>
              </w:rPr>
              <w:instrText xml:space="preserve"> PAGEREF _Toc84106683 \h </w:instrText>
            </w:r>
            <w:r>
              <w:rPr>
                <w:noProof/>
                <w:webHidden/>
              </w:rPr>
            </w:r>
            <w:r>
              <w:rPr>
                <w:noProof/>
                <w:webHidden/>
              </w:rPr>
              <w:fldChar w:fldCharType="separate"/>
            </w:r>
            <w:r>
              <w:rPr>
                <w:noProof/>
                <w:webHidden/>
              </w:rPr>
              <w:t>23</w:t>
            </w:r>
            <w:r>
              <w:rPr>
                <w:noProof/>
                <w:webHidden/>
              </w:rPr>
              <w:fldChar w:fldCharType="end"/>
            </w:r>
          </w:hyperlink>
        </w:p>
        <w:p w14:paraId="3819092D" w14:textId="51E9631D" w:rsidR="008428D1" w:rsidRDefault="008428D1">
          <w:pPr>
            <w:pStyle w:val="TOC8"/>
            <w:tabs>
              <w:tab w:val="right" w:leader="dot" w:pos="6941"/>
            </w:tabs>
            <w:rPr>
              <w:iCs w:val="0"/>
              <w:smallCaps/>
              <w:noProof/>
              <w:sz w:val="22"/>
              <w:szCs w:val="22"/>
            </w:rPr>
          </w:pPr>
          <w:hyperlink w:anchor="_Toc84106684" w:history="1">
            <w:r w:rsidRPr="00D5627F">
              <w:rPr>
                <w:rStyle w:val="TOC4"/>
                <w:noProof/>
              </w:rPr>
              <w:t>Scene VIII</w:t>
            </w:r>
            <w:r>
              <w:rPr>
                <w:noProof/>
                <w:webHidden/>
              </w:rPr>
              <w:tab/>
            </w:r>
            <w:r>
              <w:rPr>
                <w:noProof/>
                <w:webHidden/>
              </w:rPr>
              <w:fldChar w:fldCharType="begin"/>
            </w:r>
            <w:r>
              <w:rPr>
                <w:noProof/>
                <w:webHidden/>
              </w:rPr>
              <w:instrText xml:space="preserve"> PAGEREF _Toc84106684 \h </w:instrText>
            </w:r>
            <w:r>
              <w:rPr>
                <w:noProof/>
                <w:webHidden/>
              </w:rPr>
            </w:r>
            <w:r>
              <w:rPr>
                <w:noProof/>
                <w:webHidden/>
              </w:rPr>
              <w:fldChar w:fldCharType="separate"/>
            </w:r>
            <w:r>
              <w:rPr>
                <w:noProof/>
                <w:webHidden/>
              </w:rPr>
              <w:t>24</w:t>
            </w:r>
            <w:r>
              <w:rPr>
                <w:noProof/>
                <w:webHidden/>
              </w:rPr>
              <w:fldChar w:fldCharType="end"/>
            </w:r>
          </w:hyperlink>
        </w:p>
        <w:p w14:paraId="3381DBD7" w14:textId="0CCD71DF" w:rsidR="008428D1" w:rsidRDefault="008428D1">
          <w:pPr>
            <w:pStyle w:val="TOC8"/>
            <w:tabs>
              <w:tab w:val="right" w:leader="dot" w:pos="6941"/>
            </w:tabs>
            <w:rPr>
              <w:iCs w:val="0"/>
              <w:smallCaps/>
              <w:noProof/>
              <w:sz w:val="22"/>
              <w:szCs w:val="22"/>
            </w:rPr>
          </w:pPr>
          <w:hyperlink w:anchor="_Toc84106685" w:history="1">
            <w:r w:rsidRPr="00D5627F">
              <w:rPr>
                <w:rStyle w:val="TOC4"/>
                <w:noProof/>
              </w:rPr>
              <w:t>Scene IX</w:t>
            </w:r>
            <w:r>
              <w:rPr>
                <w:noProof/>
                <w:webHidden/>
              </w:rPr>
              <w:tab/>
            </w:r>
            <w:r>
              <w:rPr>
                <w:noProof/>
                <w:webHidden/>
              </w:rPr>
              <w:fldChar w:fldCharType="begin"/>
            </w:r>
            <w:r>
              <w:rPr>
                <w:noProof/>
                <w:webHidden/>
              </w:rPr>
              <w:instrText xml:space="preserve"> PAGEREF _Toc84106685 \h </w:instrText>
            </w:r>
            <w:r>
              <w:rPr>
                <w:noProof/>
                <w:webHidden/>
              </w:rPr>
            </w:r>
            <w:r>
              <w:rPr>
                <w:noProof/>
                <w:webHidden/>
              </w:rPr>
              <w:fldChar w:fldCharType="separate"/>
            </w:r>
            <w:r>
              <w:rPr>
                <w:noProof/>
                <w:webHidden/>
              </w:rPr>
              <w:t>25</w:t>
            </w:r>
            <w:r>
              <w:rPr>
                <w:noProof/>
                <w:webHidden/>
              </w:rPr>
              <w:fldChar w:fldCharType="end"/>
            </w:r>
          </w:hyperlink>
        </w:p>
        <w:p w14:paraId="17DB8E71" w14:textId="69631A41" w:rsidR="008428D1" w:rsidRDefault="008428D1">
          <w:pPr>
            <w:pStyle w:val="TOC8"/>
            <w:tabs>
              <w:tab w:val="right" w:leader="dot" w:pos="6941"/>
            </w:tabs>
            <w:rPr>
              <w:iCs w:val="0"/>
              <w:smallCaps/>
              <w:noProof/>
              <w:sz w:val="22"/>
              <w:szCs w:val="22"/>
            </w:rPr>
          </w:pPr>
          <w:hyperlink w:anchor="_Toc84106686" w:history="1">
            <w:r w:rsidRPr="00D5627F">
              <w:rPr>
                <w:rStyle w:val="TOC4"/>
                <w:noProof/>
              </w:rPr>
              <w:t>Scene X</w:t>
            </w:r>
            <w:r>
              <w:rPr>
                <w:noProof/>
                <w:webHidden/>
              </w:rPr>
              <w:tab/>
            </w:r>
            <w:r>
              <w:rPr>
                <w:noProof/>
                <w:webHidden/>
              </w:rPr>
              <w:fldChar w:fldCharType="begin"/>
            </w:r>
            <w:r>
              <w:rPr>
                <w:noProof/>
                <w:webHidden/>
              </w:rPr>
              <w:instrText xml:space="preserve"> PAGEREF _Toc84106686 \h </w:instrText>
            </w:r>
            <w:r>
              <w:rPr>
                <w:noProof/>
                <w:webHidden/>
              </w:rPr>
            </w:r>
            <w:r>
              <w:rPr>
                <w:noProof/>
                <w:webHidden/>
              </w:rPr>
              <w:fldChar w:fldCharType="separate"/>
            </w:r>
            <w:r>
              <w:rPr>
                <w:noProof/>
                <w:webHidden/>
              </w:rPr>
              <w:t>26</w:t>
            </w:r>
            <w:r>
              <w:rPr>
                <w:noProof/>
                <w:webHidden/>
              </w:rPr>
              <w:fldChar w:fldCharType="end"/>
            </w:r>
          </w:hyperlink>
        </w:p>
        <w:p w14:paraId="5CF43587" w14:textId="12D4FC2E" w:rsidR="008428D1" w:rsidRDefault="008428D1">
          <w:pPr>
            <w:pStyle w:val="TOC8"/>
            <w:tabs>
              <w:tab w:val="right" w:leader="dot" w:pos="6941"/>
            </w:tabs>
            <w:rPr>
              <w:iCs w:val="0"/>
              <w:smallCaps/>
              <w:noProof/>
              <w:sz w:val="22"/>
              <w:szCs w:val="22"/>
            </w:rPr>
          </w:pPr>
          <w:hyperlink w:anchor="_Toc84106687" w:history="1">
            <w:r w:rsidRPr="00D5627F">
              <w:rPr>
                <w:rStyle w:val="TOC4"/>
                <w:noProof/>
              </w:rPr>
              <w:t>Scene XI</w:t>
            </w:r>
            <w:r>
              <w:rPr>
                <w:noProof/>
                <w:webHidden/>
              </w:rPr>
              <w:tab/>
            </w:r>
            <w:r>
              <w:rPr>
                <w:noProof/>
                <w:webHidden/>
              </w:rPr>
              <w:fldChar w:fldCharType="begin"/>
            </w:r>
            <w:r>
              <w:rPr>
                <w:noProof/>
                <w:webHidden/>
              </w:rPr>
              <w:instrText xml:space="preserve"> PAGEREF _Toc84106687 \h </w:instrText>
            </w:r>
            <w:r>
              <w:rPr>
                <w:noProof/>
                <w:webHidden/>
              </w:rPr>
            </w:r>
            <w:r>
              <w:rPr>
                <w:noProof/>
                <w:webHidden/>
              </w:rPr>
              <w:fldChar w:fldCharType="separate"/>
            </w:r>
            <w:r>
              <w:rPr>
                <w:noProof/>
                <w:webHidden/>
              </w:rPr>
              <w:t>27</w:t>
            </w:r>
            <w:r>
              <w:rPr>
                <w:noProof/>
                <w:webHidden/>
              </w:rPr>
              <w:fldChar w:fldCharType="end"/>
            </w:r>
          </w:hyperlink>
        </w:p>
        <w:p w14:paraId="1FB669E4" w14:textId="2B7A3756" w:rsidR="008428D1" w:rsidRDefault="008428D1">
          <w:pPr>
            <w:pStyle w:val="TOC8"/>
            <w:tabs>
              <w:tab w:val="right" w:leader="dot" w:pos="6941"/>
            </w:tabs>
            <w:rPr>
              <w:iCs w:val="0"/>
              <w:smallCaps/>
              <w:noProof/>
              <w:sz w:val="22"/>
              <w:szCs w:val="22"/>
            </w:rPr>
          </w:pPr>
          <w:hyperlink w:anchor="_Toc84106688" w:history="1">
            <w:r w:rsidRPr="00D5627F">
              <w:rPr>
                <w:rStyle w:val="TOC4"/>
                <w:noProof/>
              </w:rPr>
              <w:t>Scene XII</w:t>
            </w:r>
            <w:r>
              <w:rPr>
                <w:noProof/>
                <w:webHidden/>
              </w:rPr>
              <w:tab/>
            </w:r>
            <w:r>
              <w:rPr>
                <w:noProof/>
                <w:webHidden/>
              </w:rPr>
              <w:fldChar w:fldCharType="begin"/>
            </w:r>
            <w:r>
              <w:rPr>
                <w:noProof/>
                <w:webHidden/>
              </w:rPr>
              <w:instrText xml:space="preserve"> PAGEREF _Toc84106688 \h </w:instrText>
            </w:r>
            <w:r>
              <w:rPr>
                <w:noProof/>
                <w:webHidden/>
              </w:rPr>
            </w:r>
            <w:r>
              <w:rPr>
                <w:noProof/>
                <w:webHidden/>
              </w:rPr>
              <w:fldChar w:fldCharType="separate"/>
            </w:r>
            <w:r>
              <w:rPr>
                <w:noProof/>
                <w:webHidden/>
              </w:rPr>
              <w:t>28</w:t>
            </w:r>
            <w:r>
              <w:rPr>
                <w:noProof/>
                <w:webHidden/>
              </w:rPr>
              <w:fldChar w:fldCharType="end"/>
            </w:r>
          </w:hyperlink>
        </w:p>
        <w:p w14:paraId="34090E3F" w14:textId="6246E4B8" w:rsidR="008428D1" w:rsidRDefault="008428D1">
          <w:pPr>
            <w:pStyle w:val="TOC8"/>
            <w:tabs>
              <w:tab w:val="right" w:leader="dot" w:pos="6941"/>
            </w:tabs>
            <w:rPr>
              <w:iCs w:val="0"/>
              <w:smallCaps/>
              <w:noProof/>
              <w:sz w:val="22"/>
              <w:szCs w:val="22"/>
            </w:rPr>
          </w:pPr>
          <w:hyperlink w:anchor="_Toc84106689" w:history="1">
            <w:r w:rsidRPr="00D5627F">
              <w:rPr>
                <w:rStyle w:val="TOC4"/>
                <w:noProof/>
              </w:rPr>
              <w:t>Scene XIII</w:t>
            </w:r>
            <w:r>
              <w:rPr>
                <w:noProof/>
                <w:webHidden/>
              </w:rPr>
              <w:tab/>
            </w:r>
            <w:r>
              <w:rPr>
                <w:noProof/>
                <w:webHidden/>
              </w:rPr>
              <w:fldChar w:fldCharType="begin"/>
            </w:r>
            <w:r>
              <w:rPr>
                <w:noProof/>
                <w:webHidden/>
              </w:rPr>
              <w:instrText xml:space="preserve"> PAGEREF _Toc84106689 \h </w:instrText>
            </w:r>
            <w:r>
              <w:rPr>
                <w:noProof/>
                <w:webHidden/>
              </w:rPr>
            </w:r>
            <w:r>
              <w:rPr>
                <w:noProof/>
                <w:webHidden/>
              </w:rPr>
              <w:fldChar w:fldCharType="separate"/>
            </w:r>
            <w:r>
              <w:rPr>
                <w:noProof/>
                <w:webHidden/>
              </w:rPr>
              <w:t>30</w:t>
            </w:r>
            <w:r>
              <w:rPr>
                <w:noProof/>
                <w:webHidden/>
              </w:rPr>
              <w:fldChar w:fldCharType="end"/>
            </w:r>
          </w:hyperlink>
        </w:p>
        <w:p w14:paraId="5A744620" w14:textId="55F062AB" w:rsidR="008428D1" w:rsidRDefault="008428D1">
          <w:pPr>
            <w:pStyle w:val="TOC8"/>
            <w:tabs>
              <w:tab w:val="right" w:leader="dot" w:pos="6941"/>
            </w:tabs>
            <w:rPr>
              <w:iCs w:val="0"/>
              <w:smallCaps/>
              <w:noProof/>
              <w:sz w:val="22"/>
              <w:szCs w:val="22"/>
            </w:rPr>
          </w:pPr>
          <w:hyperlink w:anchor="_Toc84106690" w:history="1">
            <w:r w:rsidRPr="00D5627F">
              <w:rPr>
                <w:rStyle w:val="TOC4"/>
                <w:noProof/>
              </w:rPr>
              <w:t>Scene XIV</w:t>
            </w:r>
            <w:r>
              <w:rPr>
                <w:noProof/>
                <w:webHidden/>
              </w:rPr>
              <w:tab/>
            </w:r>
            <w:r>
              <w:rPr>
                <w:noProof/>
                <w:webHidden/>
              </w:rPr>
              <w:fldChar w:fldCharType="begin"/>
            </w:r>
            <w:r>
              <w:rPr>
                <w:noProof/>
                <w:webHidden/>
              </w:rPr>
              <w:instrText xml:space="preserve"> PAGEREF _Toc84106690 \h </w:instrText>
            </w:r>
            <w:r>
              <w:rPr>
                <w:noProof/>
                <w:webHidden/>
              </w:rPr>
            </w:r>
            <w:r>
              <w:rPr>
                <w:noProof/>
                <w:webHidden/>
              </w:rPr>
              <w:fldChar w:fldCharType="separate"/>
            </w:r>
            <w:r>
              <w:rPr>
                <w:noProof/>
                <w:webHidden/>
              </w:rPr>
              <w:t>30</w:t>
            </w:r>
            <w:r>
              <w:rPr>
                <w:noProof/>
                <w:webHidden/>
              </w:rPr>
              <w:fldChar w:fldCharType="end"/>
            </w:r>
          </w:hyperlink>
        </w:p>
        <w:p w14:paraId="39B31F27" w14:textId="07EBDFCC" w:rsidR="008428D1" w:rsidRDefault="008428D1">
          <w:pPr>
            <w:pStyle w:val="TOC8"/>
            <w:tabs>
              <w:tab w:val="right" w:leader="dot" w:pos="6941"/>
            </w:tabs>
            <w:rPr>
              <w:iCs w:val="0"/>
              <w:smallCaps/>
              <w:noProof/>
              <w:sz w:val="22"/>
              <w:szCs w:val="22"/>
            </w:rPr>
          </w:pPr>
          <w:hyperlink w:anchor="_Toc84106691" w:history="1">
            <w:r w:rsidRPr="00D5627F">
              <w:rPr>
                <w:rStyle w:val="TOC4"/>
                <w:noProof/>
              </w:rPr>
              <w:t>Scene XV</w:t>
            </w:r>
            <w:r>
              <w:rPr>
                <w:noProof/>
                <w:webHidden/>
              </w:rPr>
              <w:tab/>
            </w:r>
            <w:r>
              <w:rPr>
                <w:noProof/>
                <w:webHidden/>
              </w:rPr>
              <w:fldChar w:fldCharType="begin"/>
            </w:r>
            <w:r>
              <w:rPr>
                <w:noProof/>
                <w:webHidden/>
              </w:rPr>
              <w:instrText xml:space="preserve"> PAGEREF _Toc84106691 \h </w:instrText>
            </w:r>
            <w:r>
              <w:rPr>
                <w:noProof/>
                <w:webHidden/>
              </w:rPr>
            </w:r>
            <w:r>
              <w:rPr>
                <w:noProof/>
                <w:webHidden/>
              </w:rPr>
              <w:fldChar w:fldCharType="separate"/>
            </w:r>
            <w:r>
              <w:rPr>
                <w:noProof/>
                <w:webHidden/>
              </w:rPr>
              <w:t>31</w:t>
            </w:r>
            <w:r>
              <w:rPr>
                <w:noProof/>
                <w:webHidden/>
              </w:rPr>
              <w:fldChar w:fldCharType="end"/>
            </w:r>
          </w:hyperlink>
        </w:p>
        <w:p w14:paraId="27BEF9BB" w14:textId="588E959D" w:rsidR="008428D1" w:rsidRDefault="008428D1">
          <w:pPr>
            <w:pStyle w:val="TOC8"/>
            <w:tabs>
              <w:tab w:val="right" w:leader="dot" w:pos="6941"/>
            </w:tabs>
            <w:rPr>
              <w:iCs w:val="0"/>
              <w:smallCaps/>
              <w:noProof/>
              <w:sz w:val="22"/>
              <w:szCs w:val="22"/>
            </w:rPr>
          </w:pPr>
          <w:hyperlink w:anchor="_Toc84106692" w:history="1">
            <w:r w:rsidRPr="00D5627F">
              <w:rPr>
                <w:rStyle w:val="TOC4"/>
                <w:noProof/>
              </w:rPr>
              <w:t>Scene XVI</w:t>
            </w:r>
            <w:r>
              <w:rPr>
                <w:noProof/>
                <w:webHidden/>
              </w:rPr>
              <w:tab/>
            </w:r>
            <w:r>
              <w:rPr>
                <w:noProof/>
                <w:webHidden/>
              </w:rPr>
              <w:fldChar w:fldCharType="begin"/>
            </w:r>
            <w:r>
              <w:rPr>
                <w:noProof/>
                <w:webHidden/>
              </w:rPr>
              <w:instrText xml:space="preserve"> PAGEREF _Toc84106692 \h </w:instrText>
            </w:r>
            <w:r>
              <w:rPr>
                <w:noProof/>
                <w:webHidden/>
              </w:rPr>
            </w:r>
            <w:r>
              <w:rPr>
                <w:noProof/>
                <w:webHidden/>
              </w:rPr>
              <w:fldChar w:fldCharType="separate"/>
            </w:r>
            <w:r>
              <w:rPr>
                <w:noProof/>
                <w:webHidden/>
              </w:rPr>
              <w:t>33</w:t>
            </w:r>
            <w:r>
              <w:rPr>
                <w:noProof/>
                <w:webHidden/>
              </w:rPr>
              <w:fldChar w:fldCharType="end"/>
            </w:r>
          </w:hyperlink>
        </w:p>
        <w:p w14:paraId="647F3740" w14:textId="6187120F" w:rsidR="008428D1" w:rsidRDefault="008428D1">
          <w:pPr>
            <w:pStyle w:val="TOC8"/>
            <w:tabs>
              <w:tab w:val="right" w:leader="dot" w:pos="6941"/>
            </w:tabs>
            <w:rPr>
              <w:iCs w:val="0"/>
              <w:smallCaps/>
              <w:noProof/>
              <w:sz w:val="22"/>
              <w:szCs w:val="22"/>
            </w:rPr>
          </w:pPr>
          <w:hyperlink w:anchor="_Toc84106693" w:history="1">
            <w:r w:rsidRPr="00D5627F">
              <w:rPr>
                <w:rStyle w:val="TOC4"/>
                <w:noProof/>
              </w:rPr>
              <w:t>Scene XVII</w:t>
            </w:r>
            <w:r>
              <w:rPr>
                <w:noProof/>
                <w:webHidden/>
              </w:rPr>
              <w:tab/>
            </w:r>
            <w:r>
              <w:rPr>
                <w:noProof/>
                <w:webHidden/>
              </w:rPr>
              <w:fldChar w:fldCharType="begin"/>
            </w:r>
            <w:r>
              <w:rPr>
                <w:noProof/>
                <w:webHidden/>
              </w:rPr>
              <w:instrText xml:space="preserve"> PAGEREF _Toc84106693 \h </w:instrText>
            </w:r>
            <w:r>
              <w:rPr>
                <w:noProof/>
                <w:webHidden/>
              </w:rPr>
            </w:r>
            <w:r>
              <w:rPr>
                <w:noProof/>
                <w:webHidden/>
              </w:rPr>
              <w:fldChar w:fldCharType="separate"/>
            </w:r>
            <w:r>
              <w:rPr>
                <w:noProof/>
                <w:webHidden/>
              </w:rPr>
              <w:t>34</w:t>
            </w:r>
            <w:r>
              <w:rPr>
                <w:noProof/>
                <w:webHidden/>
              </w:rPr>
              <w:fldChar w:fldCharType="end"/>
            </w:r>
          </w:hyperlink>
        </w:p>
        <w:p w14:paraId="7F77748D" w14:textId="7CE18D3C" w:rsidR="008428D1" w:rsidRDefault="008428D1">
          <w:pPr>
            <w:pStyle w:val="TOC8"/>
            <w:tabs>
              <w:tab w:val="right" w:leader="dot" w:pos="6941"/>
            </w:tabs>
            <w:rPr>
              <w:iCs w:val="0"/>
              <w:smallCaps/>
              <w:noProof/>
              <w:sz w:val="22"/>
              <w:szCs w:val="22"/>
            </w:rPr>
          </w:pPr>
          <w:hyperlink w:anchor="_Toc84106694" w:history="1">
            <w:r w:rsidRPr="00D5627F">
              <w:rPr>
                <w:rStyle w:val="TOC4"/>
                <w:noProof/>
              </w:rPr>
              <w:t>Scene XVIII</w:t>
            </w:r>
            <w:r>
              <w:rPr>
                <w:noProof/>
                <w:webHidden/>
              </w:rPr>
              <w:tab/>
            </w:r>
            <w:r>
              <w:rPr>
                <w:noProof/>
                <w:webHidden/>
              </w:rPr>
              <w:fldChar w:fldCharType="begin"/>
            </w:r>
            <w:r>
              <w:rPr>
                <w:noProof/>
                <w:webHidden/>
              </w:rPr>
              <w:instrText xml:space="preserve"> PAGEREF _Toc84106694 \h </w:instrText>
            </w:r>
            <w:r>
              <w:rPr>
                <w:noProof/>
                <w:webHidden/>
              </w:rPr>
            </w:r>
            <w:r>
              <w:rPr>
                <w:noProof/>
                <w:webHidden/>
              </w:rPr>
              <w:fldChar w:fldCharType="separate"/>
            </w:r>
            <w:r>
              <w:rPr>
                <w:noProof/>
                <w:webHidden/>
              </w:rPr>
              <w:t>35</w:t>
            </w:r>
            <w:r>
              <w:rPr>
                <w:noProof/>
                <w:webHidden/>
              </w:rPr>
              <w:fldChar w:fldCharType="end"/>
            </w:r>
          </w:hyperlink>
        </w:p>
        <w:p w14:paraId="24BF516A" w14:textId="3D947146" w:rsidR="008428D1" w:rsidRDefault="008428D1">
          <w:pPr>
            <w:pStyle w:val="TOC8"/>
            <w:tabs>
              <w:tab w:val="right" w:leader="dot" w:pos="6941"/>
            </w:tabs>
            <w:rPr>
              <w:iCs w:val="0"/>
              <w:smallCaps/>
              <w:noProof/>
              <w:sz w:val="22"/>
              <w:szCs w:val="22"/>
            </w:rPr>
          </w:pPr>
          <w:hyperlink w:anchor="_Toc84106695" w:history="1">
            <w:r w:rsidRPr="00D5627F">
              <w:rPr>
                <w:rStyle w:val="TOC4"/>
                <w:noProof/>
              </w:rPr>
              <w:t>Scene XIX</w:t>
            </w:r>
            <w:r>
              <w:rPr>
                <w:noProof/>
                <w:webHidden/>
              </w:rPr>
              <w:tab/>
            </w:r>
            <w:r>
              <w:rPr>
                <w:noProof/>
                <w:webHidden/>
              </w:rPr>
              <w:fldChar w:fldCharType="begin"/>
            </w:r>
            <w:r>
              <w:rPr>
                <w:noProof/>
                <w:webHidden/>
              </w:rPr>
              <w:instrText xml:space="preserve"> PAGEREF _Toc84106695 \h </w:instrText>
            </w:r>
            <w:r>
              <w:rPr>
                <w:noProof/>
                <w:webHidden/>
              </w:rPr>
            </w:r>
            <w:r>
              <w:rPr>
                <w:noProof/>
                <w:webHidden/>
              </w:rPr>
              <w:fldChar w:fldCharType="separate"/>
            </w:r>
            <w:r>
              <w:rPr>
                <w:noProof/>
                <w:webHidden/>
              </w:rPr>
              <w:t>37</w:t>
            </w:r>
            <w:r>
              <w:rPr>
                <w:noProof/>
                <w:webHidden/>
              </w:rPr>
              <w:fldChar w:fldCharType="end"/>
            </w:r>
          </w:hyperlink>
        </w:p>
        <w:p w14:paraId="5AA323A7" w14:textId="3892C433" w:rsidR="008428D1" w:rsidRDefault="008428D1">
          <w:pPr>
            <w:pStyle w:val="TOC8"/>
            <w:tabs>
              <w:tab w:val="right" w:leader="dot" w:pos="6941"/>
            </w:tabs>
            <w:rPr>
              <w:iCs w:val="0"/>
              <w:smallCaps/>
              <w:noProof/>
              <w:sz w:val="22"/>
              <w:szCs w:val="22"/>
            </w:rPr>
          </w:pPr>
          <w:hyperlink w:anchor="_Toc84106696" w:history="1">
            <w:r w:rsidRPr="00D5627F">
              <w:rPr>
                <w:rStyle w:val="TOC4"/>
                <w:noProof/>
              </w:rPr>
              <w:t>Scene XX</w:t>
            </w:r>
            <w:r>
              <w:rPr>
                <w:noProof/>
                <w:webHidden/>
              </w:rPr>
              <w:tab/>
            </w:r>
            <w:r>
              <w:rPr>
                <w:noProof/>
                <w:webHidden/>
              </w:rPr>
              <w:fldChar w:fldCharType="begin"/>
            </w:r>
            <w:r>
              <w:rPr>
                <w:noProof/>
                <w:webHidden/>
              </w:rPr>
              <w:instrText xml:space="preserve"> PAGEREF _Toc84106696 \h </w:instrText>
            </w:r>
            <w:r>
              <w:rPr>
                <w:noProof/>
                <w:webHidden/>
              </w:rPr>
            </w:r>
            <w:r>
              <w:rPr>
                <w:noProof/>
                <w:webHidden/>
              </w:rPr>
              <w:fldChar w:fldCharType="separate"/>
            </w:r>
            <w:r>
              <w:rPr>
                <w:noProof/>
                <w:webHidden/>
              </w:rPr>
              <w:t>38</w:t>
            </w:r>
            <w:r>
              <w:rPr>
                <w:noProof/>
                <w:webHidden/>
              </w:rPr>
              <w:fldChar w:fldCharType="end"/>
            </w:r>
          </w:hyperlink>
        </w:p>
        <w:p w14:paraId="3F9B96D5" w14:textId="11B00537" w:rsidR="008428D1" w:rsidRDefault="008428D1">
          <w:pPr>
            <w:pStyle w:val="Caption"/>
            <w:tabs>
              <w:tab w:val="right" w:leader="dot" w:pos="6941"/>
            </w:tabs>
            <w:rPr>
              <w:b w:val="0"/>
              <w:bCs w:val="0"/>
              <w:iCs/>
              <w:caps/>
              <w:noProof/>
              <w:sz w:val="22"/>
              <w:szCs w:val="22"/>
            </w:rPr>
          </w:pPr>
          <w:hyperlink w:anchor="_Toc84106697" w:history="1">
            <w:r w:rsidRPr="00D5627F">
              <w:rPr>
                <w:rStyle w:val="TOC4"/>
                <w:noProof/>
              </w:rPr>
              <w:t>Part 3. Spark of Hope</w:t>
            </w:r>
            <w:r>
              <w:rPr>
                <w:noProof/>
                <w:webHidden/>
              </w:rPr>
              <w:tab/>
            </w:r>
            <w:r>
              <w:rPr>
                <w:noProof/>
                <w:webHidden/>
              </w:rPr>
              <w:fldChar w:fldCharType="begin"/>
            </w:r>
            <w:r>
              <w:rPr>
                <w:noProof/>
                <w:webHidden/>
              </w:rPr>
              <w:instrText xml:space="preserve"> PAGEREF _Toc84106697 \h </w:instrText>
            </w:r>
            <w:r>
              <w:rPr>
                <w:noProof/>
                <w:webHidden/>
              </w:rPr>
            </w:r>
            <w:r>
              <w:rPr>
                <w:noProof/>
                <w:webHidden/>
              </w:rPr>
              <w:fldChar w:fldCharType="separate"/>
            </w:r>
            <w:r>
              <w:rPr>
                <w:noProof/>
                <w:webHidden/>
              </w:rPr>
              <w:t>39</w:t>
            </w:r>
            <w:r>
              <w:rPr>
                <w:noProof/>
                <w:webHidden/>
              </w:rPr>
              <w:fldChar w:fldCharType="end"/>
            </w:r>
          </w:hyperlink>
        </w:p>
        <w:p w14:paraId="4EF64910" w14:textId="0864D6B0" w:rsidR="008428D1" w:rsidRDefault="008428D1">
          <w:pPr>
            <w:pStyle w:val="TOC8"/>
            <w:tabs>
              <w:tab w:val="right" w:leader="dot" w:pos="6941"/>
            </w:tabs>
            <w:rPr>
              <w:iCs w:val="0"/>
              <w:smallCaps/>
              <w:noProof/>
              <w:sz w:val="22"/>
              <w:szCs w:val="22"/>
            </w:rPr>
          </w:pPr>
          <w:hyperlink w:anchor="_Toc84106698" w:history="1">
            <w:r w:rsidRPr="00D5627F">
              <w:rPr>
                <w:rStyle w:val="TOC4"/>
                <w:noProof/>
              </w:rPr>
              <w:t>Scene I</w:t>
            </w:r>
            <w:r>
              <w:rPr>
                <w:noProof/>
                <w:webHidden/>
              </w:rPr>
              <w:tab/>
            </w:r>
            <w:r>
              <w:rPr>
                <w:noProof/>
                <w:webHidden/>
              </w:rPr>
              <w:fldChar w:fldCharType="begin"/>
            </w:r>
            <w:r>
              <w:rPr>
                <w:noProof/>
                <w:webHidden/>
              </w:rPr>
              <w:instrText xml:space="preserve"> PAGEREF _Toc84106698 \h </w:instrText>
            </w:r>
            <w:r>
              <w:rPr>
                <w:noProof/>
                <w:webHidden/>
              </w:rPr>
            </w:r>
            <w:r>
              <w:rPr>
                <w:noProof/>
                <w:webHidden/>
              </w:rPr>
              <w:fldChar w:fldCharType="separate"/>
            </w:r>
            <w:r>
              <w:rPr>
                <w:noProof/>
                <w:webHidden/>
              </w:rPr>
              <w:t>39</w:t>
            </w:r>
            <w:r>
              <w:rPr>
                <w:noProof/>
                <w:webHidden/>
              </w:rPr>
              <w:fldChar w:fldCharType="end"/>
            </w:r>
          </w:hyperlink>
        </w:p>
        <w:p w14:paraId="595DC2ED" w14:textId="411B2193" w:rsidR="008428D1" w:rsidRDefault="008428D1">
          <w:pPr>
            <w:pStyle w:val="TOC8"/>
            <w:tabs>
              <w:tab w:val="right" w:leader="dot" w:pos="6941"/>
            </w:tabs>
            <w:rPr>
              <w:iCs w:val="0"/>
              <w:smallCaps/>
              <w:noProof/>
              <w:sz w:val="22"/>
              <w:szCs w:val="22"/>
            </w:rPr>
          </w:pPr>
          <w:hyperlink w:anchor="_Toc84106699" w:history="1">
            <w:r w:rsidRPr="00D5627F">
              <w:rPr>
                <w:rStyle w:val="TOC4"/>
                <w:noProof/>
              </w:rPr>
              <w:t>Scene II</w:t>
            </w:r>
            <w:r>
              <w:rPr>
                <w:noProof/>
                <w:webHidden/>
              </w:rPr>
              <w:tab/>
            </w:r>
            <w:r>
              <w:rPr>
                <w:noProof/>
                <w:webHidden/>
              </w:rPr>
              <w:fldChar w:fldCharType="begin"/>
            </w:r>
            <w:r>
              <w:rPr>
                <w:noProof/>
                <w:webHidden/>
              </w:rPr>
              <w:instrText xml:space="preserve"> PAGEREF _Toc84106699 \h </w:instrText>
            </w:r>
            <w:r>
              <w:rPr>
                <w:noProof/>
                <w:webHidden/>
              </w:rPr>
            </w:r>
            <w:r>
              <w:rPr>
                <w:noProof/>
                <w:webHidden/>
              </w:rPr>
              <w:fldChar w:fldCharType="separate"/>
            </w:r>
            <w:r>
              <w:rPr>
                <w:noProof/>
                <w:webHidden/>
              </w:rPr>
              <w:t>40</w:t>
            </w:r>
            <w:r>
              <w:rPr>
                <w:noProof/>
                <w:webHidden/>
              </w:rPr>
              <w:fldChar w:fldCharType="end"/>
            </w:r>
          </w:hyperlink>
        </w:p>
        <w:p w14:paraId="7D0BEF50" w14:textId="34BF27DD" w:rsidR="008428D1" w:rsidRDefault="008428D1">
          <w:pPr>
            <w:pStyle w:val="TOC8"/>
            <w:tabs>
              <w:tab w:val="right" w:leader="dot" w:pos="6941"/>
            </w:tabs>
            <w:rPr>
              <w:iCs w:val="0"/>
              <w:smallCaps/>
              <w:noProof/>
              <w:sz w:val="22"/>
              <w:szCs w:val="22"/>
            </w:rPr>
          </w:pPr>
          <w:hyperlink w:anchor="_Toc84106700" w:history="1">
            <w:r w:rsidRPr="00D5627F">
              <w:rPr>
                <w:rStyle w:val="TOC4"/>
                <w:noProof/>
              </w:rPr>
              <w:t>Scene III</w:t>
            </w:r>
            <w:r>
              <w:rPr>
                <w:noProof/>
                <w:webHidden/>
              </w:rPr>
              <w:tab/>
            </w:r>
            <w:r>
              <w:rPr>
                <w:noProof/>
                <w:webHidden/>
              </w:rPr>
              <w:fldChar w:fldCharType="begin"/>
            </w:r>
            <w:r>
              <w:rPr>
                <w:noProof/>
                <w:webHidden/>
              </w:rPr>
              <w:instrText xml:space="preserve"> PAGEREF _Toc84106700 \h </w:instrText>
            </w:r>
            <w:r>
              <w:rPr>
                <w:noProof/>
                <w:webHidden/>
              </w:rPr>
            </w:r>
            <w:r>
              <w:rPr>
                <w:noProof/>
                <w:webHidden/>
              </w:rPr>
              <w:fldChar w:fldCharType="separate"/>
            </w:r>
            <w:r>
              <w:rPr>
                <w:noProof/>
                <w:webHidden/>
              </w:rPr>
              <w:t>41</w:t>
            </w:r>
            <w:r>
              <w:rPr>
                <w:noProof/>
                <w:webHidden/>
              </w:rPr>
              <w:fldChar w:fldCharType="end"/>
            </w:r>
          </w:hyperlink>
        </w:p>
        <w:p w14:paraId="4DE8BB82" w14:textId="0F389A46" w:rsidR="008428D1" w:rsidRDefault="008428D1">
          <w:pPr>
            <w:pStyle w:val="TOC8"/>
            <w:tabs>
              <w:tab w:val="right" w:leader="dot" w:pos="6941"/>
            </w:tabs>
            <w:rPr>
              <w:iCs w:val="0"/>
              <w:smallCaps/>
              <w:noProof/>
              <w:sz w:val="22"/>
              <w:szCs w:val="22"/>
            </w:rPr>
          </w:pPr>
          <w:hyperlink w:anchor="_Toc84106701" w:history="1">
            <w:r w:rsidRPr="00D5627F">
              <w:rPr>
                <w:rStyle w:val="TOC4"/>
                <w:noProof/>
              </w:rPr>
              <w:t>Scene IV</w:t>
            </w:r>
            <w:r>
              <w:rPr>
                <w:noProof/>
                <w:webHidden/>
              </w:rPr>
              <w:tab/>
            </w:r>
            <w:r>
              <w:rPr>
                <w:noProof/>
                <w:webHidden/>
              </w:rPr>
              <w:fldChar w:fldCharType="begin"/>
            </w:r>
            <w:r>
              <w:rPr>
                <w:noProof/>
                <w:webHidden/>
              </w:rPr>
              <w:instrText xml:space="preserve"> PAGEREF _Toc84106701 \h </w:instrText>
            </w:r>
            <w:r>
              <w:rPr>
                <w:noProof/>
                <w:webHidden/>
              </w:rPr>
            </w:r>
            <w:r>
              <w:rPr>
                <w:noProof/>
                <w:webHidden/>
              </w:rPr>
              <w:fldChar w:fldCharType="separate"/>
            </w:r>
            <w:r>
              <w:rPr>
                <w:noProof/>
                <w:webHidden/>
              </w:rPr>
              <w:t>42</w:t>
            </w:r>
            <w:r>
              <w:rPr>
                <w:noProof/>
                <w:webHidden/>
              </w:rPr>
              <w:fldChar w:fldCharType="end"/>
            </w:r>
          </w:hyperlink>
        </w:p>
        <w:p w14:paraId="746E5658" w14:textId="2C0F0E2C" w:rsidR="008428D1" w:rsidRDefault="008428D1">
          <w:pPr>
            <w:pStyle w:val="TOC8"/>
            <w:tabs>
              <w:tab w:val="right" w:leader="dot" w:pos="6941"/>
            </w:tabs>
            <w:rPr>
              <w:iCs w:val="0"/>
              <w:smallCaps/>
              <w:noProof/>
              <w:sz w:val="22"/>
              <w:szCs w:val="22"/>
            </w:rPr>
          </w:pPr>
          <w:hyperlink w:anchor="_Toc84106702" w:history="1">
            <w:r w:rsidRPr="00D5627F">
              <w:rPr>
                <w:rStyle w:val="TOC4"/>
                <w:noProof/>
              </w:rPr>
              <w:t>Scene V</w:t>
            </w:r>
            <w:r>
              <w:rPr>
                <w:noProof/>
                <w:webHidden/>
              </w:rPr>
              <w:tab/>
            </w:r>
            <w:r>
              <w:rPr>
                <w:noProof/>
                <w:webHidden/>
              </w:rPr>
              <w:fldChar w:fldCharType="begin"/>
            </w:r>
            <w:r>
              <w:rPr>
                <w:noProof/>
                <w:webHidden/>
              </w:rPr>
              <w:instrText xml:space="preserve"> PAGEREF _Toc84106702 \h </w:instrText>
            </w:r>
            <w:r>
              <w:rPr>
                <w:noProof/>
                <w:webHidden/>
              </w:rPr>
            </w:r>
            <w:r>
              <w:rPr>
                <w:noProof/>
                <w:webHidden/>
              </w:rPr>
              <w:fldChar w:fldCharType="separate"/>
            </w:r>
            <w:r>
              <w:rPr>
                <w:noProof/>
                <w:webHidden/>
              </w:rPr>
              <w:t>43</w:t>
            </w:r>
            <w:r>
              <w:rPr>
                <w:noProof/>
                <w:webHidden/>
              </w:rPr>
              <w:fldChar w:fldCharType="end"/>
            </w:r>
          </w:hyperlink>
        </w:p>
        <w:p w14:paraId="47F3724B" w14:textId="7DBEEDE4" w:rsidR="008428D1" w:rsidRDefault="008428D1">
          <w:pPr>
            <w:pStyle w:val="TOC8"/>
            <w:tabs>
              <w:tab w:val="right" w:leader="dot" w:pos="6941"/>
            </w:tabs>
            <w:rPr>
              <w:iCs w:val="0"/>
              <w:smallCaps/>
              <w:noProof/>
              <w:sz w:val="22"/>
              <w:szCs w:val="22"/>
            </w:rPr>
          </w:pPr>
          <w:hyperlink w:anchor="_Toc84106703" w:history="1">
            <w:r w:rsidRPr="00D5627F">
              <w:rPr>
                <w:rStyle w:val="TOC4"/>
                <w:noProof/>
              </w:rPr>
              <w:t>Scene VI</w:t>
            </w:r>
            <w:r>
              <w:rPr>
                <w:noProof/>
                <w:webHidden/>
              </w:rPr>
              <w:tab/>
            </w:r>
            <w:r>
              <w:rPr>
                <w:noProof/>
                <w:webHidden/>
              </w:rPr>
              <w:fldChar w:fldCharType="begin"/>
            </w:r>
            <w:r>
              <w:rPr>
                <w:noProof/>
                <w:webHidden/>
              </w:rPr>
              <w:instrText xml:space="preserve"> PAGEREF _Toc84106703 \h </w:instrText>
            </w:r>
            <w:r>
              <w:rPr>
                <w:noProof/>
                <w:webHidden/>
              </w:rPr>
            </w:r>
            <w:r>
              <w:rPr>
                <w:noProof/>
                <w:webHidden/>
              </w:rPr>
              <w:fldChar w:fldCharType="separate"/>
            </w:r>
            <w:r>
              <w:rPr>
                <w:noProof/>
                <w:webHidden/>
              </w:rPr>
              <w:t>43</w:t>
            </w:r>
            <w:r>
              <w:rPr>
                <w:noProof/>
                <w:webHidden/>
              </w:rPr>
              <w:fldChar w:fldCharType="end"/>
            </w:r>
          </w:hyperlink>
        </w:p>
        <w:p w14:paraId="617478B1" w14:textId="6448BB2A" w:rsidR="008428D1" w:rsidRDefault="008428D1">
          <w:pPr>
            <w:pStyle w:val="TOC8"/>
            <w:tabs>
              <w:tab w:val="right" w:leader="dot" w:pos="6941"/>
            </w:tabs>
            <w:rPr>
              <w:iCs w:val="0"/>
              <w:smallCaps/>
              <w:noProof/>
              <w:sz w:val="22"/>
              <w:szCs w:val="22"/>
            </w:rPr>
          </w:pPr>
          <w:hyperlink w:anchor="_Toc84106704" w:history="1">
            <w:r w:rsidRPr="00D5627F">
              <w:rPr>
                <w:rStyle w:val="TOC4"/>
                <w:noProof/>
              </w:rPr>
              <w:t>Scene VII</w:t>
            </w:r>
            <w:r>
              <w:rPr>
                <w:noProof/>
                <w:webHidden/>
              </w:rPr>
              <w:tab/>
            </w:r>
            <w:r>
              <w:rPr>
                <w:noProof/>
                <w:webHidden/>
              </w:rPr>
              <w:fldChar w:fldCharType="begin"/>
            </w:r>
            <w:r>
              <w:rPr>
                <w:noProof/>
                <w:webHidden/>
              </w:rPr>
              <w:instrText xml:space="preserve"> PAGEREF _Toc84106704 \h </w:instrText>
            </w:r>
            <w:r>
              <w:rPr>
                <w:noProof/>
                <w:webHidden/>
              </w:rPr>
            </w:r>
            <w:r>
              <w:rPr>
                <w:noProof/>
                <w:webHidden/>
              </w:rPr>
              <w:fldChar w:fldCharType="separate"/>
            </w:r>
            <w:r>
              <w:rPr>
                <w:noProof/>
                <w:webHidden/>
              </w:rPr>
              <w:t>44</w:t>
            </w:r>
            <w:r>
              <w:rPr>
                <w:noProof/>
                <w:webHidden/>
              </w:rPr>
              <w:fldChar w:fldCharType="end"/>
            </w:r>
          </w:hyperlink>
        </w:p>
        <w:p w14:paraId="4C470926" w14:textId="0784E345" w:rsidR="008428D1" w:rsidRDefault="008428D1">
          <w:pPr>
            <w:pStyle w:val="TOC8"/>
            <w:tabs>
              <w:tab w:val="right" w:leader="dot" w:pos="6941"/>
            </w:tabs>
            <w:rPr>
              <w:iCs w:val="0"/>
              <w:smallCaps/>
              <w:noProof/>
              <w:sz w:val="22"/>
              <w:szCs w:val="22"/>
            </w:rPr>
          </w:pPr>
          <w:hyperlink w:anchor="_Toc84106705" w:history="1">
            <w:r w:rsidRPr="00D5627F">
              <w:rPr>
                <w:rStyle w:val="TOC4"/>
                <w:noProof/>
                <w:lang w:eastAsia="zh-TW"/>
              </w:rPr>
              <w:t>Scene VIII</w:t>
            </w:r>
            <w:r>
              <w:rPr>
                <w:noProof/>
                <w:webHidden/>
              </w:rPr>
              <w:tab/>
            </w:r>
            <w:r>
              <w:rPr>
                <w:noProof/>
                <w:webHidden/>
              </w:rPr>
              <w:fldChar w:fldCharType="begin"/>
            </w:r>
            <w:r>
              <w:rPr>
                <w:noProof/>
                <w:webHidden/>
              </w:rPr>
              <w:instrText xml:space="preserve"> PAGEREF _Toc84106705 \h </w:instrText>
            </w:r>
            <w:r>
              <w:rPr>
                <w:noProof/>
                <w:webHidden/>
              </w:rPr>
            </w:r>
            <w:r>
              <w:rPr>
                <w:noProof/>
                <w:webHidden/>
              </w:rPr>
              <w:fldChar w:fldCharType="separate"/>
            </w:r>
            <w:r>
              <w:rPr>
                <w:noProof/>
                <w:webHidden/>
              </w:rPr>
              <w:t>46</w:t>
            </w:r>
            <w:r>
              <w:rPr>
                <w:noProof/>
                <w:webHidden/>
              </w:rPr>
              <w:fldChar w:fldCharType="end"/>
            </w:r>
          </w:hyperlink>
        </w:p>
        <w:p w14:paraId="5C36D164" w14:textId="788B32C6" w:rsidR="008428D1" w:rsidRDefault="008428D1">
          <w:pPr>
            <w:pStyle w:val="TOC8"/>
            <w:tabs>
              <w:tab w:val="right" w:leader="dot" w:pos="6941"/>
            </w:tabs>
            <w:rPr>
              <w:iCs w:val="0"/>
              <w:smallCaps/>
              <w:noProof/>
              <w:sz w:val="22"/>
              <w:szCs w:val="22"/>
            </w:rPr>
          </w:pPr>
          <w:hyperlink w:anchor="_Toc84106706" w:history="1">
            <w:r w:rsidRPr="00D5627F">
              <w:rPr>
                <w:rStyle w:val="TOC4"/>
                <w:noProof/>
              </w:rPr>
              <w:t>Scene IX</w:t>
            </w:r>
            <w:r>
              <w:rPr>
                <w:noProof/>
                <w:webHidden/>
              </w:rPr>
              <w:tab/>
            </w:r>
            <w:r>
              <w:rPr>
                <w:noProof/>
                <w:webHidden/>
              </w:rPr>
              <w:fldChar w:fldCharType="begin"/>
            </w:r>
            <w:r>
              <w:rPr>
                <w:noProof/>
                <w:webHidden/>
              </w:rPr>
              <w:instrText xml:space="preserve"> PAGEREF _Toc84106706 \h </w:instrText>
            </w:r>
            <w:r>
              <w:rPr>
                <w:noProof/>
                <w:webHidden/>
              </w:rPr>
            </w:r>
            <w:r>
              <w:rPr>
                <w:noProof/>
                <w:webHidden/>
              </w:rPr>
              <w:fldChar w:fldCharType="separate"/>
            </w:r>
            <w:r>
              <w:rPr>
                <w:noProof/>
                <w:webHidden/>
              </w:rPr>
              <w:t>47</w:t>
            </w:r>
            <w:r>
              <w:rPr>
                <w:noProof/>
                <w:webHidden/>
              </w:rPr>
              <w:fldChar w:fldCharType="end"/>
            </w:r>
          </w:hyperlink>
        </w:p>
        <w:p w14:paraId="3E0BDA52" w14:textId="4707CA0C" w:rsidR="008428D1" w:rsidRDefault="008428D1">
          <w:pPr>
            <w:pStyle w:val="TOC8"/>
            <w:tabs>
              <w:tab w:val="right" w:leader="dot" w:pos="6941"/>
            </w:tabs>
            <w:rPr>
              <w:iCs w:val="0"/>
              <w:smallCaps/>
              <w:noProof/>
              <w:sz w:val="22"/>
              <w:szCs w:val="22"/>
            </w:rPr>
          </w:pPr>
          <w:hyperlink w:anchor="_Toc84106707" w:history="1">
            <w:r w:rsidRPr="00D5627F">
              <w:rPr>
                <w:rStyle w:val="TOC4"/>
                <w:noProof/>
              </w:rPr>
              <w:t>Scene X</w:t>
            </w:r>
            <w:r>
              <w:rPr>
                <w:noProof/>
                <w:webHidden/>
              </w:rPr>
              <w:tab/>
            </w:r>
            <w:r>
              <w:rPr>
                <w:noProof/>
                <w:webHidden/>
              </w:rPr>
              <w:fldChar w:fldCharType="begin"/>
            </w:r>
            <w:r>
              <w:rPr>
                <w:noProof/>
                <w:webHidden/>
              </w:rPr>
              <w:instrText xml:space="preserve"> PAGEREF _Toc84106707 \h </w:instrText>
            </w:r>
            <w:r>
              <w:rPr>
                <w:noProof/>
                <w:webHidden/>
              </w:rPr>
            </w:r>
            <w:r>
              <w:rPr>
                <w:noProof/>
                <w:webHidden/>
              </w:rPr>
              <w:fldChar w:fldCharType="separate"/>
            </w:r>
            <w:r>
              <w:rPr>
                <w:noProof/>
                <w:webHidden/>
              </w:rPr>
              <w:t>48</w:t>
            </w:r>
            <w:r>
              <w:rPr>
                <w:noProof/>
                <w:webHidden/>
              </w:rPr>
              <w:fldChar w:fldCharType="end"/>
            </w:r>
          </w:hyperlink>
        </w:p>
        <w:p w14:paraId="67C35254" w14:textId="6CD4B6D5" w:rsidR="008428D1" w:rsidRDefault="008428D1">
          <w:pPr>
            <w:pStyle w:val="TOC8"/>
            <w:tabs>
              <w:tab w:val="right" w:leader="dot" w:pos="6941"/>
            </w:tabs>
            <w:rPr>
              <w:iCs w:val="0"/>
              <w:smallCaps/>
              <w:noProof/>
              <w:sz w:val="22"/>
              <w:szCs w:val="22"/>
            </w:rPr>
          </w:pPr>
          <w:hyperlink w:anchor="_Toc84106708" w:history="1">
            <w:r w:rsidRPr="00D5627F">
              <w:rPr>
                <w:rStyle w:val="TOC4"/>
                <w:noProof/>
              </w:rPr>
              <w:t>Scene XI</w:t>
            </w:r>
            <w:r>
              <w:rPr>
                <w:noProof/>
                <w:webHidden/>
              </w:rPr>
              <w:tab/>
            </w:r>
            <w:r>
              <w:rPr>
                <w:noProof/>
                <w:webHidden/>
              </w:rPr>
              <w:fldChar w:fldCharType="begin"/>
            </w:r>
            <w:r>
              <w:rPr>
                <w:noProof/>
                <w:webHidden/>
              </w:rPr>
              <w:instrText xml:space="preserve"> PAGEREF _Toc84106708 \h </w:instrText>
            </w:r>
            <w:r>
              <w:rPr>
                <w:noProof/>
                <w:webHidden/>
              </w:rPr>
            </w:r>
            <w:r>
              <w:rPr>
                <w:noProof/>
                <w:webHidden/>
              </w:rPr>
              <w:fldChar w:fldCharType="separate"/>
            </w:r>
            <w:r>
              <w:rPr>
                <w:noProof/>
                <w:webHidden/>
              </w:rPr>
              <w:t>48</w:t>
            </w:r>
            <w:r>
              <w:rPr>
                <w:noProof/>
                <w:webHidden/>
              </w:rPr>
              <w:fldChar w:fldCharType="end"/>
            </w:r>
          </w:hyperlink>
        </w:p>
        <w:p w14:paraId="4B3A58DA" w14:textId="50D81A46" w:rsidR="008428D1" w:rsidRDefault="008428D1">
          <w:pPr>
            <w:pStyle w:val="TOC8"/>
            <w:tabs>
              <w:tab w:val="right" w:leader="dot" w:pos="6941"/>
            </w:tabs>
            <w:rPr>
              <w:iCs w:val="0"/>
              <w:smallCaps/>
              <w:noProof/>
              <w:sz w:val="22"/>
              <w:szCs w:val="22"/>
            </w:rPr>
          </w:pPr>
          <w:hyperlink w:anchor="_Toc84106709" w:history="1">
            <w:r w:rsidRPr="00D5627F">
              <w:rPr>
                <w:rStyle w:val="TOC4"/>
                <w:noProof/>
              </w:rPr>
              <w:t>Scene XII</w:t>
            </w:r>
            <w:r>
              <w:rPr>
                <w:noProof/>
                <w:webHidden/>
              </w:rPr>
              <w:tab/>
            </w:r>
            <w:r>
              <w:rPr>
                <w:noProof/>
                <w:webHidden/>
              </w:rPr>
              <w:fldChar w:fldCharType="begin"/>
            </w:r>
            <w:r>
              <w:rPr>
                <w:noProof/>
                <w:webHidden/>
              </w:rPr>
              <w:instrText xml:space="preserve"> PAGEREF _Toc84106709 \h </w:instrText>
            </w:r>
            <w:r>
              <w:rPr>
                <w:noProof/>
                <w:webHidden/>
              </w:rPr>
            </w:r>
            <w:r>
              <w:rPr>
                <w:noProof/>
                <w:webHidden/>
              </w:rPr>
              <w:fldChar w:fldCharType="separate"/>
            </w:r>
            <w:r>
              <w:rPr>
                <w:noProof/>
                <w:webHidden/>
              </w:rPr>
              <w:t>49</w:t>
            </w:r>
            <w:r>
              <w:rPr>
                <w:noProof/>
                <w:webHidden/>
              </w:rPr>
              <w:fldChar w:fldCharType="end"/>
            </w:r>
          </w:hyperlink>
        </w:p>
        <w:p w14:paraId="186F7219" w14:textId="782C574E" w:rsidR="008428D1" w:rsidRDefault="008428D1">
          <w:pPr>
            <w:pStyle w:val="TOC8"/>
            <w:tabs>
              <w:tab w:val="right" w:leader="dot" w:pos="6941"/>
            </w:tabs>
            <w:rPr>
              <w:iCs w:val="0"/>
              <w:smallCaps/>
              <w:noProof/>
              <w:sz w:val="22"/>
              <w:szCs w:val="22"/>
            </w:rPr>
          </w:pPr>
          <w:hyperlink w:anchor="_Toc84106710" w:history="1">
            <w:r w:rsidRPr="00D5627F">
              <w:rPr>
                <w:rStyle w:val="TOC4"/>
                <w:noProof/>
              </w:rPr>
              <w:t>Scene XIII</w:t>
            </w:r>
            <w:r>
              <w:rPr>
                <w:noProof/>
                <w:webHidden/>
              </w:rPr>
              <w:tab/>
            </w:r>
            <w:r>
              <w:rPr>
                <w:noProof/>
                <w:webHidden/>
              </w:rPr>
              <w:fldChar w:fldCharType="begin"/>
            </w:r>
            <w:r>
              <w:rPr>
                <w:noProof/>
                <w:webHidden/>
              </w:rPr>
              <w:instrText xml:space="preserve"> PAGEREF _Toc84106710 \h </w:instrText>
            </w:r>
            <w:r>
              <w:rPr>
                <w:noProof/>
                <w:webHidden/>
              </w:rPr>
            </w:r>
            <w:r>
              <w:rPr>
                <w:noProof/>
                <w:webHidden/>
              </w:rPr>
              <w:fldChar w:fldCharType="separate"/>
            </w:r>
            <w:r>
              <w:rPr>
                <w:noProof/>
                <w:webHidden/>
              </w:rPr>
              <w:t>50</w:t>
            </w:r>
            <w:r>
              <w:rPr>
                <w:noProof/>
                <w:webHidden/>
              </w:rPr>
              <w:fldChar w:fldCharType="end"/>
            </w:r>
          </w:hyperlink>
        </w:p>
        <w:p w14:paraId="0678E6D4" w14:textId="5534EADE" w:rsidR="008428D1" w:rsidRDefault="008428D1">
          <w:pPr>
            <w:pStyle w:val="TOC8"/>
            <w:tabs>
              <w:tab w:val="right" w:leader="dot" w:pos="6941"/>
            </w:tabs>
            <w:rPr>
              <w:iCs w:val="0"/>
              <w:smallCaps/>
              <w:noProof/>
              <w:sz w:val="22"/>
              <w:szCs w:val="22"/>
            </w:rPr>
          </w:pPr>
          <w:hyperlink w:anchor="_Toc84106711" w:history="1">
            <w:r w:rsidRPr="00D5627F">
              <w:rPr>
                <w:rStyle w:val="TOC4"/>
                <w:noProof/>
              </w:rPr>
              <w:t>Scene XIV</w:t>
            </w:r>
            <w:r>
              <w:rPr>
                <w:noProof/>
                <w:webHidden/>
              </w:rPr>
              <w:tab/>
            </w:r>
            <w:r>
              <w:rPr>
                <w:noProof/>
                <w:webHidden/>
              </w:rPr>
              <w:fldChar w:fldCharType="begin"/>
            </w:r>
            <w:r>
              <w:rPr>
                <w:noProof/>
                <w:webHidden/>
              </w:rPr>
              <w:instrText xml:space="preserve"> PAGEREF _Toc84106711 \h </w:instrText>
            </w:r>
            <w:r>
              <w:rPr>
                <w:noProof/>
                <w:webHidden/>
              </w:rPr>
            </w:r>
            <w:r>
              <w:rPr>
                <w:noProof/>
                <w:webHidden/>
              </w:rPr>
              <w:fldChar w:fldCharType="separate"/>
            </w:r>
            <w:r>
              <w:rPr>
                <w:noProof/>
                <w:webHidden/>
              </w:rPr>
              <w:t>51</w:t>
            </w:r>
            <w:r>
              <w:rPr>
                <w:noProof/>
                <w:webHidden/>
              </w:rPr>
              <w:fldChar w:fldCharType="end"/>
            </w:r>
          </w:hyperlink>
        </w:p>
        <w:p w14:paraId="673BF9E7" w14:textId="708681F4" w:rsidR="008428D1" w:rsidRDefault="008428D1">
          <w:pPr>
            <w:pStyle w:val="TOC8"/>
            <w:tabs>
              <w:tab w:val="right" w:leader="dot" w:pos="6941"/>
            </w:tabs>
            <w:rPr>
              <w:iCs w:val="0"/>
              <w:smallCaps/>
              <w:noProof/>
              <w:sz w:val="22"/>
              <w:szCs w:val="22"/>
            </w:rPr>
          </w:pPr>
          <w:hyperlink w:anchor="_Toc84106712" w:history="1">
            <w:r w:rsidRPr="00D5627F">
              <w:rPr>
                <w:rStyle w:val="TOC4"/>
                <w:noProof/>
              </w:rPr>
              <w:t>Scene XV</w:t>
            </w:r>
            <w:r>
              <w:rPr>
                <w:noProof/>
                <w:webHidden/>
              </w:rPr>
              <w:tab/>
            </w:r>
            <w:r>
              <w:rPr>
                <w:noProof/>
                <w:webHidden/>
              </w:rPr>
              <w:fldChar w:fldCharType="begin"/>
            </w:r>
            <w:r>
              <w:rPr>
                <w:noProof/>
                <w:webHidden/>
              </w:rPr>
              <w:instrText xml:space="preserve"> PAGEREF _Toc84106712 \h </w:instrText>
            </w:r>
            <w:r>
              <w:rPr>
                <w:noProof/>
                <w:webHidden/>
              </w:rPr>
            </w:r>
            <w:r>
              <w:rPr>
                <w:noProof/>
                <w:webHidden/>
              </w:rPr>
              <w:fldChar w:fldCharType="separate"/>
            </w:r>
            <w:r>
              <w:rPr>
                <w:noProof/>
                <w:webHidden/>
              </w:rPr>
              <w:t>52</w:t>
            </w:r>
            <w:r>
              <w:rPr>
                <w:noProof/>
                <w:webHidden/>
              </w:rPr>
              <w:fldChar w:fldCharType="end"/>
            </w:r>
          </w:hyperlink>
        </w:p>
        <w:p w14:paraId="02EEF72D" w14:textId="4259CE53" w:rsidR="008428D1" w:rsidRDefault="008428D1">
          <w:pPr>
            <w:pStyle w:val="TOC8"/>
            <w:tabs>
              <w:tab w:val="right" w:leader="dot" w:pos="6941"/>
            </w:tabs>
            <w:rPr>
              <w:iCs w:val="0"/>
              <w:smallCaps/>
              <w:noProof/>
              <w:sz w:val="22"/>
              <w:szCs w:val="22"/>
            </w:rPr>
          </w:pPr>
          <w:hyperlink w:anchor="_Toc84106713" w:history="1">
            <w:r w:rsidRPr="00D5627F">
              <w:rPr>
                <w:rStyle w:val="TOC4"/>
                <w:noProof/>
              </w:rPr>
              <w:t>Scene XVI</w:t>
            </w:r>
            <w:r>
              <w:rPr>
                <w:noProof/>
                <w:webHidden/>
              </w:rPr>
              <w:tab/>
            </w:r>
            <w:r>
              <w:rPr>
                <w:noProof/>
                <w:webHidden/>
              </w:rPr>
              <w:fldChar w:fldCharType="begin"/>
            </w:r>
            <w:r>
              <w:rPr>
                <w:noProof/>
                <w:webHidden/>
              </w:rPr>
              <w:instrText xml:space="preserve"> PAGEREF _Toc84106713 \h </w:instrText>
            </w:r>
            <w:r>
              <w:rPr>
                <w:noProof/>
                <w:webHidden/>
              </w:rPr>
            </w:r>
            <w:r>
              <w:rPr>
                <w:noProof/>
                <w:webHidden/>
              </w:rPr>
              <w:fldChar w:fldCharType="separate"/>
            </w:r>
            <w:r>
              <w:rPr>
                <w:noProof/>
                <w:webHidden/>
              </w:rPr>
              <w:t>52</w:t>
            </w:r>
            <w:r>
              <w:rPr>
                <w:noProof/>
                <w:webHidden/>
              </w:rPr>
              <w:fldChar w:fldCharType="end"/>
            </w:r>
          </w:hyperlink>
        </w:p>
        <w:p w14:paraId="248D2E2D" w14:textId="5C8838F2" w:rsidR="008428D1" w:rsidRDefault="008428D1">
          <w:pPr>
            <w:pStyle w:val="Caption"/>
            <w:tabs>
              <w:tab w:val="right" w:leader="dot" w:pos="6941"/>
            </w:tabs>
            <w:rPr>
              <w:b w:val="0"/>
              <w:bCs w:val="0"/>
              <w:iCs/>
              <w:caps/>
              <w:noProof/>
              <w:sz w:val="22"/>
              <w:szCs w:val="22"/>
            </w:rPr>
          </w:pPr>
          <w:hyperlink w:anchor="_Toc84106714" w:history="1">
            <w:r w:rsidRPr="00D5627F">
              <w:rPr>
                <w:rStyle w:val="TOC4"/>
                <w:noProof/>
              </w:rPr>
              <w:t>Part 4. New worlds</w:t>
            </w:r>
            <w:r>
              <w:rPr>
                <w:noProof/>
                <w:webHidden/>
              </w:rPr>
              <w:tab/>
            </w:r>
            <w:r>
              <w:rPr>
                <w:noProof/>
                <w:webHidden/>
              </w:rPr>
              <w:fldChar w:fldCharType="begin"/>
            </w:r>
            <w:r>
              <w:rPr>
                <w:noProof/>
                <w:webHidden/>
              </w:rPr>
              <w:instrText xml:space="preserve"> PAGEREF _Toc84106714 \h </w:instrText>
            </w:r>
            <w:r>
              <w:rPr>
                <w:noProof/>
                <w:webHidden/>
              </w:rPr>
            </w:r>
            <w:r>
              <w:rPr>
                <w:noProof/>
                <w:webHidden/>
              </w:rPr>
              <w:fldChar w:fldCharType="separate"/>
            </w:r>
            <w:r>
              <w:rPr>
                <w:noProof/>
                <w:webHidden/>
              </w:rPr>
              <w:t>55</w:t>
            </w:r>
            <w:r>
              <w:rPr>
                <w:noProof/>
                <w:webHidden/>
              </w:rPr>
              <w:fldChar w:fldCharType="end"/>
            </w:r>
          </w:hyperlink>
        </w:p>
        <w:p w14:paraId="573129FF" w14:textId="6DC7A2CE" w:rsidR="008428D1" w:rsidRDefault="008428D1">
          <w:pPr>
            <w:pStyle w:val="TOC8"/>
            <w:tabs>
              <w:tab w:val="right" w:leader="dot" w:pos="6941"/>
            </w:tabs>
            <w:rPr>
              <w:iCs w:val="0"/>
              <w:smallCaps/>
              <w:noProof/>
              <w:sz w:val="22"/>
              <w:szCs w:val="22"/>
            </w:rPr>
          </w:pPr>
          <w:hyperlink w:anchor="_Toc84106715" w:history="1">
            <w:r w:rsidRPr="00D5627F">
              <w:rPr>
                <w:rStyle w:val="TOC4"/>
                <w:noProof/>
              </w:rPr>
              <w:t>Scene I</w:t>
            </w:r>
            <w:r>
              <w:rPr>
                <w:noProof/>
                <w:webHidden/>
              </w:rPr>
              <w:tab/>
            </w:r>
            <w:r>
              <w:rPr>
                <w:noProof/>
                <w:webHidden/>
              </w:rPr>
              <w:fldChar w:fldCharType="begin"/>
            </w:r>
            <w:r>
              <w:rPr>
                <w:noProof/>
                <w:webHidden/>
              </w:rPr>
              <w:instrText xml:space="preserve"> PAGEREF _Toc84106715 \h </w:instrText>
            </w:r>
            <w:r>
              <w:rPr>
                <w:noProof/>
                <w:webHidden/>
              </w:rPr>
            </w:r>
            <w:r>
              <w:rPr>
                <w:noProof/>
                <w:webHidden/>
              </w:rPr>
              <w:fldChar w:fldCharType="separate"/>
            </w:r>
            <w:r>
              <w:rPr>
                <w:noProof/>
                <w:webHidden/>
              </w:rPr>
              <w:t>55</w:t>
            </w:r>
            <w:r>
              <w:rPr>
                <w:noProof/>
                <w:webHidden/>
              </w:rPr>
              <w:fldChar w:fldCharType="end"/>
            </w:r>
          </w:hyperlink>
        </w:p>
        <w:p w14:paraId="14250E94" w14:textId="2AB0662C" w:rsidR="008428D1" w:rsidRDefault="008428D1">
          <w:pPr>
            <w:pStyle w:val="TOC8"/>
            <w:tabs>
              <w:tab w:val="right" w:leader="dot" w:pos="6941"/>
            </w:tabs>
            <w:rPr>
              <w:iCs w:val="0"/>
              <w:smallCaps/>
              <w:noProof/>
              <w:sz w:val="22"/>
              <w:szCs w:val="22"/>
            </w:rPr>
          </w:pPr>
          <w:hyperlink w:anchor="_Toc84106716" w:history="1">
            <w:r w:rsidRPr="00D5627F">
              <w:rPr>
                <w:rStyle w:val="TOC4"/>
                <w:noProof/>
              </w:rPr>
              <w:t>Scene II</w:t>
            </w:r>
            <w:r>
              <w:rPr>
                <w:noProof/>
                <w:webHidden/>
              </w:rPr>
              <w:tab/>
            </w:r>
            <w:r>
              <w:rPr>
                <w:noProof/>
                <w:webHidden/>
              </w:rPr>
              <w:fldChar w:fldCharType="begin"/>
            </w:r>
            <w:r>
              <w:rPr>
                <w:noProof/>
                <w:webHidden/>
              </w:rPr>
              <w:instrText xml:space="preserve"> PAGEREF _Toc84106716 \h </w:instrText>
            </w:r>
            <w:r>
              <w:rPr>
                <w:noProof/>
                <w:webHidden/>
              </w:rPr>
            </w:r>
            <w:r>
              <w:rPr>
                <w:noProof/>
                <w:webHidden/>
              </w:rPr>
              <w:fldChar w:fldCharType="separate"/>
            </w:r>
            <w:r>
              <w:rPr>
                <w:noProof/>
                <w:webHidden/>
              </w:rPr>
              <w:t>56</w:t>
            </w:r>
            <w:r>
              <w:rPr>
                <w:noProof/>
                <w:webHidden/>
              </w:rPr>
              <w:fldChar w:fldCharType="end"/>
            </w:r>
          </w:hyperlink>
        </w:p>
        <w:p w14:paraId="6CAD0FAA" w14:textId="25FA4432" w:rsidR="008428D1" w:rsidRDefault="008428D1">
          <w:pPr>
            <w:pStyle w:val="TOC8"/>
            <w:tabs>
              <w:tab w:val="right" w:leader="dot" w:pos="6941"/>
            </w:tabs>
            <w:rPr>
              <w:iCs w:val="0"/>
              <w:smallCaps/>
              <w:noProof/>
              <w:sz w:val="22"/>
              <w:szCs w:val="22"/>
            </w:rPr>
          </w:pPr>
          <w:hyperlink w:anchor="_Toc84106717" w:history="1">
            <w:r w:rsidRPr="00D5627F">
              <w:rPr>
                <w:rStyle w:val="TOC4"/>
                <w:noProof/>
              </w:rPr>
              <w:t>Scene III</w:t>
            </w:r>
            <w:r>
              <w:rPr>
                <w:noProof/>
                <w:webHidden/>
              </w:rPr>
              <w:tab/>
            </w:r>
            <w:r>
              <w:rPr>
                <w:noProof/>
                <w:webHidden/>
              </w:rPr>
              <w:fldChar w:fldCharType="begin"/>
            </w:r>
            <w:r>
              <w:rPr>
                <w:noProof/>
                <w:webHidden/>
              </w:rPr>
              <w:instrText xml:space="preserve"> PAGEREF _Toc84106717 \h </w:instrText>
            </w:r>
            <w:r>
              <w:rPr>
                <w:noProof/>
                <w:webHidden/>
              </w:rPr>
            </w:r>
            <w:r>
              <w:rPr>
                <w:noProof/>
                <w:webHidden/>
              </w:rPr>
              <w:fldChar w:fldCharType="separate"/>
            </w:r>
            <w:r>
              <w:rPr>
                <w:noProof/>
                <w:webHidden/>
              </w:rPr>
              <w:t>56</w:t>
            </w:r>
            <w:r>
              <w:rPr>
                <w:noProof/>
                <w:webHidden/>
              </w:rPr>
              <w:fldChar w:fldCharType="end"/>
            </w:r>
          </w:hyperlink>
        </w:p>
        <w:p w14:paraId="463EED09" w14:textId="6F7B0112" w:rsidR="008428D1" w:rsidRDefault="008428D1">
          <w:pPr>
            <w:pStyle w:val="TOC8"/>
            <w:tabs>
              <w:tab w:val="right" w:leader="dot" w:pos="6941"/>
            </w:tabs>
            <w:rPr>
              <w:iCs w:val="0"/>
              <w:smallCaps/>
              <w:noProof/>
              <w:sz w:val="22"/>
              <w:szCs w:val="22"/>
            </w:rPr>
          </w:pPr>
          <w:hyperlink w:anchor="_Toc84106718" w:history="1">
            <w:r w:rsidRPr="00D5627F">
              <w:rPr>
                <w:rStyle w:val="TOC4"/>
                <w:noProof/>
              </w:rPr>
              <w:t>Scene IV</w:t>
            </w:r>
            <w:r>
              <w:rPr>
                <w:noProof/>
                <w:webHidden/>
              </w:rPr>
              <w:tab/>
            </w:r>
            <w:r>
              <w:rPr>
                <w:noProof/>
                <w:webHidden/>
              </w:rPr>
              <w:fldChar w:fldCharType="begin"/>
            </w:r>
            <w:r>
              <w:rPr>
                <w:noProof/>
                <w:webHidden/>
              </w:rPr>
              <w:instrText xml:space="preserve"> PAGEREF _Toc84106718 \h </w:instrText>
            </w:r>
            <w:r>
              <w:rPr>
                <w:noProof/>
                <w:webHidden/>
              </w:rPr>
            </w:r>
            <w:r>
              <w:rPr>
                <w:noProof/>
                <w:webHidden/>
              </w:rPr>
              <w:fldChar w:fldCharType="separate"/>
            </w:r>
            <w:r>
              <w:rPr>
                <w:noProof/>
                <w:webHidden/>
              </w:rPr>
              <w:t>57</w:t>
            </w:r>
            <w:r>
              <w:rPr>
                <w:noProof/>
                <w:webHidden/>
              </w:rPr>
              <w:fldChar w:fldCharType="end"/>
            </w:r>
          </w:hyperlink>
        </w:p>
        <w:p w14:paraId="77184AE8" w14:textId="014FFF88" w:rsidR="008428D1" w:rsidRDefault="008428D1">
          <w:pPr>
            <w:pStyle w:val="TOC8"/>
            <w:tabs>
              <w:tab w:val="right" w:leader="dot" w:pos="6941"/>
            </w:tabs>
            <w:rPr>
              <w:iCs w:val="0"/>
              <w:smallCaps/>
              <w:noProof/>
              <w:sz w:val="22"/>
              <w:szCs w:val="22"/>
            </w:rPr>
          </w:pPr>
          <w:hyperlink w:anchor="_Toc84106719" w:history="1">
            <w:r w:rsidRPr="00D5627F">
              <w:rPr>
                <w:rStyle w:val="TOC4"/>
                <w:noProof/>
              </w:rPr>
              <w:t>Scene V</w:t>
            </w:r>
            <w:r>
              <w:rPr>
                <w:noProof/>
                <w:webHidden/>
              </w:rPr>
              <w:tab/>
            </w:r>
            <w:r>
              <w:rPr>
                <w:noProof/>
                <w:webHidden/>
              </w:rPr>
              <w:fldChar w:fldCharType="begin"/>
            </w:r>
            <w:r>
              <w:rPr>
                <w:noProof/>
                <w:webHidden/>
              </w:rPr>
              <w:instrText xml:space="preserve"> PAGEREF _Toc84106719 \h </w:instrText>
            </w:r>
            <w:r>
              <w:rPr>
                <w:noProof/>
                <w:webHidden/>
              </w:rPr>
            </w:r>
            <w:r>
              <w:rPr>
                <w:noProof/>
                <w:webHidden/>
              </w:rPr>
              <w:fldChar w:fldCharType="separate"/>
            </w:r>
            <w:r>
              <w:rPr>
                <w:noProof/>
                <w:webHidden/>
              </w:rPr>
              <w:t>58</w:t>
            </w:r>
            <w:r>
              <w:rPr>
                <w:noProof/>
                <w:webHidden/>
              </w:rPr>
              <w:fldChar w:fldCharType="end"/>
            </w:r>
          </w:hyperlink>
        </w:p>
        <w:p w14:paraId="79FEA1E9" w14:textId="6EDE6998" w:rsidR="008428D1" w:rsidRDefault="008428D1">
          <w:pPr>
            <w:pStyle w:val="TOC8"/>
            <w:tabs>
              <w:tab w:val="right" w:leader="dot" w:pos="6941"/>
            </w:tabs>
            <w:rPr>
              <w:iCs w:val="0"/>
              <w:smallCaps/>
              <w:noProof/>
              <w:sz w:val="22"/>
              <w:szCs w:val="22"/>
            </w:rPr>
          </w:pPr>
          <w:hyperlink w:anchor="_Toc84106720" w:history="1">
            <w:r w:rsidRPr="00D5627F">
              <w:rPr>
                <w:rStyle w:val="TOC4"/>
                <w:noProof/>
              </w:rPr>
              <w:t>Scene VI</w:t>
            </w:r>
            <w:r>
              <w:rPr>
                <w:noProof/>
                <w:webHidden/>
              </w:rPr>
              <w:tab/>
            </w:r>
            <w:r>
              <w:rPr>
                <w:noProof/>
                <w:webHidden/>
              </w:rPr>
              <w:fldChar w:fldCharType="begin"/>
            </w:r>
            <w:r>
              <w:rPr>
                <w:noProof/>
                <w:webHidden/>
              </w:rPr>
              <w:instrText xml:space="preserve"> PAGEREF _Toc84106720 \h </w:instrText>
            </w:r>
            <w:r>
              <w:rPr>
                <w:noProof/>
                <w:webHidden/>
              </w:rPr>
            </w:r>
            <w:r>
              <w:rPr>
                <w:noProof/>
                <w:webHidden/>
              </w:rPr>
              <w:fldChar w:fldCharType="separate"/>
            </w:r>
            <w:r>
              <w:rPr>
                <w:noProof/>
                <w:webHidden/>
              </w:rPr>
              <w:t>59</w:t>
            </w:r>
            <w:r>
              <w:rPr>
                <w:noProof/>
                <w:webHidden/>
              </w:rPr>
              <w:fldChar w:fldCharType="end"/>
            </w:r>
          </w:hyperlink>
        </w:p>
        <w:p w14:paraId="38965CC2" w14:textId="2D31A8F9" w:rsidR="008428D1" w:rsidRDefault="008428D1">
          <w:pPr>
            <w:pStyle w:val="TOC8"/>
            <w:tabs>
              <w:tab w:val="right" w:leader="dot" w:pos="6941"/>
            </w:tabs>
            <w:rPr>
              <w:iCs w:val="0"/>
              <w:smallCaps/>
              <w:noProof/>
              <w:sz w:val="22"/>
              <w:szCs w:val="22"/>
            </w:rPr>
          </w:pPr>
          <w:hyperlink w:anchor="_Toc84106721" w:history="1">
            <w:r w:rsidRPr="00D5627F">
              <w:rPr>
                <w:rStyle w:val="TOC4"/>
                <w:noProof/>
              </w:rPr>
              <w:t>Scene VII</w:t>
            </w:r>
            <w:r>
              <w:rPr>
                <w:noProof/>
                <w:webHidden/>
              </w:rPr>
              <w:tab/>
            </w:r>
            <w:r>
              <w:rPr>
                <w:noProof/>
                <w:webHidden/>
              </w:rPr>
              <w:fldChar w:fldCharType="begin"/>
            </w:r>
            <w:r>
              <w:rPr>
                <w:noProof/>
                <w:webHidden/>
              </w:rPr>
              <w:instrText xml:space="preserve"> PAGEREF _Toc84106721 \h </w:instrText>
            </w:r>
            <w:r>
              <w:rPr>
                <w:noProof/>
                <w:webHidden/>
              </w:rPr>
            </w:r>
            <w:r>
              <w:rPr>
                <w:noProof/>
                <w:webHidden/>
              </w:rPr>
              <w:fldChar w:fldCharType="separate"/>
            </w:r>
            <w:r>
              <w:rPr>
                <w:noProof/>
                <w:webHidden/>
              </w:rPr>
              <w:t>59</w:t>
            </w:r>
            <w:r>
              <w:rPr>
                <w:noProof/>
                <w:webHidden/>
              </w:rPr>
              <w:fldChar w:fldCharType="end"/>
            </w:r>
          </w:hyperlink>
        </w:p>
        <w:p w14:paraId="7B7154B7" w14:textId="530070E7" w:rsidR="008428D1" w:rsidRDefault="008428D1">
          <w:pPr>
            <w:pStyle w:val="TOC8"/>
            <w:tabs>
              <w:tab w:val="right" w:leader="dot" w:pos="6941"/>
            </w:tabs>
            <w:rPr>
              <w:iCs w:val="0"/>
              <w:smallCaps/>
              <w:noProof/>
              <w:sz w:val="22"/>
              <w:szCs w:val="22"/>
            </w:rPr>
          </w:pPr>
          <w:hyperlink w:anchor="_Toc84106722" w:history="1">
            <w:r w:rsidRPr="00D5627F">
              <w:rPr>
                <w:rStyle w:val="TOC4"/>
                <w:noProof/>
              </w:rPr>
              <w:t>Scene VIII</w:t>
            </w:r>
            <w:r>
              <w:rPr>
                <w:noProof/>
                <w:webHidden/>
              </w:rPr>
              <w:tab/>
            </w:r>
            <w:r>
              <w:rPr>
                <w:noProof/>
                <w:webHidden/>
              </w:rPr>
              <w:fldChar w:fldCharType="begin"/>
            </w:r>
            <w:r>
              <w:rPr>
                <w:noProof/>
                <w:webHidden/>
              </w:rPr>
              <w:instrText xml:space="preserve"> PAGEREF _Toc84106722 \h </w:instrText>
            </w:r>
            <w:r>
              <w:rPr>
                <w:noProof/>
                <w:webHidden/>
              </w:rPr>
            </w:r>
            <w:r>
              <w:rPr>
                <w:noProof/>
                <w:webHidden/>
              </w:rPr>
              <w:fldChar w:fldCharType="separate"/>
            </w:r>
            <w:r>
              <w:rPr>
                <w:noProof/>
                <w:webHidden/>
              </w:rPr>
              <w:t>60</w:t>
            </w:r>
            <w:r>
              <w:rPr>
                <w:noProof/>
                <w:webHidden/>
              </w:rPr>
              <w:fldChar w:fldCharType="end"/>
            </w:r>
          </w:hyperlink>
        </w:p>
        <w:p w14:paraId="45CBF34E" w14:textId="62B26D1E" w:rsidR="008428D1" w:rsidRDefault="008428D1">
          <w:pPr>
            <w:pStyle w:val="TOC8"/>
            <w:tabs>
              <w:tab w:val="right" w:leader="dot" w:pos="6941"/>
            </w:tabs>
            <w:rPr>
              <w:iCs w:val="0"/>
              <w:smallCaps/>
              <w:noProof/>
              <w:sz w:val="22"/>
              <w:szCs w:val="22"/>
            </w:rPr>
          </w:pPr>
          <w:hyperlink w:anchor="_Toc84106723" w:history="1">
            <w:r w:rsidRPr="00D5627F">
              <w:rPr>
                <w:rStyle w:val="TOC4"/>
                <w:noProof/>
              </w:rPr>
              <w:t>Scene IX</w:t>
            </w:r>
            <w:r>
              <w:rPr>
                <w:noProof/>
                <w:webHidden/>
              </w:rPr>
              <w:tab/>
            </w:r>
            <w:r>
              <w:rPr>
                <w:noProof/>
                <w:webHidden/>
              </w:rPr>
              <w:fldChar w:fldCharType="begin"/>
            </w:r>
            <w:r>
              <w:rPr>
                <w:noProof/>
                <w:webHidden/>
              </w:rPr>
              <w:instrText xml:space="preserve"> PAGEREF _Toc84106723 \h </w:instrText>
            </w:r>
            <w:r>
              <w:rPr>
                <w:noProof/>
                <w:webHidden/>
              </w:rPr>
            </w:r>
            <w:r>
              <w:rPr>
                <w:noProof/>
                <w:webHidden/>
              </w:rPr>
              <w:fldChar w:fldCharType="separate"/>
            </w:r>
            <w:r>
              <w:rPr>
                <w:noProof/>
                <w:webHidden/>
              </w:rPr>
              <w:t>60</w:t>
            </w:r>
            <w:r>
              <w:rPr>
                <w:noProof/>
                <w:webHidden/>
              </w:rPr>
              <w:fldChar w:fldCharType="end"/>
            </w:r>
          </w:hyperlink>
        </w:p>
        <w:p w14:paraId="3C41D6DF" w14:textId="1961245D" w:rsidR="008428D1" w:rsidRDefault="008428D1">
          <w:pPr>
            <w:pStyle w:val="TOC8"/>
            <w:tabs>
              <w:tab w:val="right" w:leader="dot" w:pos="6941"/>
            </w:tabs>
            <w:rPr>
              <w:iCs w:val="0"/>
              <w:smallCaps/>
              <w:noProof/>
              <w:sz w:val="22"/>
              <w:szCs w:val="22"/>
            </w:rPr>
          </w:pPr>
          <w:hyperlink w:anchor="_Toc84106724" w:history="1">
            <w:r w:rsidRPr="00D5627F">
              <w:rPr>
                <w:rStyle w:val="TOC4"/>
                <w:noProof/>
              </w:rPr>
              <w:t>Scene X</w:t>
            </w:r>
            <w:r>
              <w:rPr>
                <w:noProof/>
                <w:webHidden/>
              </w:rPr>
              <w:tab/>
            </w:r>
            <w:r>
              <w:rPr>
                <w:noProof/>
                <w:webHidden/>
              </w:rPr>
              <w:fldChar w:fldCharType="begin"/>
            </w:r>
            <w:r>
              <w:rPr>
                <w:noProof/>
                <w:webHidden/>
              </w:rPr>
              <w:instrText xml:space="preserve"> PAGEREF _Toc84106724 \h </w:instrText>
            </w:r>
            <w:r>
              <w:rPr>
                <w:noProof/>
                <w:webHidden/>
              </w:rPr>
            </w:r>
            <w:r>
              <w:rPr>
                <w:noProof/>
                <w:webHidden/>
              </w:rPr>
              <w:fldChar w:fldCharType="separate"/>
            </w:r>
            <w:r>
              <w:rPr>
                <w:noProof/>
                <w:webHidden/>
              </w:rPr>
              <w:t>61</w:t>
            </w:r>
            <w:r>
              <w:rPr>
                <w:noProof/>
                <w:webHidden/>
              </w:rPr>
              <w:fldChar w:fldCharType="end"/>
            </w:r>
          </w:hyperlink>
        </w:p>
        <w:p w14:paraId="44DCF331" w14:textId="4A17018E" w:rsidR="008428D1" w:rsidRDefault="008428D1">
          <w:pPr>
            <w:pStyle w:val="TOC8"/>
            <w:tabs>
              <w:tab w:val="right" w:leader="dot" w:pos="6941"/>
            </w:tabs>
            <w:rPr>
              <w:iCs w:val="0"/>
              <w:smallCaps/>
              <w:noProof/>
              <w:sz w:val="22"/>
              <w:szCs w:val="22"/>
            </w:rPr>
          </w:pPr>
          <w:hyperlink w:anchor="_Toc84106725" w:history="1">
            <w:r w:rsidRPr="00D5627F">
              <w:rPr>
                <w:rStyle w:val="TOC4"/>
                <w:noProof/>
              </w:rPr>
              <w:t>Scene XI</w:t>
            </w:r>
            <w:r>
              <w:rPr>
                <w:noProof/>
                <w:webHidden/>
              </w:rPr>
              <w:tab/>
            </w:r>
            <w:r>
              <w:rPr>
                <w:noProof/>
                <w:webHidden/>
              </w:rPr>
              <w:fldChar w:fldCharType="begin"/>
            </w:r>
            <w:r>
              <w:rPr>
                <w:noProof/>
                <w:webHidden/>
              </w:rPr>
              <w:instrText xml:space="preserve"> PAGEREF _Toc84106725 \h </w:instrText>
            </w:r>
            <w:r>
              <w:rPr>
                <w:noProof/>
                <w:webHidden/>
              </w:rPr>
            </w:r>
            <w:r>
              <w:rPr>
                <w:noProof/>
                <w:webHidden/>
              </w:rPr>
              <w:fldChar w:fldCharType="separate"/>
            </w:r>
            <w:r>
              <w:rPr>
                <w:noProof/>
                <w:webHidden/>
              </w:rPr>
              <w:t>62</w:t>
            </w:r>
            <w:r>
              <w:rPr>
                <w:noProof/>
                <w:webHidden/>
              </w:rPr>
              <w:fldChar w:fldCharType="end"/>
            </w:r>
          </w:hyperlink>
        </w:p>
        <w:p w14:paraId="6B6A71E5" w14:textId="22CD61F4" w:rsidR="008428D1" w:rsidRDefault="008428D1">
          <w:pPr>
            <w:pStyle w:val="TOC8"/>
            <w:tabs>
              <w:tab w:val="right" w:leader="dot" w:pos="6941"/>
            </w:tabs>
            <w:rPr>
              <w:iCs w:val="0"/>
              <w:smallCaps/>
              <w:noProof/>
              <w:sz w:val="22"/>
              <w:szCs w:val="22"/>
            </w:rPr>
          </w:pPr>
          <w:hyperlink w:anchor="_Toc84106726" w:history="1">
            <w:r w:rsidRPr="00D5627F">
              <w:rPr>
                <w:rStyle w:val="TOC4"/>
                <w:noProof/>
              </w:rPr>
              <w:t>Scene XII</w:t>
            </w:r>
            <w:r>
              <w:rPr>
                <w:noProof/>
                <w:webHidden/>
              </w:rPr>
              <w:tab/>
            </w:r>
            <w:r>
              <w:rPr>
                <w:noProof/>
                <w:webHidden/>
              </w:rPr>
              <w:fldChar w:fldCharType="begin"/>
            </w:r>
            <w:r>
              <w:rPr>
                <w:noProof/>
                <w:webHidden/>
              </w:rPr>
              <w:instrText xml:space="preserve"> PAGEREF _Toc84106726 \h </w:instrText>
            </w:r>
            <w:r>
              <w:rPr>
                <w:noProof/>
                <w:webHidden/>
              </w:rPr>
            </w:r>
            <w:r>
              <w:rPr>
                <w:noProof/>
                <w:webHidden/>
              </w:rPr>
              <w:fldChar w:fldCharType="separate"/>
            </w:r>
            <w:r>
              <w:rPr>
                <w:noProof/>
                <w:webHidden/>
              </w:rPr>
              <w:t>63</w:t>
            </w:r>
            <w:r>
              <w:rPr>
                <w:noProof/>
                <w:webHidden/>
              </w:rPr>
              <w:fldChar w:fldCharType="end"/>
            </w:r>
          </w:hyperlink>
        </w:p>
        <w:p w14:paraId="6DA048E3" w14:textId="3D6E8621" w:rsidR="008428D1" w:rsidRDefault="008428D1">
          <w:pPr>
            <w:pStyle w:val="TOC8"/>
            <w:tabs>
              <w:tab w:val="right" w:leader="dot" w:pos="6941"/>
            </w:tabs>
            <w:rPr>
              <w:iCs w:val="0"/>
              <w:smallCaps/>
              <w:noProof/>
              <w:sz w:val="22"/>
              <w:szCs w:val="22"/>
            </w:rPr>
          </w:pPr>
          <w:hyperlink w:anchor="_Toc84106727" w:history="1">
            <w:r w:rsidRPr="00D5627F">
              <w:rPr>
                <w:rStyle w:val="TOC4"/>
                <w:noProof/>
              </w:rPr>
              <w:t>Scene XIII</w:t>
            </w:r>
            <w:r>
              <w:rPr>
                <w:noProof/>
                <w:webHidden/>
              </w:rPr>
              <w:tab/>
            </w:r>
            <w:r>
              <w:rPr>
                <w:noProof/>
                <w:webHidden/>
              </w:rPr>
              <w:fldChar w:fldCharType="begin"/>
            </w:r>
            <w:r>
              <w:rPr>
                <w:noProof/>
                <w:webHidden/>
              </w:rPr>
              <w:instrText xml:space="preserve"> PAGEREF _Toc84106727 \h </w:instrText>
            </w:r>
            <w:r>
              <w:rPr>
                <w:noProof/>
                <w:webHidden/>
              </w:rPr>
            </w:r>
            <w:r>
              <w:rPr>
                <w:noProof/>
                <w:webHidden/>
              </w:rPr>
              <w:fldChar w:fldCharType="separate"/>
            </w:r>
            <w:r>
              <w:rPr>
                <w:noProof/>
                <w:webHidden/>
              </w:rPr>
              <w:t>64</w:t>
            </w:r>
            <w:r>
              <w:rPr>
                <w:noProof/>
                <w:webHidden/>
              </w:rPr>
              <w:fldChar w:fldCharType="end"/>
            </w:r>
          </w:hyperlink>
        </w:p>
        <w:p w14:paraId="39191F7B" w14:textId="2A94B34D" w:rsidR="008428D1" w:rsidRDefault="008428D1">
          <w:pPr>
            <w:pStyle w:val="TOC8"/>
            <w:tabs>
              <w:tab w:val="right" w:leader="dot" w:pos="6941"/>
            </w:tabs>
            <w:rPr>
              <w:iCs w:val="0"/>
              <w:smallCaps/>
              <w:noProof/>
              <w:sz w:val="22"/>
              <w:szCs w:val="22"/>
            </w:rPr>
          </w:pPr>
          <w:hyperlink w:anchor="_Toc84106728" w:history="1">
            <w:r w:rsidRPr="00D5627F">
              <w:rPr>
                <w:rStyle w:val="TOC4"/>
                <w:noProof/>
              </w:rPr>
              <w:t>Scene XIV</w:t>
            </w:r>
            <w:r>
              <w:rPr>
                <w:noProof/>
                <w:webHidden/>
              </w:rPr>
              <w:tab/>
            </w:r>
            <w:r>
              <w:rPr>
                <w:noProof/>
                <w:webHidden/>
              </w:rPr>
              <w:fldChar w:fldCharType="begin"/>
            </w:r>
            <w:r>
              <w:rPr>
                <w:noProof/>
                <w:webHidden/>
              </w:rPr>
              <w:instrText xml:space="preserve"> PAGEREF _Toc84106728 \h </w:instrText>
            </w:r>
            <w:r>
              <w:rPr>
                <w:noProof/>
                <w:webHidden/>
              </w:rPr>
            </w:r>
            <w:r>
              <w:rPr>
                <w:noProof/>
                <w:webHidden/>
              </w:rPr>
              <w:fldChar w:fldCharType="separate"/>
            </w:r>
            <w:r>
              <w:rPr>
                <w:noProof/>
                <w:webHidden/>
              </w:rPr>
              <w:t>64</w:t>
            </w:r>
            <w:r>
              <w:rPr>
                <w:noProof/>
                <w:webHidden/>
              </w:rPr>
              <w:fldChar w:fldCharType="end"/>
            </w:r>
          </w:hyperlink>
        </w:p>
        <w:p w14:paraId="13D984A2" w14:textId="68087F4A" w:rsidR="008428D1" w:rsidRDefault="008428D1">
          <w:pPr>
            <w:pStyle w:val="TOC8"/>
            <w:tabs>
              <w:tab w:val="right" w:leader="dot" w:pos="6941"/>
            </w:tabs>
            <w:rPr>
              <w:iCs w:val="0"/>
              <w:smallCaps/>
              <w:noProof/>
              <w:sz w:val="22"/>
              <w:szCs w:val="22"/>
            </w:rPr>
          </w:pPr>
          <w:hyperlink w:anchor="_Toc84106729" w:history="1">
            <w:r w:rsidRPr="00D5627F">
              <w:rPr>
                <w:rStyle w:val="TOC4"/>
                <w:noProof/>
              </w:rPr>
              <w:t>Scene XV</w:t>
            </w:r>
            <w:r>
              <w:rPr>
                <w:noProof/>
                <w:webHidden/>
              </w:rPr>
              <w:tab/>
            </w:r>
            <w:r>
              <w:rPr>
                <w:noProof/>
                <w:webHidden/>
              </w:rPr>
              <w:fldChar w:fldCharType="begin"/>
            </w:r>
            <w:r>
              <w:rPr>
                <w:noProof/>
                <w:webHidden/>
              </w:rPr>
              <w:instrText xml:space="preserve"> PAGEREF _Toc84106729 \h </w:instrText>
            </w:r>
            <w:r>
              <w:rPr>
                <w:noProof/>
                <w:webHidden/>
              </w:rPr>
            </w:r>
            <w:r>
              <w:rPr>
                <w:noProof/>
                <w:webHidden/>
              </w:rPr>
              <w:fldChar w:fldCharType="separate"/>
            </w:r>
            <w:r>
              <w:rPr>
                <w:noProof/>
                <w:webHidden/>
              </w:rPr>
              <w:t>65</w:t>
            </w:r>
            <w:r>
              <w:rPr>
                <w:noProof/>
                <w:webHidden/>
              </w:rPr>
              <w:fldChar w:fldCharType="end"/>
            </w:r>
          </w:hyperlink>
        </w:p>
        <w:p w14:paraId="1AC1F141" w14:textId="07CC9B29" w:rsidR="008428D1" w:rsidRDefault="008428D1">
          <w:pPr>
            <w:pStyle w:val="TOC8"/>
            <w:tabs>
              <w:tab w:val="right" w:leader="dot" w:pos="6941"/>
            </w:tabs>
            <w:rPr>
              <w:iCs w:val="0"/>
              <w:smallCaps/>
              <w:noProof/>
              <w:sz w:val="22"/>
              <w:szCs w:val="22"/>
            </w:rPr>
          </w:pPr>
          <w:hyperlink w:anchor="_Toc84106730" w:history="1">
            <w:r w:rsidRPr="00D5627F">
              <w:rPr>
                <w:rStyle w:val="TOC4"/>
                <w:noProof/>
              </w:rPr>
              <w:t>Scene XVI</w:t>
            </w:r>
            <w:r>
              <w:rPr>
                <w:noProof/>
                <w:webHidden/>
              </w:rPr>
              <w:tab/>
            </w:r>
            <w:r>
              <w:rPr>
                <w:noProof/>
                <w:webHidden/>
              </w:rPr>
              <w:fldChar w:fldCharType="begin"/>
            </w:r>
            <w:r>
              <w:rPr>
                <w:noProof/>
                <w:webHidden/>
              </w:rPr>
              <w:instrText xml:space="preserve"> PAGEREF _Toc84106730 \h </w:instrText>
            </w:r>
            <w:r>
              <w:rPr>
                <w:noProof/>
                <w:webHidden/>
              </w:rPr>
            </w:r>
            <w:r>
              <w:rPr>
                <w:noProof/>
                <w:webHidden/>
              </w:rPr>
              <w:fldChar w:fldCharType="separate"/>
            </w:r>
            <w:r>
              <w:rPr>
                <w:noProof/>
                <w:webHidden/>
              </w:rPr>
              <w:t>66</w:t>
            </w:r>
            <w:r>
              <w:rPr>
                <w:noProof/>
                <w:webHidden/>
              </w:rPr>
              <w:fldChar w:fldCharType="end"/>
            </w:r>
          </w:hyperlink>
        </w:p>
        <w:p w14:paraId="1D50F925" w14:textId="49E57BA6" w:rsidR="008428D1" w:rsidRDefault="008428D1">
          <w:pPr>
            <w:pStyle w:val="TOC8"/>
            <w:tabs>
              <w:tab w:val="right" w:leader="dot" w:pos="6941"/>
            </w:tabs>
            <w:rPr>
              <w:iCs w:val="0"/>
              <w:smallCaps/>
              <w:noProof/>
              <w:sz w:val="22"/>
              <w:szCs w:val="22"/>
            </w:rPr>
          </w:pPr>
          <w:hyperlink w:anchor="_Toc84106731" w:history="1">
            <w:r w:rsidRPr="00D5627F">
              <w:rPr>
                <w:rStyle w:val="TOC4"/>
                <w:noProof/>
              </w:rPr>
              <w:t>Scene XVII</w:t>
            </w:r>
            <w:r>
              <w:rPr>
                <w:noProof/>
                <w:webHidden/>
              </w:rPr>
              <w:tab/>
            </w:r>
            <w:r>
              <w:rPr>
                <w:noProof/>
                <w:webHidden/>
              </w:rPr>
              <w:fldChar w:fldCharType="begin"/>
            </w:r>
            <w:r>
              <w:rPr>
                <w:noProof/>
                <w:webHidden/>
              </w:rPr>
              <w:instrText xml:space="preserve"> PAGEREF _Toc84106731 \h </w:instrText>
            </w:r>
            <w:r>
              <w:rPr>
                <w:noProof/>
                <w:webHidden/>
              </w:rPr>
            </w:r>
            <w:r>
              <w:rPr>
                <w:noProof/>
                <w:webHidden/>
              </w:rPr>
              <w:fldChar w:fldCharType="separate"/>
            </w:r>
            <w:r>
              <w:rPr>
                <w:noProof/>
                <w:webHidden/>
              </w:rPr>
              <w:t>67</w:t>
            </w:r>
            <w:r>
              <w:rPr>
                <w:noProof/>
                <w:webHidden/>
              </w:rPr>
              <w:fldChar w:fldCharType="end"/>
            </w:r>
          </w:hyperlink>
        </w:p>
        <w:p w14:paraId="4672D290" w14:textId="46E9CB58" w:rsidR="008428D1" w:rsidRDefault="008428D1">
          <w:pPr>
            <w:pStyle w:val="TOC8"/>
            <w:tabs>
              <w:tab w:val="right" w:leader="dot" w:pos="6941"/>
            </w:tabs>
            <w:rPr>
              <w:iCs w:val="0"/>
              <w:smallCaps/>
              <w:noProof/>
              <w:sz w:val="22"/>
              <w:szCs w:val="22"/>
            </w:rPr>
          </w:pPr>
          <w:hyperlink w:anchor="_Toc84106732" w:history="1">
            <w:r w:rsidRPr="00D5627F">
              <w:rPr>
                <w:rStyle w:val="TOC4"/>
                <w:noProof/>
              </w:rPr>
              <w:t>Scene XVIII</w:t>
            </w:r>
            <w:r>
              <w:rPr>
                <w:noProof/>
                <w:webHidden/>
              </w:rPr>
              <w:tab/>
            </w:r>
            <w:r>
              <w:rPr>
                <w:noProof/>
                <w:webHidden/>
              </w:rPr>
              <w:fldChar w:fldCharType="begin"/>
            </w:r>
            <w:r>
              <w:rPr>
                <w:noProof/>
                <w:webHidden/>
              </w:rPr>
              <w:instrText xml:space="preserve"> PAGEREF _Toc84106732 \h </w:instrText>
            </w:r>
            <w:r>
              <w:rPr>
                <w:noProof/>
                <w:webHidden/>
              </w:rPr>
            </w:r>
            <w:r>
              <w:rPr>
                <w:noProof/>
                <w:webHidden/>
              </w:rPr>
              <w:fldChar w:fldCharType="separate"/>
            </w:r>
            <w:r>
              <w:rPr>
                <w:noProof/>
                <w:webHidden/>
              </w:rPr>
              <w:t>68</w:t>
            </w:r>
            <w:r>
              <w:rPr>
                <w:noProof/>
                <w:webHidden/>
              </w:rPr>
              <w:fldChar w:fldCharType="end"/>
            </w:r>
          </w:hyperlink>
        </w:p>
        <w:p w14:paraId="3E04BB26" w14:textId="202896DD" w:rsidR="008428D1" w:rsidRDefault="008428D1">
          <w:pPr>
            <w:pStyle w:val="Caption"/>
            <w:tabs>
              <w:tab w:val="right" w:leader="dot" w:pos="6941"/>
            </w:tabs>
            <w:rPr>
              <w:b w:val="0"/>
              <w:bCs w:val="0"/>
              <w:iCs/>
              <w:caps/>
              <w:noProof/>
              <w:sz w:val="22"/>
              <w:szCs w:val="22"/>
            </w:rPr>
          </w:pPr>
          <w:hyperlink w:anchor="_Toc84106733" w:history="1">
            <w:r w:rsidRPr="00D5627F">
              <w:rPr>
                <w:rStyle w:val="TOC4"/>
                <w:noProof/>
              </w:rPr>
              <w:t>Part 5. Eternal Glow</w:t>
            </w:r>
            <w:r>
              <w:rPr>
                <w:noProof/>
                <w:webHidden/>
              </w:rPr>
              <w:tab/>
            </w:r>
            <w:r>
              <w:rPr>
                <w:noProof/>
                <w:webHidden/>
              </w:rPr>
              <w:fldChar w:fldCharType="begin"/>
            </w:r>
            <w:r>
              <w:rPr>
                <w:noProof/>
                <w:webHidden/>
              </w:rPr>
              <w:instrText xml:space="preserve"> PAGEREF _Toc84106733 \h </w:instrText>
            </w:r>
            <w:r>
              <w:rPr>
                <w:noProof/>
                <w:webHidden/>
              </w:rPr>
            </w:r>
            <w:r>
              <w:rPr>
                <w:noProof/>
                <w:webHidden/>
              </w:rPr>
              <w:fldChar w:fldCharType="separate"/>
            </w:r>
            <w:r>
              <w:rPr>
                <w:noProof/>
                <w:webHidden/>
              </w:rPr>
              <w:t>70</w:t>
            </w:r>
            <w:r>
              <w:rPr>
                <w:noProof/>
                <w:webHidden/>
              </w:rPr>
              <w:fldChar w:fldCharType="end"/>
            </w:r>
          </w:hyperlink>
        </w:p>
        <w:p w14:paraId="568C7CAA" w14:textId="5FCEE869" w:rsidR="008428D1" w:rsidRDefault="008428D1">
          <w:pPr>
            <w:pStyle w:val="TOC8"/>
            <w:tabs>
              <w:tab w:val="right" w:leader="dot" w:pos="6941"/>
            </w:tabs>
            <w:rPr>
              <w:iCs w:val="0"/>
              <w:smallCaps/>
              <w:noProof/>
              <w:sz w:val="22"/>
              <w:szCs w:val="22"/>
            </w:rPr>
          </w:pPr>
          <w:hyperlink w:anchor="_Toc84106734" w:history="1">
            <w:r w:rsidRPr="00D5627F">
              <w:rPr>
                <w:rStyle w:val="TOC4"/>
                <w:noProof/>
              </w:rPr>
              <w:t>Scene I</w:t>
            </w:r>
            <w:r>
              <w:rPr>
                <w:noProof/>
                <w:webHidden/>
              </w:rPr>
              <w:tab/>
            </w:r>
            <w:r>
              <w:rPr>
                <w:noProof/>
                <w:webHidden/>
              </w:rPr>
              <w:fldChar w:fldCharType="begin"/>
            </w:r>
            <w:r>
              <w:rPr>
                <w:noProof/>
                <w:webHidden/>
              </w:rPr>
              <w:instrText xml:space="preserve"> PAGEREF _Toc84106734 \h </w:instrText>
            </w:r>
            <w:r>
              <w:rPr>
                <w:noProof/>
                <w:webHidden/>
              </w:rPr>
            </w:r>
            <w:r>
              <w:rPr>
                <w:noProof/>
                <w:webHidden/>
              </w:rPr>
              <w:fldChar w:fldCharType="separate"/>
            </w:r>
            <w:r>
              <w:rPr>
                <w:noProof/>
                <w:webHidden/>
              </w:rPr>
              <w:t>70</w:t>
            </w:r>
            <w:r>
              <w:rPr>
                <w:noProof/>
                <w:webHidden/>
              </w:rPr>
              <w:fldChar w:fldCharType="end"/>
            </w:r>
          </w:hyperlink>
        </w:p>
        <w:p w14:paraId="66977A1F" w14:textId="4CA06934" w:rsidR="008428D1" w:rsidRDefault="008428D1">
          <w:pPr>
            <w:pStyle w:val="TOC8"/>
            <w:tabs>
              <w:tab w:val="right" w:leader="dot" w:pos="6941"/>
            </w:tabs>
            <w:rPr>
              <w:iCs w:val="0"/>
              <w:smallCaps/>
              <w:noProof/>
              <w:sz w:val="22"/>
              <w:szCs w:val="22"/>
            </w:rPr>
          </w:pPr>
          <w:hyperlink w:anchor="_Toc84106735" w:history="1">
            <w:r w:rsidRPr="00D5627F">
              <w:rPr>
                <w:rStyle w:val="TOC4"/>
                <w:noProof/>
              </w:rPr>
              <w:t>Scene II</w:t>
            </w:r>
            <w:r>
              <w:rPr>
                <w:noProof/>
                <w:webHidden/>
              </w:rPr>
              <w:tab/>
            </w:r>
            <w:r>
              <w:rPr>
                <w:noProof/>
                <w:webHidden/>
              </w:rPr>
              <w:fldChar w:fldCharType="begin"/>
            </w:r>
            <w:r>
              <w:rPr>
                <w:noProof/>
                <w:webHidden/>
              </w:rPr>
              <w:instrText xml:space="preserve"> PAGEREF _Toc84106735 \h </w:instrText>
            </w:r>
            <w:r>
              <w:rPr>
                <w:noProof/>
                <w:webHidden/>
              </w:rPr>
            </w:r>
            <w:r>
              <w:rPr>
                <w:noProof/>
                <w:webHidden/>
              </w:rPr>
              <w:fldChar w:fldCharType="separate"/>
            </w:r>
            <w:r>
              <w:rPr>
                <w:noProof/>
                <w:webHidden/>
              </w:rPr>
              <w:t>72</w:t>
            </w:r>
            <w:r>
              <w:rPr>
                <w:noProof/>
                <w:webHidden/>
              </w:rPr>
              <w:fldChar w:fldCharType="end"/>
            </w:r>
          </w:hyperlink>
        </w:p>
        <w:p w14:paraId="5C34D479" w14:textId="4BE6B6C4" w:rsidR="008428D1" w:rsidRDefault="008428D1">
          <w:pPr>
            <w:pStyle w:val="TOC8"/>
            <w:tabs>
              <w:tab w:val="right" w:leader="dot" w:pos="6941"/>
            </w:tabs>
            <w:rPr>
              <w:iCs w:val="0"/>
              <w:smallCaps/>
              <w:noProof/>
              <w:sz w:val="22"/>
              <w:szCs w:val="22"/>
            </w:rPr>
          </w:pPr>
          <w:hyperlink w:anchor="_Toc84106736" w:history="1">
            <w:r w:rsidRPr="00D5627F">
              <w:rPr>
                <w:rStyle w:val="TOC4"/>
                <w:noProof/>
              </w:rPr>
              <w:t>Scene III</w:t>
            </w:r>
            <w:r>
              <w:rPr>
                <w:noProof/>
                <w:webHidden/>
              </w:rPr>
              <w:tab/>
            </w:r>
            <w:r>
              <w:rPr>
                <w:noProof/>
                <w:webHidden/>
              </w:rPr>
              <w:fldChar w:fldCharType="begin"/>
            </w:r>
            <w:r>
              <w:rPr>
                <w:noProof/>
                <w:webHidden/>
              </w:rPr>
              <w:instrText xml:space="preserve"> PAGEREF _Toc84106736 \h </w:instrText>
            </w:r>
            <w:r>
              <w:rPr>
                <w:noProof/>
                <w:webHidden/>
              </w:rPr>
            </w:r>
            <w:r>
              <w:rPr>
                <w:noProof/>
                <w:webHidden/>
              </w:rPr>
              <w:fldChar w:fldCharType="separate"/>
            </w:r>
            <w:r>
              <w:rPr>
                <w:noProof/>
                <w:webHidden/>
              </w:rPr>
              <w:t>72</w:t>
            </w:r>
            <w:r>
              <w:rPr>
                <w:noProof/>
                <w:webHidden/>
              </w:rPr>
              <w:fldChar w:fldCharType="end"/>
            </w:r>
          </w:hyperlink>
        </w:p>
        <w:p w14:paraId="71C7FE4B" w14:textId="6401B39A" w:rsidR="008428D1" w:rsidRDefault="008428D1">
          <w:pPr>
            <w:pStyle w:val="TOC8"/>
            <w:tabs>
              <w:tab w:val="right" w:leader="dot" w:pos="6941"/>
            </w:tabs>
            <w:rPr>
              <w:iCs w:val="0"/>
              <w:smallCaps/>
              <w:noProof/>
              <w:sz w:val="22"/>
              <w:szCs w:val="22"/>
            </w:rPr>
          </w:pPr>
          <w:hyperlink w:anchor="_Toc84106737" w:history="1">
            <w:r w:rsidRPr="00D5627F">
              <w:rPr>
                <w:rStyle w:val="TOC4"/>
                <w:noProof/>
              </w:rPr>
              <w:t>Scene IV</w:t>
            </w:r>
            <w:r>
              <w:rPr>
                <w:noProof/>
                <w:webHidden/>
              </w:rPr>
              <w:tab/>
            </w:r>
            <w:r>
              <w:rPr>
                <w:noProof/>
                <w:webHidden/>
              </w:rPr>
              <w:fldChar w:fldCharType="begin"/>
            </w:r>
            <w:r>
              <w:rPr>
                <w:noProof/>
                <w:webHidden/>
              </w:rPr>
              <w:instrText xml:space="preserve"> PAGEREF _Toc84106737 \h </w:instrText>
            </w:r>
            <w:r>
              <w:rPr>
                <w:noProof/>
                <w:webHidden/>
              </w:rPr>
            </w:r>
            <w:r>
              <w:rPr>
                <w:noProof/>
                <w:webHidden/>
              </w:rPr>
              <w:fldChar w:fldCharType="separate"/>
            </w:r>
            <w:r>
              <w:rPr>
                <w:noProof/>
                <w:webHidden/>
              </w:rPr>
              <w:t>74</w:t>
            </w:r>
            <w:r>
              <w:rPr>
                <w:noProof/>
                <w:webHidden/>
              </w:rPr>
              <w:fldChar w:fldCharType="end"/>
            </w:r>
          </w:hyperlink>
        </w:p>
        <w:p w14:paraId="2073895F" w14:textId="5A31DD69" w:rsidR="008428D1" w:rsidRDefault="008428D1">
          <w:pPr>
            <w:pStyle w:val="TOC8"/>
            <w:tabs>
              <w:tab w:val="right" w:leader="dot" w:pos="6941"/>
            </w:tabs>
            <w:rPr>
              <w:iCs w:val="0"/>
              <w:smallCaps/>
              <w:noProof/>
              <w:sz w:val="22"/>
              <w:szCs w:val="22"/>
            </w:rPr>
          </w:pPr>
          <w:hyperlink w:anchor="_Toc84106738" w:history="1">
            <w:r w:rsidRPr="00D5627F">
              <w:rPr>
                <w:rStyle w:val="TOC4"/>
                <w:noProof/>
              </w:rPr>
              <w:t>Scene V</w:t>
            </w:r>
            <w:r>
              <w:rPr>
                <w:noProof/>
                <w:webHidden/>
              </w:rPr>
              <w:tab/>
            </w:r>
            <w:r>
              <w:rPr>
                <w:noProof/>
                <w:webHidden/>
              </w:rPr>
              <w:fldChar w:fldCharType="begin"/>
            </w:r>
            <w:r>
              <w:rPr>
                <w:noProof/>
                <w:webHidden/>
              </w:rPr>
              <w:instrText xml:space="preserve"> PAGEREF _Toc84106738 \h </w:instrText>
            </w:r>
            <w:r>
              <w:rPr>
                <w:noProof/>
                <w:webHidden/>
              </w:rPr>
            </w:r>
            <w:r>
              <w:rPr>
                <w:noProof/>
                <w:webHidden/>
              </w:rPr>
              <w:fldChar w:fldCharType="separate"/>
            </w:r>
            <w:r>
              <w:rPr>
                <w:noProof/>
                <w:webHidden/>
              </w:rPr>
              <w:t>75</w:t>
            </w:r>
            <w:r>
              <w:rPr>
                <w:noProof/>
                <w:webHidden/>
              </w:rPr>
              <w:fldChar w:fldCharType="end"/>
            </w:r>
          </w:hyperlink>
        </w:p>
        <w:p w14:paraId="0B69BA63" w14:textId="73CA513E" w:rsidR="008428D1" w:rsidRDefault="008428D1">
          <w:pPr>
            <w:pStyle w:val="TOC8"/>
            <w:tabs>
              <w:tab w:val="right" w:leader="dot" w:pos="6941"/>
            </w:tabs>
            <w:rPr>
              <w:iCs w:val="0"/>
              <w:smallCaps/>
              <w:noProof/>
              <w:sz w:val="22"/>
              <w:szCs w:val="22"/>
            </w:rPr>
          </w:pPr>
          <w:hyperlink w:anchor="_Toc84106739" w:history="1">
            <w:r w:rsidRPr="00D5627F">
              <w:rPr>
                <w:rStyle w:val="TOC4"/>
                <w:noProof/>
              </w:rPr>
              <w:t>Scene VI</w:t>
            </w:r>
            <w:r>
              <w:rPr>
                <w:noProof/>
                <w:webHidden/>
              </w:rPr>
              <w:tab/>
            </w:r>
            <w:r>
              <w:rPr>
                <w:noProof/>
                <w:webHidden/>
              </w:rPr>
              <w:fldChar w:fldCharType="begin"/>
            </w:r>
            <w:r>
              <w:rPr>
                <w:noProof/>
                <w:webHidden/>
              </w:rPr>
              <w:instrText xml:space="preserve"> PAGEREF _Toc84106739 \h </w:instrText>
            </w:r>
            <w:r>
              <w:rPr>
                <w:noProof/>
                <w:webHidden/>
              </w:rPr>
            </w:r>
            <w:r>
              <w:rPr>
                <w:noProof/>
                <w:webHidden/>
              </w:rPr>
              <w:fldChar w:fldCharType="separate"/>
            </w:r>
            <w:r>
              <w:rPr>
                <w:noProof/>
                <w:webHidden/>
              </w:rPr>
              <w:t>75</w:t>
            </w:r>
            <w:r>
              <w:rPr>
                <w:noProof/>
                <w:webHidden/>
              </w:rPr>
              <w:fldChar w:fldCharType="end"/>
            </w:r>
          </w:hyperlink>
        </w:p>
        <w:p w14:paraId="72201645" w14:textId="6664FA2E" w:rsidR="008428D1" w:rsidRDefault="008428D1">
          <w:pPr>
            <w:pStyle w:val="TOC8"/>
            <w:tabs>
              <w:tab w:val="right" w:leader="dot" w:pos="6941"/>
            </w:tabs>
            <w:rPr>
              <w:iCs w:val="0"/>
              <w:smallCaps/>
              <w:noProof/>
              <w:sz w:val="22"/>
              <w:szCs w:val="22"/>
            </w:rPr>
          </w:pPr>
          <w:hyperlink w:anchor="_Toc84106740" w:history="1">
            <w:r w:rsidRPr="00D5627F">
              <w:rPr>
                <w:rStyle w:val="TOC4"/>
                <w:noProof/>
              </w:rPr>
              <w:t>Scene VII</w:t>
            </w:r>
            <w:r>
              <w:rPr>
                <w:noProof/>
                <w:webHidden/>
              </w:rPr>
              <w:tab/>
            </w:r>
            <w:r>
              <w:rPr>
                <w:noProof/>
                <w:webHidden/>
              </w:rPr>
              <w:fldChar w:fldCharType="begin"/>
            </w:r>
            <w:r>
              <w:rPr>
                <w:noProof/>
                <w:webHidden/>
              </w:rPr>
              <w:instrText xml:space="preserve"> PAGEREF _Toc84106740 \h </w:instrText>
            </w:r>
            <w:r>
              <w:rPr>
                <w:noProof/>
                <w:webHidden/>
              </w:rPr>
            </w:r>
            <w:r>
              <w:rPr>
                <w:noProof/>
                <w:webHidden/>
              </w:rPr>
              <w:fldChar w:fldCharType="separate"/>
            </w:r>
            <w:r>
              <w:rPr>
                <w:noProof/>
                <w:webHidden/>
              </w:rPr>
              <w:t>76</w:t>
            </w:r>
            <w:r>
              <w:rPr>
                <w:noProof/>
                <w:webHidden/>
              </w:rPr>
              <w:fldChar w:fldCharType="end"/>
            </w:r>
          </w:hyperlink>
        </w:p>
        <w:p w14:paraId="540338A5" w14:textId="16CA31F3" w:rsidR="008428D1" w:rsidRDefault="008428D1">
          <w:pPr>
            <w:pStyle w:val="TOC8"/>
            <w:tabs>
              <w:tab w:val="right" w:leader="dot" w:pos="6941"/>
            </w:tabs>
            <w:rPr>
              <w:iCs w:val="0"/>
              <w:smallCaps/>
              <w:noProof/>
              <w:sz w:val="22"/>
              <w:szCs w:val="22"/>
            </w:rPr>
          </w:pPr>
          <w:hyperlink w:anchor="_Toc84106741" w:history="1">
            <w:r w:rsidRPr="00D5627F">
              <w:rPr>
                <w:rStyle w:val="TOC4"/>
                <w:noProof/>
              </w:rPr>
              <w:t>Scene VIII</w:t>
            </w:r>
            <w:r>
              <w:rPr>
                <w:noProof/>
                <w:webHidden/>
              </w:rPr>
              <w:tab/>
            </w:r>
            <w:r>
              <w:rPr>
                <w:noProof/>
                <w:webHidden/>
              </w:rPr>
              <w:fldChar w:fldCharType="begin"/>
            </w:r>
            <w:r>
              <w:rPr>
                <w:noProof/>
                <w:webHidden/>
              </w:rPr>
              <w:instrText xml:space="preserve"> PAGEREF _Toc84106741 \h </w:instrText>
            </w:r>
            <w:r>
              <w:rPr>
                <w:noProof/>
                <w:webHidden/>
              </w:rPr>
            </w:r>
            <w:r>
              <w:rPr>
                <w:noProof/>
                <w:webHidden/>
              </w:rPr>
              <w:fldChar w:fldCharType="separate"/>
            </w:r>
            <w:r>
              <w:rPr>
                <w:noProof/>
                <w:webHidden/>
              </w:rPr>
              <w:t>76</w:t>
            </w:r>
            <w:r>
              <w:rPr>
                <w:noProof/>
                <w:webHidden/>
              </w:rPr>
              <w:fldChar w:fldCharType="end"/>
            </w:r>
          </w:hyperlink>
        </w:p>
        <w:p w14:paraId="1AA0FB38" w14:textId="1310BCFD" w:rsidR="008428D1" w:rsidRDefault="008428D1">
          <w:pPr>
            <w:pStyle w:val="TOC8"/>
            <w:tabs>
              <w:tab w:val="right" w:leader="dot" w:pos="6941"/>
            </w:tabs>
            <w:rPr>
              <w:iCs w:val="0"/>
              <w:smallCaps/>
              <w:noProof/>
              <w:sz w:val="22"/>
              <w:szCs w:val="22"/>
            </w:rPr>
          </w:pPr>
          <w:hyperlink w:anchor="_Toc84106742" w:history="1">
            <w:r w:rsidRPr="00D5627F">
              <w:rPr>
                <w:rStyle w:val="TOC4"/>
                <w:noProof/>
              </w:rPr>
              <w:t>Scene IX</w:t>
            </w:r>
            <w:r>
              <w:rPr>
                <w:noProof/>
                <w:webHidden/>
              </w:rPr>
              <w:tab/>
            </w:r>
            <w:r>
              <w:rPr>
                <w:noProof/>
                <w:webHidden/>
              </w:rPr>
              <w:fldChar w:fldCharType="begin"/>
            </w:r>
            <w:r>
              <w:rPr>
                <w:noProof/>
                <w:webHidden/>
              </w:rPr>
              <w:instrText xml:space="preserve"> PAGEREF _Toc84106742 \h </w:instrText>
            </w:r>
            <w:r>
              <w:rPr>
                <w:noProof/>
                <w:webHidden/>
              </w:rPr>
            </w:r>
            <w:r>
              <w:rPr>
                <w:noProof/>
                <w:webHidden/>
              </w:rPr>
              <w:fldChar w:fldCharType="separate"/>
            </w:r>
            <w:r>
              <w:rPr>
                <w:noProof/>
                <w:webHidden/>
              </w:rPr>
              <w:t>76</w:t>
            </w:r>
            <w:r>
              <w:rPr>
                <w:noProof/>
                <w:webHidden/>
              </w:rPr>
              <w:fldChar w:fldCharType="end"/>
            </w:r>
          </w:hyperlink>
        </w:p>
        <w:p w14:paraId="2CD24EB0" w14:textId="068864FB" w:rsidR="008428D1" w:rsidRDefault="008428D1">
          <w:pPr>
            <w:pStyle w:val="TOC8"/>
            <w:tabs>
              <w:tab w:val="right" w:leader="dot" w:pos="6941"/>
            </w:tabs>
            <w:rPr>
              <w:iCs w:val="0"/>
              <w:smallCaps/>
              <w:noProof/>
              <w:sz w:val="22"/>
              <w:szCs w:val="22"/>
            </w:rPr>
          </w:pPr>
          <w:hyperlink w:anchor="_Toc84106743" w:history="1">
            <w:r w:rsidRPr="00D5627F">
              <w:rPr>
                <w:rStyle w:val="TOC4"/>
                <w:noProof/>
              </w:rPr>
              <w:t>Scene X</w:t>
            </w:r>
            <w:r>
              <w:rPr>
                <w:noProof/>
                <w:webHidden/>
              </w:rPr>
              <w:tab/>
            </w:r>
            <w:r>
              <w:rPr>
                <w:noProof/>
                <w:webHidden/>
              </w:rPr>
              <w:fldChar w:fldCharType="begin"/>
            </w:r>
            <w:r>
              <w:rPr>
                <w:noProof/>
                <w:webHidden/>
              </w:rPr>
              <w:instrText xml:space="preserve"> PAGEREF _Toc84106743 \h </w:instrText>
            </w:r>
            <w:r>
              <w:rPr>
                <w:noProof/>
                <w:webHidden/>
              </w:rPr>
            </w:r>
            <w:r>
              <w:rPr>
                <w:noProof/>
                <w:webHidden/>
              </w:rPr>
              <w:fldChar w:fldCharType="separate"/>
            </w:r>
            <w:r>
              <w:rPr>
                <w:noProof/>
                <w:webHidden/>
              </w:rPr>
              <w:t>77</w:t>
            </w:r>
            <w:r>
              <w:rPr>
                <w:noProof/>
                <w:webHidden/>
              </w:rPr>
              <w:fldChar w:fldCharType="end"/>
            </w:r>
          </w:hyperlink>
        </w:p>
        <w:p w14:paraId="1B218A62" w14:textId="1E7746C1" w:rsidR="008428D1" w:rsidRDefault="008428D1">
          <w:pPr>
            <w:pStyle w:val="TOC8"/>
            <w:tabs>
              <w:tab w:val="right" w:leader="dot" w:pos="6941"/>
            </w:tabs>
            <w:rPr>
              <w:iCs w:val="0"/>
              <w:smallCaps/>
              <w:noProof/>
              <w:sz w:val="22"/>
              <w:szCs w:val="22"/>
            </w:rPr>
          </w:pPr>
          <w:hyperlink w:anchor="_Toc84106744" w:history="1">
            <w:r w:rsidRPr="00D5627F">
              <w:rPr>
                <w:rStyle w:val="TOC4"/>
                <w:noProof/>
              </w:rPr>
              <w:t>Scene XI</w:t>
            </w:r>
            <w:r>
              <w:rPr>
                <w:noProof/>
                <w:webHidden/>
              </w:rPr>
              <w:tab/>
            </w:r>
            <w:r>
              <w:rPr>
                <w:noProof/>
                <w:webHidden/>
              </w:rPr>
              <w:fldChar w:fldCharType="begin"/>
            </w:r>
            <w:r>
              <w:rPr>
                <w:noProof/>
                <w:webHidden/>
              </w:rPr>
              <w:instrText xml:space="preserve"> PAGEREF _Toc84106744 \h </w:instrText>
            </w:r>
            <w:r>
              <w:rPr>
                <w:noProof/>
                <w:webHidden/>
              </w:rPr>
            </w:r>
            <w:r>
              <w:rPr>
                <w:noProof/>
                <w:webHidden/>
              </w:rPr>
              <w:fldChar w:fldCharType="separate"/>
            </w:r>
            <w:r>
              <w:rPr>
                <w:noProof/>
                <w:webHidden/>
              </w:rPr>
              <w:t>77</w:t>
            </w:r>
            <w:r>
              <w:rPr>
                <w:noProof/>
                <w:webHidden/>
              </w:rPr>
              <w:fldChar w:fldCharType="end"/>
            </w:r>
          </w:hyperlink>
        </w:p>
        <w:p w14:paraId="70C6A046" w14:textId="00149365" w:rsidR="008428D1" w:rsidRDefault="008428D1">
          <w:pPr>
            <w:pStyle w:val="TOC8"/>
            <w:tabs>
              <w:tab w:val="right" w:leader="dot" w:pos="6941"/>
            </w:tabs>
            <w:rPr>
              <w:iCs w:val="0"/>
              <w:smallCaps/>
              <w:noProof/>
              <w:sz w:val="22"/>
              <w:szCs w:val="22"/>
            </w:rPr>
          </w:pPr>
          <w:hyperlink w:anchor="_Toc84106745" w:history="1">
            <w:r w:rsidRPr="00D5627F">
              <w:rPr>
                <w:rStyle w:val="TOC4"/>
                <w:noProof/>
              </w:rPr>
              <w:t>Scene XII</w:t>
            </w:r>
            <w:r>
              <w:rPr>
                <w:noProof/>
                <w:webHidden/>
              </w:rPr>
              <w:tab/>
            </w:r>
            <w:r>
              <w:rPr>
                <w:noProof/>
                <w:webHidden/>
              </w:rPr>
              <w:fldChar w:fldCharType="begin"/>
            </w:r>
            <w:r>
              <w:rPr>
                <w:noProof/>
                <w:webHidden/>
              </w:rPr>
              <w:instrText xml:space="preserve"> PAGEREF _Toc84106745 \h </w:instrText>
            </w:r>
            <w:r>
              <w:rPr>
                <w:noProof/>
                <w:webHidden/>
              </w:rPr>
            </w:r>
            <w:r>
              <w:rPr>
                <w:noProof/>
                <w:webHidden/>
              </w:rPr>
              <w:fldChar w:fldCharType="separate"/>
            </w:r>
            <w:r>
              <w:rPr>
                <w:noProof/>
                <w:webHidden/>
              </w:rPr>
              <w:t>77</w:t>
            </w:r>
            <w:r>
              <w:rPr>
                <w:noProof/>
                <w:webHidden/>
              </w:rPr>
              <w:fldChar w:fldCharType="end"/>
            </w:r>
          </w:hyperlink>
        </w:p>
        <w:p w14:paraId="0EFF92FF" w14:textId="39D7D0A8" w:rsidR="008428D1" w:rsidRDefault="008428D1">
          <w:pPr>
            <w:pStyle w:val="Caption"/>
            <w:tabs>
              <w:tab w:val="right" w:leader="dot" w:pos="6941"/>
            </w:tabs>
            <w:rPr>
              <w:b w:val="0"/>
              <w:bCs w:val="0"/>
              <w:iCs/>
              <w:caps/>
              <w:noProof/>
              <w:sz w:val="22"/>
              <w:szCs w:val="22"/>
            </w:rPr>
          </w:pPr>
          <w:hyperlink w:anchor="_Toc84106746" w:history="1">
            <w:r w:rsidRPr="00D5627F">
              <w:rPr>
                <w:rStyle w:val="TOC4"/>
                <w:noProof/>
              </w:rPr>
              <w:t>Part 6. Years Later…</w:t>
            </w:r>
            <w:r>
              <w:rPr>
                <w:noProof/>
                <w:webHidden/>
              </w:rPr>
              <w:tab/>
            </w:r>
            <w:r>
              <w:rPr>
                <w:noProof/>
                <w:webHidden/>
              </w:rPr>
              <w:fldChar w:fldCharType="begin"/>
            </w:r>
            <w:r>
              <w:rPr>
                <w:noProof/>
                <w:webHidden/>
              </w:rPr>
              <w:instrText xml:space="preserve"> PAGEREF _Toc84106746 \h </w:instrText>
            </w:r>
            <w:r>
              <w:rPr>
                <w:noProof/>
                <w:webHidden/>
              </w:rPr>
            </w:r>
            <w:r>
              <w:rPr>
                <w:noProof/>
                <w:webHidden/>
              </w:rPr>
              <w:fldChar w:fldCharType="separate"/>
            </w:r>
            <w:r>
              <w:rPr>
                <w:noProof/>
                <w:webHidden/>
              </w:rPr>
              <w:t>78</w:t>
            </w:r>
            <w:r>
              <w:rPr>
                <w:noProof/>
                <w:webHidden/>
              </w:rPr>
              <w:fldChar w:fldCharType="end"/>
            </w:r>
          </w:hyperlink>
        </w:p>
        <w:p w14:paraId="7DB6F3F6" w14:textId="30ACCD90" w:rsidR="008428D1" w:rsidRDefault="008428D1">
          <w:pPr>
            <w:pStyle w:val="TOC8"/>
            <w:tabs>
              <w:tab w:val="right" w:leader="dot" w:pos="6941"/>
            </w:tabs>
            <w:rPr>
              <w:iCs w:val="0"/>
              <w:smallCaps/>
              <w:noProof/>
              <w:sz w:val="22"/>
              <w:szCs w:val="22"/>
            </w:rPr>
          </w:pPr>
          <w:hyperlink w:anchor="_Toc84106747" w:history="1">
            <w:r w:rsidRPr="00D5627F">
              <w:rPr>
                <w:rStyle w:val="TOC4"/>
                <w:noProof/>
              </w:rPr>
              <w:t>Scene I</w:t>
            </w:r>
            <w:r>
              <w:rPr>
                <w:noProof/>
                <w:webHidden/>
              </w:rPr>
              <w:tab/>
            </w:r>
            <w:r>
              <w:rPr>
                <w:noProof/>
                <w:webHidden/>
              </w:rPr>
              <w:fldChar w:fldCharType="begin"/>
            </w:r>
            <w:r>
              <w:rPr>
                <w:noProof/>
                <w:webHidden/>
              </w:rPr>
              <w:instrText xml:space="preserve"> PAGEREF _Toc84106747 \h </w:instrText>
            </w:r>
            <w:r>
              <w:rPr>
                <w:noProof/>
                <w:webHidden/>
              </w:rPr>
            </w:r>
            <w:r>
              <w:rPr>
                <w:noProof/>
                <w:webHidden/>
              </w:rPr>
              <w:fldChar w:fldCharType="separate"/>
            </w:r>
            <w:r>
              <w:rPr>
                <w:noProof/>
                <w:webHidden/>
              </w:rPr>
              <w:t>78</w:t>
            </w:r>
            <w:r>
              <w:rPr>
                <w:noProof/>
                <w:webHidden/>
              </w:rPr>
              <w:fldChar w:fldCharType="end"/>
            </w:r>
          </w:hyperlink>
        </w:p>
        <w:p w14:paraId="6EBA0E77" w14:textId="58056DA7" w:rsidR="008428D1" w:rsidRDefault="008428D1">
          <w:pPr>
            <w:pStyle w:val="Caption"/>
            <w:tabs>
              <w:tab w:val="right" w:leader="dot" w:pos="6941"/>
            </w:tabs>
            <w:rPr>
              <w:b w:val="0"/>
              <w:bCs w:val="0"/>
              <w:iCs/>
              <w:caps/>
              <w:noProof/>
              <w:sz w:val="22"/>
              <w:szCs w:val="22"/>
            </w:rPr>
          </w:pPr>
          <w:hyperlink w:anchor="_Toc84106748" w:history="1">
            <w:r w:rsidRPr="00D5627F">
              <w:rPr>
                <w:rStyle w:val="TOC4"/>
                <w:noProof/>
              </w:rPr>
              <w:t>EPILOG</w:t>
            </w:r>
            <w:r>
              <w:rPr>
                <w:noProof/>
                <w:webHidden/>
              </w:rPr>
              <w:tab/>
            </w:r>
            <w:r>
              <w:rPr>
                <w:noProof/>
                <w:webHidden/>
              </w:rPr>
              <w:fldChar w:fldCharType="begin"/>
            </w:r>
            <w:r>
              <w:rPr>
                <w:noProof/>
                <w:webHidden/>
              </w:rPr>
              <w:instrText xml:space="preserve"> PAGEREF _Toc84106748 \h </w:instrText>
            </w:r>
            <w:r>
              <w:rPr>
                <w:noProof/>
                <w:webHidden/>
              </w:rPr>
            </w:r>
            <w:r>
              <w:rPr>
                <w:noProof/>
                <w:webHidden/>
              </w:rPr>
              <w:fldChar w:fldCharType="separate"/>
            </w:r>
            <w:r>
              <w:rPr>
                <w:noProof/>
                <w:webHidden/>
              </w:rPr>
              <w:t>79</w:t>
            </w:r>
            <w:r>
              <w:rPr>
                <w:noProof/>
                <w:webHidden/>
              </w:rPr>
              <w:fldChar w:fldCharType="end"/>
            </w:r>
          </w:hyperlink>
        </w:p>
        <w:p w14:paraId="72C9CCDC" w14:textId="5AC3F9F1" w:rsidR="008428D1" w:rsidRDefault="008428D1">
          <w:pPr>
            <w:pStyle w:val="Caption"/>
            <w:tabs>
              <w:tab w:val="right" w:leader="dot" w:pos="6941"/>
            </w:tabs>
            <w:rPr>
              <w:b w:val="0"/>
              <w:bCs w:val="0"/>
              <w:iCs/>
              <w:caps/>
              <w:noProof/>
              <w:sz w:val="22"/>
              <w:szCs w:val="22"/>
            </w:rPr>
          </w:pPr>
          <w:hyperlink w:anchor="_Toc84106749" w:history="1">
            <w:r w:rsidRPr="00D5627F">
              <w:rPr>
                <w:rStyle w:val="TOC4"/>
                <w:noProof/>
              </w:rPr>
              <w:t>Appendix A: Behind the scenes</w:t>
            </w:r>
            <w:r>
              <w:rPr>
                <w:noProof/>
                <w:webHidden/>
              </w:rPr>
              <w:tab/>
            </w:r>
            <w:r>
              <w:rPr>
                <w:noProof/>
                <w:webHidden/>
              </w:rPr>
              <w:fldChar w:fldCharType="begin"/>
            </w:r>
            <w:r>
              <w:rPr>
                <w:noProof/>
                <w:webHidden/>
              </w:rPr>
              <w:instrText xml:space="preserve"> PAGEREF _Toc84106749 \h </w:instrText>
            </w:r>
            <w:r>
              <w:rPr>
                <w:noProof/>
                <w:webHidden/>
              </w:rPr>
            </w:r>
            <w:r>
              <w:rPr>
                <w:noProof/>
                <w:webHidden/>
              </w:rPr>
              <w:fldChar w:fldCharType="separate"/>
            </w:r>
            <w:r>
              <w:rPr>
                <w:noProof/>
                <w:webHidden/>
              </w:rPr>
              <w:t>80</w:t>
            </w:r>
            <w:r>
              <w:rPr>
                <w:noProof/>
                <w:webHidden/>
              </w:rPr>
              <w:fldChar w:fldCharType="end"/>
            </w:r>
          </w:hyperlink>
        </w:p>
        <w:p w14:paraId="42C507D6" w14:textId="2D63D841" w:rsidR="008428D1" w:rsidRDefault="008428D1">
          <w:pPr>
            <w:pStyle w:val="Caption"/>
            <w:tabs>
              <w:tab w:val="right" w:leader="dot" w:pos="6941"/>
            </w:tabs>
            <w:rPr>
              <w:b w:val="0"/>
              <w:bCs w:val="0"/>
              <w:iCs/>
              <w:caps/>
              <w:noProof/>
              <w:sz w:val="22"/>
              <w:szCs w:val="22"/>
            </w:rPr>
          </w:pPr>
          <w:hyperlink w:anchor="_Toc84106750" w:history="1">
            <w:r w:rsidRPr="00D5627F">
              <w:rPr>
                <w:rStyle w:val="TOC4"/>
                <w:noProof/>
              </w:rPr>
              <w:t xml:space="preserve">Appendix B: Major Free (pre-1971) Disney characters or </w:t>
            </w:r>
            <w:r w:rsidRPr="00D5627F">
              <w:rPr>
                <w:rStyle w:val="TOC4"/>
                <w:i/>
                <w:iCs/>
                <w:noProof/>
              </w:rPr>
              <w:t>movie</w:t>
            </w:r>
            <w:r>
              <w:rPr>
                <w:noProof/>
                <w:webHidden/>
              </w:rPr>
              <w:tab/>
            </w:r>
            <w:r>
              <w:rPr>
                <w:noProof/>
                <w:webHidden/>
              </w:rPr>
              <w:fldChar w:fldCharType="begin"/>
            </w:r>
            <w:r>
              <w:rPr>
                <w:noProof/>
                <w:webHidden/>
              </w:rPr>
              <w:instrText xml:space="preserve"> PAGEREF _Toc84106750 \h </w:instrText>
            </w:r>
            <w:r>
              <w:rPr>
                <w:noProof/>
                <w:webHidden/>
              </w:rPr>
            </w:r>
            <w:r>
              <w:rPr>
                <w:noProof/>
                <w:webHidden/>
              </w:rPr>
              <w:fldChar w:fldCharType="separate"/>
            </w:r>
            <w:r>
              <w:rPr>
                <w:noProof/>
                <w:webHidden/>
              </w:rPr>
              <w:t>80</w:t>
            </w:r>
            <w:r>
              <w:rPr>
                <w:noProof/>
                <w:webHidden/>
              </w:rPr>
              <w:fldChar w:fldCharType="end"/>
            </w:r>
          </w:hyperlink>
        </w:p>
        <w:p w14:paraId="1BCA7695" w14:textId="304815CA" w:rsidR="008428D1" w:rsidRDefault="008428D1">
          <w:pPr>
            <w:pStyle w:val="Caption"/>
            <w:tabs>
              <w:tab w:val="right" w:leader="dot" w:pos="6941"/>
            </w:tabs>
            <w:rPr>
              <w:b w:val="0"/>
              <w:bCs w:val="0"/>
              <w:iCs/>
              <w:caps/>
              <w:noProof/>
              <w:sz w:val="22"/>
              <w:szCs w:val="22"/>
            </w:rPr>
          </w:pPr>
          <w:hyperlink w:anchor="_Toc84106751" w:history="1">
            <w:r w:rsidRPr="00D5627F">
              <w:rPr>
                <w:rStyle w:val="TOC4"/>
                <w:noProof/>
              </w:rPr>
              <w:t>Appendix C: Face Cards of Elemental Princesses’ Cards of Tomorrow</w:t>
            </w:r>
            <w:r>
              <w:rPr>
                <w:noProof/>
                <w:webHidden/>
              </w:rPr>
              <w:tab/>
            </w:r>
            <w:r>
              <w:rPr>
                <w:noProof/>
                <w:webHidden/>
              </w:rPr>
              <w:fldChar w:fldCharType="begin"/>
            </w:r>
            <w:r>
              <w:rPr>
                <w:noProof/>
                <w:webHidden/>
              </w:rPr>
              <w:instrText xml:space="preserve"> PAGEREF _Toc84106751 \h </w:instrText>
            </w:r>
            <w:r>
              <w:rPr>
                <w:noProof/>
                <w:webHidden/>
              </w:rPr>
            </w:r>
            <w:r>
              <w:rPr>
                <w:noProof/>
                <w:webHidden/>
              </w:rPr>
              <w:fldChar w:fldCharType="separate"/>
            </w:r>
            <w:r>
              <w:rPr>
                <w:noProof/>
                <w:webHidden/>
              </w:rPr>
              <w:t>81</w:t>
            </w:r>
            <w:r>
              <w:rPr>
                <w:noProof/>
                <w:webHidden/>
              </w:rPr>
              <w:fldChar w:fldCharType="end"/>
            </w:r>
          </w:hyperlink>
        </w:p>
        <w:p w14:paraId="284FFFBC" w14:textId="413403CD" w:rsidR="00162074" w:rsidRDefault="006E4140">
          <w:r>
            <w:fldChar w:fldCharType="end"/>
          </w:r>
        </w:p>
      </w:sdtContent>
    </w:sdt>
    <w:p w14:paraId="2012AAA3" w14:textId="77777777" w:rsidR="00162074" w:rsidRDefault="006E4140">
      <w:pPr>
        <w:pStyle w:val="CommentTextChar"/>
      </w:pPr>
      <w:r>
        <w:t>BENE ADVENISTI IN NOSTRAM FANTASIAM PLENVM FELICIS NOVELLITATVM</w:t>
      </w:r>
    </w:p>
    <w:p w14:paraId="0728F2CE" w14:textId="77777777" w:rsidR="00162074" w:rsidRDefault="00162074" w:rsidP="00021E86">
      <w:pPr>
        <w:pStyle w:val="Heading1"/>
        <w:sectPr w:rsidR="00162074">
          <w:headerReference w:type="even" r:id="rId13"/>
          <w:headerReference w:type="default" r:id="rId14"/>
          <w:footnotePr>
            <w:numRestart w:val="eachPage"/>
          </w:footnotePr>
          <w:type w:val="oddPage"/>
          <w:pgSz w:w="8391" w:h="11906"/>
          <w:pgMar w:top="720" w:right="720" w:bottom="720" w:left="720" w:header="432" w:footer="432" w:gutter="0"/>
          <w:pgNumType w:start="1"/>
          <w:cols w:space="720"/>
          <w:docGrid w:linePitch="360"/>
        </w:sectPr>
      </w:pPr>
      <w:bookmarkStart w:id="0" w:name="_Ref74245815"/>
      <w:bookmarkStart w:id="1" w:name="_Toc80735909"/>
      <w:bookmarkStart w:id="2" w:name="_Ref74245816"/>
    </w:p>
    <w:p w14:paraId="48F7762B" w14:textId="77777777" w:rsidR="00162074" w:rsidRDefault="006E4140" w:rsidP="00021E86">
      <w:pPr>
        <w:pStyle w:val="Heading1"/>
      </w:pPr>
      <w:bookmarkStart w:id="3" w:name="_Toc84106656"/>
      <w:bookmarkEnd w:id="0"/>
      <w:bookmarkEnd w:id="1"/>
      <w:bookmarkEnd w:id="2"/>
      <w:r>
        <w:lastRenderedPageBreak/>
        <w:t>FOREWORDS</w:t>
      </w:r>
      <w:bookmarkEnd w:id="3"/>
    </w:p>
    <w:p w14:paraId="587D2557" w14:textId="77777777" w:rsidR="00162074" w:rsidRDefault="006E4140">
      <w:pPr>
        <w:keepNext/>
        <w:framePr w:dropCap="drop" w:lines="3" w:wrap="around" w:vAnchor="text" w:hAnchor="text"/>
        <w:spacing w:line="821" w:lineRule="exact"/>
        <w:textAlignment w:val="baseline"/>
        <w:rPr>
          <w:position w:val="-11"/>
          <w:sz w:val="93"/>
        </w:rPr>
      </w:pPr>
      <w:r>
        <w:rPr>
          <w:position w:val="-11"/>
          <w:sz w:val="93"/>
        </w:rPr>
        <w:t>E</w:t>
      </w:r>
    </w:p>
    <w:p w14:paraId="540E4CA7" w14:textId="77777777" w:rsidR="00162074" w:rsidRDefault="006E4140">
      <w:r>
        <w:t>xperimental Prototype Community of Tomorrow (EPCOT), is a futuristic city envisioned to be built south of the Magic Kingdom as part of Walt Disney World Resort in the mid-1960s, and completed in the 2020s.</w:t>
      </w:r>
    </w:p>
    <w:p w14:paraId="439F7889" w14:textId="77777777" w:rsidR="00162074" w:rsidRDefault="006E4140">
      <w:r>
        <w:t>EPCOT Center (1982-present), is the second theme park at the Walt Disney World Resort in Lake Buena Vista, Florida, based on Walt Disney's EPCOT.</w:t>
      </w:r>
    </w:p>
    <w:p w14:paraId="57DFFFC0" w14:textId="77777777" w:rsidR="00162074" w:rsidRDefault="006E4140">
      <w:r>
        <w:t>With many grandchildren and huge success of entertainment, Walt Disney (1901-1966) began to concern about the world they and their offspring would inhabit, and notice that the hectic, disorganized and dirty modern cities was a far cry from his clean and controlled Disneyland in California. All his Imagineers’ and his learning about buildings and space in relation to people in the development of Disneyland could be practiced in community planning, even whole cities, which sparked Walt to engross himself in city planning books and anything in need to pull that magnitude off.</w:t>
      </w:r>
    </w:p>
    <w:p w14:paraId="47635CBD" w14:textId="77777777" w:rsidR="00162074" w:rsidRDefault="006E4140">
      <w:r>
        <w:t xml:space="preserve">In October 1966, two months before his death, Walt Disney made a 30-minute film about his plans for the Florida Project, then dubbed “Disney World”. In the film, Walt explained the utilization of Florida property and his EPCOT conceptualization. With concept art, sketches, paintings and animation, Walt showed its appearance and function. </w:t>
      </w:r>
    </w:p>
    <w:p w14:paraId="49E99F64" w14:textId="77777777" w:rsidR="00162074" w:rsidRDefault="006E4140">
      <w:pPr>
        <w:pStyle w:val="Hyperlink"/>
      </w:pPr>
      <w:r>
        <w:t>Everything in this room will change time and time again as we move ahead. But the basic philosophy of what we're planning for Disney World is going to remain very much as it is right now.</w:t>
      </w:r>
    </w:p>
    <w:p w14:paraId="2294AC47" w14:textId="77777777" w:rsidR="00162074" w:rsidRDefault="006E4140">
      <w:pPr>
        <w:pStyle w:val="Hyperlink"/>
      </w:pPr>
      <w:r>
        <w:t>— Walter Elias Disney</w:t>
      </w:r>
    </w:p>
    <w:p w14:paraId="3CA1D751" w14:textId="77777777" w:rsidR="00162074" w:rsidRDefault="006E4140">
      <w:pPr>
        <w:pStyle w:val="Heading4"/>
      </w:pPr>
      <w:r>
        <w:t>THE CITY</w:t>
      </w:r>
    </w:p>
    <w:p w14:paraId="27CE08C2" w14:textId="77777777" w:rsidR="00162074" w:rsidRDefault="006E4140">
      <w:pPr>
        <w:rPr>
          <w:rStyle w:val="TOC10"/>
          <w:i/>
          <w:iCs/>
        </w:rPr>
      </w:pPr>
      <w:r>
        <w:rPr>
          <w:rStyle w:val="TOC10"/>
        </w:rPr>
        <w:t>Transportation</w:t>
      </w:r>
    </w:p>
    <w:p w14:paraId="2632B526" w14:textId="77777777" w:rsidR="00162074" w:rsidRDefault="006E4140">
      <w:r>
        <w:t>The monorail (1959-present) cuts through the center of the city, connecting EPCOT with the northern and southern points on the Disney World property.</w:t>
      </w:r>
    </w:p>
    <w:p w14:paraId="025C2EE7" w14:textId="77777777" w:rsidR="00162074" w:rsidRDefault="006E4140">
      <w:r>
        <w:t>Internal transportation is provided by a whole new Disney transportation concept: The never-stopping People-Mover, relying on motors embedded in the track, transporting residents from the metropolitan center to the outer residential areas.</w:t>
      </w:r>
    </w:p>
    <w:p w14:paraId="257FFAF5" w14:textId="77777777" w:rsidR="00162074" w:rsidRDefault="006E4140">
      <w:pPr>
        <w:rPr>
          <w:rStyle w:val="TOC10"/>
          <w:i/>
          <w:iCs/>
        </w:rPr>
      </w:pPr>
      <w:r>
        <w:rPr>
          <w:rStyle w:val="TOC10"/>
        </w:rPr>
        <w:t>City Center</w:t>
      </w:r>
    </w:p>
    <w:p w14:paraId="39CB54D6" w14:textId="77777777" w:rsidR="00162074" w:rsidRDefault="006E4140">
      <w:r>
        <w:t xml:space="preserve">In the city core is a completely enclosed downtown and commercial area, unaffected by the outside elements. “The pedestrian will be king” in this area, </w:t>
      </w:r>
      <w:r>
        <w:lastRenderedPageBreak/>
        <w:t>free from vehicles.</w:t>
      </w:r>
    </w:p>
    <w:p w14:paraId="48825954" w14:textId="77777777" w:rsidR="00162074" w:rsidRDefault="006E4140">
      <w:r>
        <w:t>A 30-story Cosmopolitan Hotel and Convention Center, the tallest building in EPCOT to be seen for miles, with the parking lot located underneath, right off the vehicle throughway.</w:t>
      </w:r>
    </w:p>
    <w:p w14:paraId="4BA9BF36" w14:textId="77777777" w:rsidR="00162074" w:rsidRDefault="006E4140">
      <w:r>
        <w:t>On the roof of the enclosed area are the recreational areas for hotel guests with the pool, tennis courts, basketball courts, shuffleboard etc.</w:t>
      </w:r>
    </w:p>
    <w:p w14:paraId="4A195056" w14:textId="77777777" w:rsidR="00162074" w:rsidRDefault="006E4140">
      <w:r>
        <w:t>Surrounding the hotel are shops and restaurants that reflect the culture and flavor of locations round the world, themed to each country, having the look and feel of each of the exotic locales. The People-Mover track travels above them. Workers in these shops also live in the city.</w:t>
      </w:r>
    </w:p>
    <w:p w14:paraId="482BC54A" w14:textId="77777777" w:rsidR="00162074" w:rsidRDefault="006E4140">
      <w:pPr>
        <w:rPr>
          <w:rStyle w:val="TOC10"/>
          <w:i/>
          <w:iCs/>
        </w:rPr>
      </w:pPr>
      <w:r>
        <w:rPr>
          <w:rStyle w:val="TOC10"/>
        </w:rPr>
        <w:t>High-density Residential Area (HDRA)</w:t>
      </w:r>
    </w:p>
    <w:p w14:paraId="523C7DC0" w14:textId="77777777" w:rsidR="00162074" w:rsidRDefault="006E4140">
      <w:r>
        <w:t>In the rim of the city core are high-density apartment housings, where most of the 20,000 citizens in EPCOT live. Walt Disney stated no land possession in Epcot, and thus no difference between an apartment and a home.</w:t>
      </w:r>
    </w:p>
    <w:p w14:paraId="75B10EBB" w14:textId="77777777" w:rsidR="00162074" w:rsidRDefault="006E4140">
      <w:r>
        <w:t>All renting rates would be modest and competitive with the surrounding market. Moreover, the housing is so constructed as to ensure ease of change for new ideas and products.</w:t>
      </w:r>
    </w:p>
    <w:p w14:paraId="248F0FED" w14:textId="77777777" w:rsidR="00162074" w:rsidRDefault="006E4140">
      <w:pPr>
        <w:rPr>
          <w:rStyle w:val="TOC10"/>
          <w:i/>
          <w:iCs/>
        </w:rPr>
      </w:pPr>
      <w:r>
        <w:rPr>
          <w:rStyle w:val="TOC10"/>
        </w:rPr>
        <w:t>Green Belt</w:t>
      </w:r>
    </w:p>
    <w:p w14:paraId="1F62B178" w14:textId="77777777" w:rsidR="00162074" w:rsidRDefault="006E4140">
      <w:r>
        <w:t>Outside the city core from the low-density residential area are an expanse of grass areas, in which the city services are located, e. g. playgrounds, community centers, schools and churches.</w:t>
      </w:r>
    </w:p>
    <w:p w14:paraId="283F0F2E" w14:textId="77777777" w:rsidR="00162074" w:rsidRDefault="006E4140">
      <w:pPr>
        <w:rPr>
          <w:rStyle w:val="TOC10"/>
          <w:i/>
          <w:iCs/>
        </w:rPr>
      </w:pPr>
      <w:r>
        <w:rPr>
          <w:rStyle w:val="TOC10"/>
        </w:rPr>
        <w:t>Low-density Residential Area (LDRA)</w:t>
      </w:r>
    </w:p>
    <w:p w14:paraId="16360F3C" w14:textId="77777777" w:rsidR="00162074" w:rsidRDefault="006E4140">
      <w:r>
        <w:t>Beyond the Green Belt in the low-density, single-family house neighborhoods, which resembles the petals on a flower, with the houses located on the rim of each petal. Inside the petal was a vast green area with paths for electric carts, light recreation areas and play areas.</w:t>
      </w:r>
    </w:p>
    <w:p w14:paraId="32F33B20" w14:textId="77777777" w:rsidR="00162074" w:rsidRDefault="006E4140">
      <w:r>
        <w:t>The People-Mover station for each area is also located in the green area, at which the residents could broad to or from work. Like the apartments, the houses in LDRA are to be easily changed.</w:t>
      </w:r>
    </w:p>
    <w:p w14:paraId="38301BA8" w14:textId="77777777" w:rsidR="00162074" w:rsidRDefault="006E4140">
      <w:pPr>
        <w:rPr>
          <w:rStyle w:val="TOC10"/>
          <w:i/>
          <w:iCs/>
        </w:rPr>
      </w:pPr>
      <w:r>
        <w:rPr>
          <w:rStyle w:val="TOC10"/>
        </w:rPr>
        <w:t>Living &amp; Employment</w:t>
      </w:r>
    </w:p>
    <w:p w14:paraId="28A1DE7D" w14:textId="77777777" w:rsidR="00162074" w:rsidRDefault="006E4140">
      <w:r>
        <w:t>As stated above, no EPCOT dwellers would own a land or home, thereby having no municipal voting rights, bond issues, etc. but would be employed, with neither retirees nor refugees, at either the Magic Kingdom theme park, the city central core shopping areas, the hotel, the convention center, the Airport of Tomorrow (AOT), the Welcome Center, or the industrial park. The film states, “Everyone living in EPCOT will have the responsibility to maintain this living blueprint of the future”.</w:t>
      </w:r>
    </w:p>
    <w:p w14:paraId="64E12ECF" w14:textId="77777777" w:rsidR="00162074" w:rsidRDefault="006E4140">
      <w:pPr>
        <w:pStyle w:val="Heading4"/>
      </w:pPr>
      <w:r>
        <w:lastRenderedPageBreak/>
        <w:t>AFTERMATH</w:t>
      </w:r>
    </w:p>
    <w:p w14:paraId="2DCDAD64" w14:textId="77777777" w:rsidR="00162074" w:rsidRDefault="006E4140">
      <w:r>
        <w:t>However, after Walt’s death on December 25, 1966, the company directors declared it was too risky to venture into city planning now that its biggest advocate was gone. Stepping out of retirement, Roy did not convince the board to build EPCOT, only to advance with the Magic Kingdom project, until the compromise of the EPCOT Center theme park opened in 1982.</w:t>
      </w:r>
    </w:p>
    <w:p w14:paraId="4681A846" w14:textId="77777777" w:rsidR="00162074" w:rsidRDefault="006E4140">
      <w:r>
        <w:t>EPCOT Center has four “lands”: World Showcase, World Celebration, World Discovery, and World Nature. World Showcase features various countries around the world represented by pavilions with shops, shows, restaurants, and attractions relating to those countries, while the rest, “Future World” from 1982 to 2019, focuses mainly on the future, education, and technology.</w:t>
      </w:r>
    </w:p>
    <w:p w14:paraId="77216230" w14:textId="77777777" w:rsidR="00162074" w:rsidRDefault="006E4140">
      <w:pPr>
        <w:rPr>
          <w:ins w:id="4" w:author="szu326" w:date="2021-09-26T10:17:00Z"/>
        </w:rPr>
      </w:pPr>
      <w:r>
        <w:t xml:space="preserve">In 2020, the Severe Acute Respiratory Syndrome Coronavirus 2 (SARS-CoV-2) struck the world, which led to serial closures of theme park worldwide, including the Walt Disney World Resort and five local Disneyland’s. Providing sufficient fund in The Walt Disney Company, we, supporters of EPCOT, are now to continue Walt’s project, and realize his dream as a property of the </w:t>
      </w:r>
      <w:r>
        <w:rPr>
          <w:rFonts w:ascii="Futura LT Pro XBold" w:hAnsi="Futura LT Pro XBold"/>
        </w:rPr>
        <w:t>7.8 BILLION PEOPLE ALL AROUND THE WORLD!</w:t>
      </w:r>
      <w:ins w:id="5" w:author="szu326" w:date="2021-09-26T10:17:00Z">
        <w:r>
          <w:rPr>
            <w:noProof/>
          </w:rPr>
          <w:drawing>
            <wp:inline distT="0" distB="0" distL="0" distR="0" wp14:anchorId="683D5594" wp14:editId="1408FB57">
              <wp:extent cx="4413885" cy="2398395"/>
              <wp:effectExtent l="0" t="0" r="0" b="0"/>
              <wp:docPr id="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ins>
    </w:p>
    <w:p w14:paraId="56C0C6B2" w14:textId="77777777" w:rsidR="00162074" w:rsidRDefault="006E4140">
      <w:r>
        <w:t>On the day of creating this film script, one of us creators dreamt of Walt Disney conveying the reality of TWDC, delivering a mission of reconstructing his EPCOT…</w:t>
      </w:r>
    </w:p>
    <w:p w14:paraId="3C936CDC" w14:textId="77777777" w:rsidR="00162074" w:rsidRDefault="006E4140">
      <w:pPr>
        <w:jc w:val="right"/>
        <w:rPr>
          <w:rFonts w:asciiTheme="majorHAnsi" w:eastAsiaTheme="majorEastAsia" w:hAnsiTheme="majorHAnsi" w:cstheme="majorBidi"/>
          <w:color w:val="2F5496" w:themeColor="accent1" w:themeShade="BF"/>
          <w:sz w:val="40"/>
          <w:szCs w:val="40"/>
        </w:rPr>
      </w:pPr>
      <w:r>
        <w:t>7.8 billion People on Creative Commons</w:t>
      </w:r>
      <w:bookmarkStart w:id="6" w:name="_Toc80735910"/>
      <w:r>
        <w:br w:type="page"/>
      </w:r>
    </w:p>
    <w:p w14:paraId="7EC417B9" w14:textId="77777777" w:rsidR="00162074" w:rsidRDefault="006E4140" w:rsidP="00021E86">
      <w:pPr>
        <w:pStyle w:val="Heading1"/>
      </w:pPr>
      <w:bookmarkStart w:id="7" w:name="_Toc84106657"/>
      <w:r>
        <w:lastRenderedPageBreak/>
        <w:t>LOCATIONS</w:t>
      </w:r>
      <w:bookmarkEnd w:id="6"/>
      <w:bookmarkEnd w:id="7"/>
    </w:p>
    <w:p w14:paraId="43CF1250" w14:textId="77777777" w:rsidR="00162074" w:rsidRDefault="006E4140">
      <w:pPr>
        <w:pStyle w:val="Heading4"/>
      </w:pPr>
      <w:r>
        <w:t>EPCOT, Walt Disney World, Florida</w:t>
      </w:r>
    </w:p>
    <w:p w14:paraId="79FE5582" w14:textId="77777777" w:rsidR="00162074" w:rsidRDefault="006E4140">
      <w:r>
        <w:t xml:space="preserve">World Celebration </w:t>
      </w:r>
    </w:p>
    <w:p w14:paraId="2D236340" w14:textId="77777777" w:rsidR="00162074" w:rsidRDefault="006E4140">
      <w:pPr>
        <w:pStyle w:val="IntenseQuoteChar"/>
        <w:numPr>
          <w:ilvl w:val="0"/>
          <w:numId w:val="1"/>
        </w:numPr>
      </w:pPr>
      <w:r>
        <w:t>Spaceship Earth: Our Shared Story</w:t>
      </w:r>
    </w:p>
    <w:p w14:paraId="41A34E04" w14:textId="77777777" w:rsidR="00162074" w:rsidRDefault="006E4140">
      <w:pPr>
        <w:pStyle w:val="IntenseQuoteChar"/>
        <w:numPr>
          <w:ilvl w:val="0"/>
          <w:numId w:val="1"/>
        </w:numPr>
      </w:pPr>
      <w:r>
        <w:t xml:space="preserve">Imagination! Pavilion </w:t>
      </w:r>
      <w:r>
        <w:rPr>
          <w:rStyle w:val="TOC4"/>
          <w:i/>
        </w:rPr>
        <w:t>(Journey into Imagination)</w:t>
      </w:r>
    </w:p>
    <w:p w14:paraId="30F4B909" w14:textId="77777777" w:rsidR="00162074" w:rsidRDefault="006E4140">
      <w:pPr>
        <w:pStyle w:val="IntenseQuoteChar"/>
        <w:numPr>
          <w:ilvl w:val="0"/>
          <w:numId w:val="1"/>
        </w:numPr>
        <w:rPr>
          <w:rStyle w:val="TOC4"/>
        </w:rPr>
      </w:pPr>
      <w:r>
        <w:rPr>
          <w:rStyle w:val="TOC4"/>
        </w:rPr>
        <w:t xml:space="preserve">Odyssey Events Pavilion </w:t>
      </w:r>
      <w:r>
        <w:rPr>
          <w:rStyle w:val="TOC4"/>
          <w:i/>
        </w:rPr>
        <w:t>(</w:t>
      </w:r>
      <w:r>
        <w:rPr>
          <w:i/>
          <w:iCs/>
        </w:rPr>
        <w:t>EPCOT Experience Center</w:t>
      </w:r>
      <w:r>
        <w:rPr>
          <w:rStyle w:val="TOC4"/>
          <w:i/>
        </w:rPr>
        <w:t>)</w:t>
      </w:r>
    </w:p>
    <w:p w14:paraId="2AE8357D" w14:textId="06408DD0" w:rsidR="00162074" w:rsidRDefault="006E4140" w:rsidP="00FD52B2">
      <w:pPr>
        <w:pStyle w:val="IntenseQuoteChar"/>
        <w:numPr>
          <w:ilvl w:val="0"/>
          <w:numId w:val="1"/>
        </w:numPr>
      </w:pPr>
      <w:r>
        <w:t>Dreamers’ Point</w:t>
      </w:r>
    </w:p>
    <w:p w14:paraId="5AA7BF0D" w14:textId="758D16D6" w:rsidR="00162074" w:rsidRDefault="006E4140" w:rsidP="00FD52B2">
      <w:pPr>
        <w:pStyle w:val="IntenseQuoteChar"/>
        <w:numPr>
          <w:ilvl w:val="0"/>
          <w:numId w:val="1"/>
        </w:numPr>
      </w:pPr>
      <w:r>
        <w:t>Three-Level Festival Area, from bottom to top as:</w:t>
      </w:r>
    </w:p>
    <w:p w14:paraId="7059413E" w14:textId="77777777" w:rsidR="00162074" w:rsidRDefault="006E4140">
      <w:pPr>
        <w:pStyle w:val="IntenseQuoteChar"/>
        <w:numPr>
          <w:ilvl w:val="0"/>
          <w:numId w:val="1"/>
        </w:numPr>
      </w:pPr>
      <w:r>
        <w:t>Club Cool and Popcorn Kiosk</w:t>
      </w:r>
    </w:p>
    <w:p w14:paraId="2B28DA77" w14:textId="77777777" w:rsidR="00162074" w:rsidRDefault="006E4140">
      <w:pPr>
        <w:pStyle w:val="IntenseQuoteChar"/>
        <w:numPr>
          <w:ilvl w:val="0"/>
          <w:numId w:val="1"/>
        </w:numPr>
      </w:pPr>
      <w:r>
        <w:t>Creations Shop</w:t>
      </w:r>
    </w:p>
    <w:p w14:paraId="5951D348" w14:textId="64878DB2" w:rsidR="00162074" w:rsidRDefault="006E4140" w:rsidP="001F523E">
      <w:pPr>
        <w:pStyle w:val="IntenseQuoteChar"/>
        <w:numPr>
          <w:ilvl w:val="0"/>
          <w:numId w:val="1"/>
        </w:numPr>
      </w:pPr>
      <w:r>
        <w:t>Pin Traders Headquarters</w:t>
      </w:r>
    </w:p>
    <w:p w14:paraId="33235902" w14:textId="77777777" w:rsidR="00162074" w:rsidRDefault="006E4140">
      <w:pPr>
        <w:pStyle w:val="IntenseQuoteChar"/>
        <w:numPr>
          <w:ilvl w:val="1"/>
          <w:numId w:val="1"/>
        </w:numPr>
      </w:pPr>
      <w:r>
        <w:t>Gateway Gifts</w:t>
      </w:r>
    </w:p>
    <w:p w14:paraId="6E1A721F" w14:textId="77777777" w:rsidR="00162074" w:rsidRDefault="006E4140">
      <w:pPr>
        <w:pStyle w:val="IntenseQuoteChar"/>
        <w:numPr>
          <w:ilvl w:val="1"/>
          <w:numId w:val="1"/>
        </w:numPr>
      </w:pPr>
      <w:r>
        <w:t>Camera Center</w:t>
      </w:r>
    </w:p>
    <w:p w14:paraId="07990BA5" w14:textId="77777777" w:rsidR="00162074" w:rsidRDefault="006E4140">
      <w:r>
        <w:t xml:space="preserve">World Discovery </w:t>
      </w:r>
    </w:p>
    <w:p w14:paraId="15608080" w14:textId="77777777" w:rsidR="00162074" w:rsidRDefault="006E4140">
      <w:pPr>
        <w:pStyle w:val="IntenseQuoteChar"/>
        <w:numPr>
          <w:ilvl w:val="0"/>
          <w:numId w:val="1"/>
        </w:numPr>
      </w:pPr>
      <w:r>
        <w:t>Mission: Space</w:t>
      </w:r>
      <w:r>
        <w:rPr>
          <w:rStyle w:val="TOC4"/>
        </w:rPr>
        <w:t xml:space="preserve"> </w:t>
      </w:r>
      <w:r>
        <w:rPr>
          <w:rStyle w:val="TOC4"/>
          <w:i/>
        </w:rPr>
        <w:t>(Horizons)</w:t>
      </w:r>
    </w:p>
    <w:p w14:paraId="322E73E3" w14:textId="77777777" w:rsidR="00162074" w:rsidRDefault="006E4140">
      <w:pPr>
        <w:pStyle w:val="IntenseQuoteChar"/>
        <w:numPr>
          <w:ilvl w:val="0"/>
          <w:numId w:val="1"/>
        </w:numPr>
      </w:pPr>
      <w:r>
        <w:t>Test Track</w:t>
      </w:r>
      <w:r>
        <w:rPr>
          <w:rStyle w:val="TOC4"/>
        </w:rPr>
        <w:t xml:space="preserve"> </w:t>
      </w:r>
      <w:r>
        <w:rPr>
          <w:rStyle w:val="TOC4"/>
          <w:i/>
        </w:rPr>
        <w:t>(World of Motion)</w:t>
      </w:r>
    </w:p>
    <w:p w14:paraId="3B208695" w14:textId="77777777" w:rsidR="00162074" w:rsidRDefault="006E4140">
      <w:pPr>
        <w:pStyle w:val="IntenseQuoteChar"/>
        <w:numPr>
          <w:ilvl w:val="0"/>
          <w:numId w:val="1"/>
        </w:numPr>
      </w:pPr>
      <w:r>
        <w:t>PLAY! Pavilion</w:t>
      </w:r>
    </w:p>
    <w:p w14:paraId="69D7E807" w14:textId="77777777" w:rsidR="00162074" w:rsidRDefault="006E4140">
      <w:pPr>
        <w:pStyle w:val="IntenseQuoteChar"/>
        <w:numPr>
          <w:ilvl w:val="0"/>
          <w:numId w:val="1"/>
        </w:numPr>
      </w:pPr>
      <w:r>
        <w:t>Guardians of the Galaxy: Cosmic Rewind</w:t>
      </w:r>
    </w:p>
    <w:p w14:paraId="1AED55F2" w14:textId="77777777" w:rsidR="00162074" w:rsidRDefault="006E4140">
      <w:r>
        <w:t>World Nature</w:t>
      </w:r>
    </w:p>
    <w:p w14:paraId="1E06F2FE" w14:textId="77777777" w:rsidR="00162074" w:rsidRDefault="006E4140">
      <w:pPr>
        <w:pStyle w:val="IntenseQuoteChar"/>
        <w:numPr>
          <w:ilvl w:val="0"/>
          <w:numId w:val="1"/>
        </w:numPr>
      </w:pPr>
      <w:r>
        <w:t xml:space="preserve">The Living Seas </w:t>
      </w:r>
      <w:r>
        <w:rPr>
          <w:i/>
          <w:iCs/>
        </w:rPr>
        <w:t>(once named The Seas with Nemo &amp; Friends)</w:t>
      </w:r>
    </w:p>
    <w:p w14:paraId="0BA4B818" w14:textId="77777777" w:rsidR="00162074" w:rsidRDefault="006E4140">
      <w:pPr>
        <w:pStyle w:val="IntenseQuoteChar"/>
        <w:numPr>
          <w:ilvl w:val="0"/>
          <w:numId w:val="1"/>
        </w:numPr>
      </w:pPr>
      <w:r>
        <w:t>The Land</w:t>
      </w:r>
    </w:p>
    <w:p w14:paraId="49371E93" w14:textId="77777777" w:rsidR="00162074" w:rsidRDefault="006E4140">
      <w:pPr>
        <w:pStyle w:val="IntenseQuoteChar"/>
        <w:numPr>
          <w:ilvl w:val="0"/>
          <w:numId w:val="1"/>
        </w:numPr>
      </w:pPr>
      <w:r>
        <w:t>Journey of Water, inspired by Moana</w:t>
      </w:r>
    </w:p>
    <w:p w14:paraId="629CCD89" w14:textId="77777777" w:rsidR="00162074" w:rsidRDefault="006E4140">
      <w:r>
        <w:t xml:space="preserve">World Showcase </w:t>
      </w:r>
    </w:p>
    <w:p w14:paraId="3485DC55" w14:textId="77777777" w:rsidR="00162074" w:rsidRDefault="006E4140">
      <w:pPr>
        <w:pStyle w:val="IntenseQuoteChar"/>
        <w:numPr>
          <w:ilvl w:val="0"/>
          <w:numId w:val="1"/>
        </w:numPr>
      </w:pPr>
      <w:r>
        <w:t>Pavilions</w:t>
      </w:r>
    </w:p>
    <w:p w14:paraId="1ED77230" w14:textId="2D1B0422" w:rsidR="008A0D81" w:rsidRDefault="006E4140" w:rsidP="007A271F">
      <w:pPr>
        <w:pStyle w:val="IntenseQuoteChar"/>
        <w:numPr>
          <w:ilvl w:val="1"/>
          <w:numId w:val="1"/>
        </w:numPr>
      </w:pPr>
      <w:r>
        <w:t>Latin America (</w:t>
      </w:r>
      <w:r w:rsidR="00C53B04">
        <w:t xml:space="preserve">expanded from </w:t>
      </w:r>
      <w:r>
        <w:t>original Mexico)</w:t>
      </w:r>
    </w:p>
    <w:p w14:paraId="7409E0D7" w14:textId="45D30FC1" w:rsidR="00162074" w:rsidRDefault="006E4140">
      <w:pPr>
        <w:pStyle w:val="IntenseQuoteChar"/>
        <w:numPr>
          <w:ilvl w:val="1"/>
          <w:numId w:val="1"/>
        </w:numPr>
      </w:pPr>
      <w:r>
        <w:t>Nordics (</w:t>
      </w:r>
      <w:r w:rsidR="00C53B04">
        <w:t xml:space="preserve">expanded from </w:t>
      </w:r>
      <w:r>
        <w:t>original Norway)</w:t>
      </w:r>
    </w:p>
    <w:p w14:paraId="3A039550" w14:textId="4D1042EB" w:rsidR="00162074" w:rsidRDefault="006E4140">
      <w:pPr>
        <w:pStyle w:val="IntenseQuoteChar"/>
        <w:numPr>
          <w:ilvl w:val="1"/>
          <w:numId w:val="1"/>
        </w:numPr>
      </w:pPr>
      <w:r>
        <w:t>China</w:t>
      </w:r>
    </w:p>
    <w:p w14:paraId="03E4091E" w14:textId="3AFFDC11" w:rsidR="00C53B04" w:rsidRDefault="00C53B04">
      <w:pPr>
        <w:pStyle w:val="IntenseQuoteChar"/>
        <w:numPr>
          <w:ilvl w:val="1"/>
          <w:numId w:val="1"/>
        </w:numPr>
      </w:pPr>
      <w:r>
        <w:rPr>
          <w:i/>
          <w:iCs/>
        </w:rPr>
        <w:t>Russia</w:t>
      </w:r>
    </w:p>
    <w:p w14:paraId="3683E59F" w14:textId="171716C3" w:rsidR="00162074" w:rsidRDefault="006E4140">
      <w:pPr>
        <w:pStyle w:val="IntenseQuoteChar"/>
        <w:numPr>
          <w:ilvl w:val="1"/>
          <w:numId w:val="1"/>
        </w:numPr>
      </w:pPr>
      <w:r>
        <w:t>Germany</w:t>
      </w:r>
    </w:p>
    <w:p w14:paraId="6BD0F567" w14:textId="7A6726D3" w:rsidR="00571508" w:rsidRDefault="00571508">
      <w:pPr>
        <w:pStyle w:val="IntenseQuoteChar"/>
        <w:numPr>
          <w:ilvl w:val="1"/>
          <w:numId w:val="1"/>
        </w:numPr>
      </w:pPr>
      <w:r>
        <w:rPr>
          <w:i/>
          <w:iCs/>
        </w:rPr>
        <w:t>Equatorial Africa</w:t>
      </w:r>
    </w:p>
    <w:p w14:paraId="7D0CCA24" w14:textId="77777777" w:rsidR="00162074" w:rsidRDefault="006E4140">
      <w:pPr>
        <w:pStyle w:val="IntenseQuoteChar"/>
        <w:numPr>
          <w:ilvl w:val="1"/>
          <w:numId w:val="1"/>
        </w:numPr>
      </w:pPr>
      <w:r>
        <w:t>Italy</w:t>
      </w:r>
    </w:p>
    <w:p w14:paraId="6EB3CEEC" w14:textId="77777777" w:rsidR="00162074" w:rsidRDefault="006E4140">
      <w:pPr>
        <w:pStyle w:val="IntenseQuoteChar"/>
        <w:numPr>
          <w:ilvl w:val="1"/>
          <w:numId w:val="1"/>
        </w:numPr>
      </w:pPr>
      <w:r>
        <w:t>The American Adventure</w:t>
      </w:r>
    </w:p>
    <w:p w14:paraId="031619B7" w14:textId="3ABF2B3B" w:rsidR="00162074" w:rsidRDefault="006E4140">
      <w:pPr>
        <w:pStyle w:val="IntenseQuoteChar"/>
        <w:numPr>
          <w:ilvl w:val="1"/>
          <w:numId w:val="1"/>
        </w:numPr>
      </w:pPr>
      <w:r>
        <w:t>Japan</w:t>
      </w:r>
    </w:p>
    <w:p w14:paraId="52EA493B" w14:textId="2D4DEF77" w:rsidR="008A0D81" w:rsidRPr="009E679D" w:rsidRDefault="009E679D">
      <w:pPr>
        <w:pStyle w:val="IntenseQuoteChar"/>
        <w:numPr>
          <w:ilvl w:val="1"/>
          <w:numId w:val="1"/>
        </w:numPr>
        <w:rPr>
          <w:i/>
          <w:iCs/>
        </w:rPr>
      </w:pPr>
      <w:r>
        <w:rPr>
          <w:i/>
          <w:iCs/>
        </w:rPr>
        <w:t>Israel</w:t>
      </w:r>
    </w:p>
    <w:p w14:paraId="3F2409E9" w14:textId="1A918267" w:rsidR="008A0D81" w:rsidRDefault="00371A9E" w:rsidP="00F709E3">
      <w:pPr>
        <w:pStyle w:val="IntenseQuoteChar"/>
        <w:numPr>
          <w:ilvl w:val="1"/>
          <w:numId w:val="1"/>
        </w:numPr>
      </w:pPr>
      <w:r>
        <w:t>North Africa</w:t>
      </w:r>
      <w:r w:rsidR="006E4140">
        <w:t xml:space="preserve"> (original Morocco)</w:t>
      </w:r>
    </w:p>
    <w:p w14:paraId="52699E74" w14:textId="77777777" w:rsidR="00162074" w:rsidRDefault="006E4140">
      <w:pPr>
        <w:pStyle w:val="IntenseQuoteChar"/>
        <w:numPr>
          <w:ilvl w:val="1"/>
          <w:numId w:val="1"/>
        </w:numPr>
      </w:pPr>
      <w:r>
        <w:t>France</w:t>
      </w:r>
    </w:p>
    <w:p w14:paraId="0FE71EB8" w14:textId="6AB43F12" w:rsidR="008A0D81" w:rsidRDefault="006E4140" w:rsidP="00F709E3">
      <w:pPr>
        <w:pStyle w:val="IntenseQuoteChar"/>
        <w:numPr>
          <w:ilvl w:val="1"/>
          <w:numId w:val="1"/>
        </w:numPr>
      </w:pPr>
      <w:r>
        <w:lastRenderedPageBreak/>
        <w:t>International Gateway</w:t>
      </w:r>
    </w:p>
    <w:p w14:paraId="0C16A46A" w14:textId="1FE4760D" w:rsidR="008A0D81" w:rsidRPr="009354DB" w:rsidRDefault="006E4140" w:rsidP="00F709E3">
      <w:pPr>
        <w:pStyle w:val="IntenseQuoteChar"/>
        <w:numPr>
          <w:ilvl w:val="1"/>
          <w:numId w:val="1"/>
        </w:numPr>
      </w:pPr>
      <w:r>
        <w:t>British Isles (original the United Kingdom)</w:t>
      </w:r>
    </w:p>
    <w:p w14:paraId="068BB426" w14:textId="77777777" w:rsidR="00162074" w:rsidRDefault="006E4140">
      <w:pPr>
        <w:pStyle w:val="IntenseQuoteChar"/>
        <w:numPr>
          <w:ilvl w:val="1"/>
          <w:numId w:val="1"/>
        </w:numPr>
      </w:pPr>
      <w:r>
        <w:t>Canada</w:t>
      </w:r>
    </w:p>
    <w:p w14:paraId="388ADCEA" w14:textId="77777777" w:rsidR="00162074" w:rsidRDefault="006E4140">
      <w:pPr>
        <w:pStyle w:val="IntenseQuoteChar"/>
        <w:numPr>
          <w:ilvl w:val="0"/>
          <w:numId w:val="1"/>
        </w:numPr>
      </w:pPr>
      <w:r>
        <w:t>Lagoon</w:t>
      </w:r>
    </w:p>
    <w:p w14:paraId="4249CA71" w14:textId="77777777" w:rsidR="00162074" w:rsidRDefault="006E4140">
      <w:pPr>
        <w:pStyle w:val="IntenseQuoteChar"/>
        <w:numPr>
          <w:ilvl w:val="1"/>
          <w:numId w:val="1"/>
        </w:numPr>
      </w:pPr>
      <w:r>
        <w:t>Harmonious</w:t>
      </w:r>
    </w:p>
    <w:p w14:paraId="23E82BF1" w14:textId="77777777" w:rsidR="00162074" w:rsidRDefault="006E4140">
      <w:r>
        <w:t>Residential areas, replacing parking lots of EPCOT and containing one tower and one petal each. All houses are separated by Green Belts.</w:t>
      </w:r>
    </w:p>
    <w:p w14:paraId="1CEA7CB1" w14:textId="77777777" w:rsidR="00162074" w:rsidRDefault="006E4140">
      <w:pPr>
        <w:pStyle w:val="IntenseQuoteChar"/>
        <w:numPr>
          <w:ilvl w:val="0"/>
          <w:numId w:val="2"/>
        </w:numPr>
      </w:pPr>
      <w:r>
        <w:t>Explorers’ Estate</w:t>
      </w:r>
    </w:p>
    <w:p w14:paraId="6ABE585B" w14:textId="77777777" w:rsidR="00162074" w:rsidRDefault="006E4140">
      <w:pPr>
        <w:pStyle w:val="IntenseQuoteChar"/>
        <w:numPr>
          <w:ilvl w:val="0"/>
          <w:numId w:val="2"/>
        </w:numPr>
      </w:pPr>
      <w:r>
        <w:t>Perceivers’ Estate</w:t>
      </w:r>
    </w:p>
    <w:p w14:paraId="235094E5" w14:textId="77777777" w:rsidR="00162074" w:rsidRDefault="006E4140">
      <w:pPr>
        <w:pStyle w:val="IntenseQuoteChar"/>
        <w:numPr>
          <w:ilvl w:val="0"/>
          <w:numId w:val="2"/>
        </w:numPr>
      </w:pPr>
      <w:r>
        <w:t>Creators’ Estate</w:t>
      </w:r>
    </w:p>
    <w:p w14:paraId="656CD601" w14:textId="77777777" w:rsidR="00162074" w:rsidRDefault="006E4140">
      <w:pPr>
        <w:pStyle w:val="IntenseQuoteChar"/>
        <w:numPr>
          <w:ilvl w:val="0"/>
          <w:numId w:val="2"/>
        </w:numPr>
      </w:pPr>
      <w:r>
        <w:t>Organizers’ Estate</w:t>
      </w:r>
    </w:p>
    <w:p w14:paraId="1B5AC2C7" w14:textId="77777777" w:rsidR="00162074" w:rsidRDefault="006E4140">
      <w:pPr>
        <w:pStyle w:val="IntenseQuoteChar"/>
        <w:numPr>
          <w:ilvl w:val="0"/>
          <w:numId w:val="2"/>
        </w:numPr>
      </w:pPr>
      <w:r>
        <w:t>Teachers’ Estate</w:t>
      </w:r>
    </w:p>
    <w:p w14:paraId="03EEFAAD" w14:textId="77777777" w:rsidR="00162074" w:rsidRDefault="006E4140">
      <w:r>
        <w:t>Green Belt</w:t>
      </w:r>
    </w:p>
    <w:p w14:paraId="02138309" w14:textId="77777777" w:rsidR="00162074" w:rsidRDefault="006E4140">
      <w:pPr>
        <w:pStyle w:val="IntenseQuoteChar"/>
        <w:numPr>
          <w:ilvl w:val="0"/>
          <w:numId w:val="1"/>
        </w:numPr>
      </w:pPr>
      <w:r>
        <w:t>Playgrounds</w:t>
      </w:r>
    </w:p>
    <w:p w14:paraId="4196AEFC" w14:textId="77777777" w:rsidR="00162074" w:rsidRDefault="006E4140">
      <w:pPr>
        <w:pStyle w:val="IntenseQuoteChar"/>
        <w:numPr>
          <w:ilvl w:val="0"/>
          <w:numId w:val="1"/>
        </w:numPr>
      </w:pPr>
      <w:r>
        <w:t>Churches</w:t>
      </w:r>
    </w:p>
    <w:p w14:paraId="4CC3D4A9" w14:textId="77777777" w:rsidR="00162074" w:rsidRDefault="006E4140">
      <w:pPr>
        <w:pStyle w:val="IntenseQuoteChar"/>
        <w:numPr>
          <w:ilvl w:val="0"/>
          <w:numId w:val="1"/>
        </w:numPr>
      </w:pPr>
      <w:r>
        <w:t>Elder care centers</w:t>
      </w:r>
    </w:p>
    <w:p w14:paraId="0FC24372" w14:textId="77777777" w:rsidR="00162074" w:rsidRDefault="006E4140">
      <w:pPr>
        <w:pStyle w:val="IntenseQuoteChar"/>
        <w:numPr>
          <w:ilvl w:val="0"/>
          <w:numId w:val="1"/>
        </w:numPr>
      </w:pPr>
      <w:r>
        <w:t>K12 schools</w:t>
      </w:r>
    </w:p>
    <w:p w14:paraId="2AA21D0B" w14:textId="77777777" w:rsidR="00162074" w:rsidRDefault="006E4140">
      <w:pPr>
        <w:pStyle w:val="IntenseQuoteChar"/>
        <w:numPr>
          <w:ilvl w:val="0"/>
          <w:numId w:val="1"/>
        </w:numPr>
      </w:pPr>
      <w:r>
        <w:t>Other services</w:t>
      </w:r>
    </w:p>
    <w:p w14:paraId="2841046B" w14:textId="77777777" w:rsidR="00162074" w:rsidRDefault="006E4140">
      <w:r>
        <w:t>Note: K12 schools and Petals are directly connected with the Towers.</w:t>
      </w:r>
    </w:p>
    <w:p w14:paraId="6153330B" w14:textId="77777777" w:rsidR="00162074" w:rsidRDefault="006E4140">
      <w:r>
        <w:t>Resort Areas</w:t>
      </w:r>
    </w:p>
    <w:p w14:paraId="4AED8952" w14:textId="77777777" w:rsidR="00162074" w:rsidRDefault="006E4140">
      <w:pPr>
        <w:pStyle w:val="Heading4"/>
      </w:pPr>
      <w:r>
        <w:t>Other Quarters of Walt Disney World</w:t>
      </w:r>
    </w:p>
    <w:p w14:paraId="15B9FE6F" w14:textId="77777777" w:rsidR="00162074" w:rsidRDefault="006E4140">
      <w:r>
        <w:t>Disney Magic Kingdom</w:t>
      </w:r>
    </w:p>
    <w:p w14:paraId="1B62B487" w14:textId="77777777" w:rsidR="00162074" w:rsidRDefault="006E4140">
      <w:pPr>
        <w:pStyle w:val="IntenseQuoteChar"/>
        <w:numPr>
          <w:ilvl w:val="0"/>
          <w:numId w:val="4"/>
        </w:numPr>
      </w:pPr>
      <w:r>
        <w:t>Main Street U.S.A.</w:t>
      </w:r>
    </w:p>
    <w:p w14:paraId="34B46E78" w14:textId="77777777" w:rsidR="00162074" w:rsidRDefault="006E4140">
      <w:pPr>
        <w:pStyle w:val="IntenseQuoteChar"/>
        <w:numPr>
          <w:ilvl w:val="0"/>
          <w:numId w:val="4"/>
        </w:numPr>
      </w:pPr>
      <w:r>
        <w:t>Adventureland</w:t>
      </w:r>
    </w:p>
    <w:p w14:paraId="08FEB9C1" w14:textId="77777777" w:rsidR="00162074" w:rsidRDefault="006E4140">
      <w:pPr>
        <w:pStyle w:val="IntenseQuoteChar"/>
        <w:numPr>
          <w:ilvl w:val="0"/>
          <w:numId w:val="4"/>
        </w:numPr>
      </w:pPr>
      <w:r>
        <w:t>Frontierland</w:t>
      </w:r>
    </w:p>
    <w:p w14:paraId="2F28D185" w14:textId="77777777" w:rsidR="00162074" w:rsidRDefault="006E4140">
      <w:pPr>
        <w:pStyle w:val="IntenseQuoteChar"/>
        <w:numPr>
          <w:ilvl w:val="0"/>
          <w:numId w:val="4"/>
        </w:numPr>
      </w:pPr>
      <w:r>
        <w:t>Fantasyland</w:t>
      </w:r>
    </w:p>
    <w:p w14:paraId="4BFA9BD4" w14:textId="77777777" w:rsidR="00162074" w:rsidRDefault="006E4140">
      <w:pPr>
        <w:pStyle w:val="IntenseQuoteChar"/>
        <w:numPr>
          <w:ilvl w:val="0"/>
          <w:numId w:val="4"/>
        </w:numPr>
      </w:pPr>
      <w:r>
        <w:t>Tomorrowland</w:t>
      </w:r>
    </w:p>
    <w:p w14:paraId="6838FCEA" w14:textId="77777777" w:rsidR="00162074" w:rsidRDefault="006E4140">
      <w:pPr>
        <w:pStyle w:val="IntenseQuoteChar"/>
        <w:numPr>
          <w:ilvl w:val="0"/>
          <w:numId w:val="4"/>
        </w:numPr>
      </w:pPr>
      <w:r>
        <w:t>Liberty Square</w:t>
      </w:r>
    </w:p>
    <w:p w14:paraId="6D4B823C" w14:textId="77777777" w:rsidR="00162074" w:rsidRDefault="006E4140">
      <w:r>
        <w:t>Disney Animal Kingdom</w:t>
      </w:r>
    </w:p>
    <w:p w14:paraId="04D020DA" w14:textId="77777777" w:rsidR="00162074" w:rsidRDefault="006E4140">
      <w:r>
        <w:t>Disney Hollywood Studios</w:t>
      </w:r>
    </w:p>
    <w:p w14:paraId="3F88F1C9" w14:textId="77777777" w:rsidR="00162074" w:rsidRDefault="006E4140">
      <w:pPr>
        <w:pStyle w:val="Heading4"/>
      </w:pPr>
      <w:r>
        <w:t>Transportation</w:t>
      </w:r>
    </w:p>
    <w:p w14:paraId="03B07467" w14:textId="77777777" w:rsidR="00162074" w:rsidRDefault="006E4140">
      <w:r>
        <w:t>Disneyland/WDW Monorail System</w:t>
      </w:r>
    </w:p>
    <w:p w14:paraId="236E58BB" w14:textId="77777777" w:rsidR="00162074" w:rsidRDefault="006E4140">
      <w:r>
        <w:t>The River of Time/World Cruise boat ride</w:t>
      </w:r>
    </w:p>
    <w:p w14:paraId="5B4EB215" w14:textId="77777777" w:rsidR="00162074" w:rsidRDefault="006E4140">
      <w:r>
        <w:t>Trams, Railways and Buses</w:t>
      </w:r>
    </w:p>
    <w:p w14:paraId="7512B9A6" w14:textId="77777777" w:rsidR="00162074" w:rsidRDefault="006E4140">
      <w:r>
        <w:t>Airport of Tomorrow (KAOT), adjacent to EPCOT Center against World Drive.</w:t>
      </w:r>
    </w:p>
    <w:p w14:paraId="6A691654" w14:textId="77777777" w:rsidR="00162074" w:rsidRDefault="006E4140">
      <w:pPr>
        <w:widowControl/>
        <w:jc w:val="left"/>
      </w:pPr>
      <w:r>
        <w:br w:type="page"/>
      </w:r>
    </w:p>
    <w:p w14:paraId="5C8A8CA0" w14:textId="77777777" w:rsidR="00162074" w:rsidRDefault="006E4140" w:rsidP="00021E86">
      <w:pPr>
        <w:pStyle w:val="Heading1"/>
      </w:pPr>
      <w:bookmarkStart w:id="8" w:name="_Toc80735911"/>
      <w:bookmarkStart w:id="9" w:name="_Toc84106658"/>
      <w:r>
        <w:lastRenderedPageBreak/>
        <w:t>CHARACTERS</w:t>
      </w:r>
      <w:bookmarkEnd w:id="8"/>
      <w:bookmarkEnd w:id="9"/>
    </w:p>
    <w:p w14:paraId="4A41B67C" w14:textId="77777777" w:rsidR="00162074" w:rsidRDefault="006E4140">
      <w:pPr>
        <w:tabs>
          <w:tab w:val="left" w:pos="1440"/>
        </w:tabs>
      </w:pPr>
      <w:r>
        <w:t>Adela</w:t>
      </w:r>
      <w:r>
        <w:rPr>
          <w:rFonts w:ascii="Inter" w:hAnsi="Inter"/>
        </w:rPr>
        <w:t xml:space="preserve"> </w:t>
      </w:r>
      <w:r>
        <w:t>Chan</w:t>
      </w:r>
      <w:r>
        <w:rPr>
          <w:rFonts w:ascii="Inter" w:hAnsi="Inter"/>
        </w:rPr>
        <w:t xml:space="preserve"> </w:t>
      </w:r>
      <w:r>
        <w:t>Jr</w:t>
      </w:r>
      <w:r>
        <w:tab/>
        <w:t>18</w:t>
      </w:r>
      <w:r>
        <w:tab/>
        <w:t>A girl dweller of EPCOT</w:t>
      </w:r>
    </w:p>
    <w:p w14:paraId="56027D26" w14:textId="77777777" w:rsidR="00162074" w:rsidRDefault="006E4140">
      <w:pPr>
        <w:tabs>
          <w:tab w:val="left" w:pos="1440"/>
        </w:tabs>
      </w:pPr>
      <w:r>
        <w:t>Angela</w:t>
      </w:r>
      <w:r>
        <w:rPr>
          <w:rFonts w:ascii="Inter" w:hAnsi="Inter"/>
        </w:rPr>
        <w:t xml:space="preserve"> </w:t>
      </w:r>
      <w:r>
        <w:t>Chan</w:t>
      </w:r>
      <w:r>
        <w:tab/>
        <w:t>14</w:t>
      </w:r>
      <w:r>
        <w:tab/>
        <w:t>Adela’s sister</w:t>
      </w:r>
    </w:p>
    <w:p w14:paraId="38880D4C" w14:textId="77777777" w:rsidR="00162074" w:rsidRDefault="006E4140">
      <w:pPr>
        <w:tabs>
          <w:tab w:val="left" w:pos="1440"/>
        </w:tabs>
      </w:pPr>
      <w:r>
        <w:t>Adela</w:t>
      </w:r>
      <w:r>
        <w:rPr>
          <w:rFonts w:ascii="Inter" w:hAnsi="Inter"/>
        </w:rPr>
        <w:t xml:space="preserve"> </w:t>
      </w:r>
      <w:r>
        <w:t>Chan</w:t>
      </w:r>
      <w:r>
        <w:rPr>
          <w:rFonts w:ascii="Inter" w:hAnsi="Inter"/>
        </w:rPr>
        <w:t xml:space="preserve"> </w:t>
      </w:r>
      <w:r>
        <w:t>Sr</w:t>
      </w:r>
      <w:r>
        <w:tab/>
        <w:t>46</w:t>
      </w:r>
      <w:r>
        <w:tab/>
        <w:t xml:space="preserve">Their mother, a Mathematics teacher in EPCOT </w:t>
      </w:r>
    </w:p>
    <w:p w14:paraId="5672E510" w14:textId="77777777" w:rsidR="00162074" w:rsidRDefault="006E4140">
      <w:pPr>
        <w:tabs>
          <w:tab w:val="left" w:pos="1440"/>
        </w:tabs>
      </w:pPr>
      <w:r>
        <w:t>MICROSOFIA</w:t>
      </w:r>
      <w:r>
        <w:tab/>
        <w:t>18</w:t>
      </w:r>
      <w:r>
        <w:tab/>
        <w:t>Cortana or Little Ice, an AI assistance</w:t>
      </w:r>
    </w:p>
    <w:p w14:paraId="10CA8975" w14:textId="77777777" w:rsidR="00162074" w:rsidRDefault="006E4140">
      <w:pPr>
        <w:tabs>
          <w:tab w:val="left" w:pos="1440"/>
        </w:tabs>
      </w:pPr>
      <w:r>
        <w:t>Snow</w:t>
      </w:r>
      <w:r>
        <w:rPr>
          <w:rFonts w:ascii="Inter" w:hAnsi="Inter"/>
        </w:rPr>
        <w:t xml:space="preserve"> </w:t>
      </w:r>
      <w:r>
        <w:t>White</w:t>
      </w:r>
      <w:r>
        <w:tab/>
        <w:t>14</w:t>
      </w:r>
      <w:r>
        <w:tab/>
        <w:t>Her Highness of Virgo</w:t>
      </w:r>
    </w:p>
    <w:p w14:paraId="4507FD88" w14:textId="77777777" w:rsidR="00162074" w:rsidRDefault="006E4140">
      <w:pPr>
        <w:tabs>
          <w:tab w:val="left" w:pos="1440"/>
        </w:tabs>
      </w:pPr>
      <w:r>
        <w:t>Cinderella</w:t>
      </w:r>
      <w:r>
        <w:tab/>
        <w:t>19</w:t>
      </w:r>
      <w:r>
        <w:tab/>
        <w:t>Her Highness of Libra</w:t>
      </w:r>
    </w:p>
    <w:p w14:paraId="5E9634CE" w14:textId="77777777" w:rsidR="00162074" w:rsidRDefault="006E4140">
      <w:pPr>
        <w:tabs>
          <w:tab w:val="left" w:pos="1440"/>
        </w:tabs>
      </w:pPr>
      <w:r>
        <w:t>Aurora</w:t>
      </w:r>
      <w:r>
        <w:tab/>
        <w:t>16</w:t>
      </w:r>
      <w:r>
        <w:tab/>
        <w:t>Her Highness of Gemini</w:t>
      </w:r>
    </w:p>
    <w:p w14:paraId="437499FA" w14:textId="77777777" w:rsidR="00162074" w:rsidRDefault="006E4140">
      <w:pPr>
        <w:tabs>
          <w:tab w:val="left" w:pos="1440"/>
        </w:tabs>
      </w:pPr>
      <w:r>
        <w:t>Ariel</w:t>
      </w:r>
      <w:r>
        <w:tab/>
        <w:t>16</w:t>
      </w:r>
      <w:r>
        <w:tab/>
        <w:t>Her Highness of Pisces, in human form.</w:t>
      </w:r>
    </w:p>
    <w:p w14:paraId="6B43EF2C" w14:textId="77777777" w:rsidR="00162074" w:rsidRDefault="006E4140">
      <w:pPr>
        <w:tabs>
          <w:tab w:val="left" w:pos="1440"/>
        </w:tabs>
      </w:pPr>
      <w:r>
        <w:t>Belle</w:t>
      </w:r>
      <w:r>
        <w:tab/>
        <w:t>17</w:t>
      </w:r>
      <w:r>
        <w:tab/>
        <w:t>Her Highness of Leo</w:t>
      </w:r>
    </w:p>
    <w:p w14:paraId="283B65A5" w14:textId="77777777" w:rsidR="00162074" w:rsidRDefault="006E4140">
      <w:pPr>
        <w:tabs>
          <w:tab w:val="left" w:pos="1440"/>
        </w:tabs>
      </w:pPr>
      <w:r>
        <w:t>Jasmine</w:t>
      </w:r>
      <w:r>
        <w:tab/>
        <w:t>15</w:t>
      </w:r>
      <w:r>
        <w:tab/>
        <w:t>Her Highness of Sagittarius</w:t>
      </w:r>
    </w:p>
    <w:p w14:paraId="09B72BC2" w14:textId="77777777" w:rsidR="00162074" w:rsidRDefault="006E4140">
      <w:pPr>
        <w:tabs>
          <w:tab w:val="left" w:pos="1440"/>
        </w:tabs>
      </w:pPr>
      <w:r>
        <w:t>Pocahontas</w:t>
      </w:r>
      <w:r>
        <w:tab/>
        <w:t>18</w:t>
      </w:r>
      <w:r>
        <w:tab/>
        <w:t>Her Highness of Capricornus</w:t>
      </w:r>
    </w:p>
    <w:p w14:paraId="53166986" w14:textId="77777777" w:rsidR="00162074" w:rsidRDefault="006E4140">
      <w:pPr>
        <w:tabs>
          <w:tab w:val="left" w:pos="1440"/>
        </w:tabs>
      </w:pPr>
      <w:r>
        <w:t>Mulan</w:t>
      </w:r>
      <w:r>
        <w:tab/>
        <w:t>16</w:t>
      </w:r>
      <w:r>
        <w:tab/>
        <w:t>Her Highness of Aries</w:t>
      </w:r>
    </w:p>
    <w:p w14:paraId="1DDB0E6D" w14:textId="77777777" w:rsidR="00162074" w:rsidRDefault="006E4140">
      <w:pPr>
        <w:tabs>
          <w:tab w:val="left" w:pos="1440"/>
        </w:tabs>
      </w:pPr>
      <w:r>
        <w:t>Tiana</w:t>
      </w:r>
      <w:r>
        <w:tab/>
        <w:t>19</w:t>
      </w:r>
      <w:r>
        <w:tab/>
        <w:t>Her Highness of Scorpio</w:t>
      </w:r>
    </w:p>
    <w:p w14:paraId="77C52FC8" w14:textId="77777777" w:rsidR="00162074" w:rsidRDefault="006E4140">
      <w:pPr>
        <w:tabs>
          <w:tab w:val="left" w:pos="1440"/>
        </w:tabs>
      </w:pPr>
      <w:r>
        <w:t>Rapunzel</w:t>
      </w:r>
      <w:r>
        <w:tab/>
        <w:t>18</w:t>
      </w:r>
      <w:r>
        <w:tab/>
        <w:t>Her Highness of Cancer</w:t>
      </w:r>
    </w:p>
    <w:p w14:paraId="62C6F0BC" w14:textId="77777777" w:rsidR="00162074" w:rsidRDefault="006E4140">
      <w:pPr>
        <w:tabs>
          <w:tab w:val="left" w:pos="1440"/>
        </w:tabs>
      </w:pPr>
      <w:r>
        <w:t>Merida</w:t>
      </w:r>
      <w:r>
        <w:tab/>
        <w:t>16</w:t>
      </w:r>
      <w:r>
        <w:tab/>
        <w:t>Her Highness of Taurus</w:t>
      </w:r>
    </w:p>
    <w:p w14:paraId="050E377D" w14:textId="77777777" w:rsidR="00162074" w:rsidRDefault="006E4140">
      <w:pPr>
        <w:tabs>
          <w:tab w:val="left" w:pos="1440"/>
        </w:tabs>
      </w:pPr>
      <w:r>
        <w:t>Moana</w:t>
      </w:r>
      <w:r>
        <w:tab/>
        <w:t>16</w:t>
      </w:r>
      <w:r>
        <w:tab/>
        <w:t>Her Highness of Aquarius</w:t>
      </w:r>
    </w:p>
    <w:p w14:paraId="0D736C10" w14:textId="77777777" w:rsidR="00162074" w:rsidRDefault="006E4140">
      <w:pPr>
        <w:tabs>
          <w:tab w:val="left" w:pos="1440"/>
        </w:tabs>
      </w:pPr>
      <w:r>
        <w:t>Elsa</w:t>
      </w:r>
      <w:r>
        <w:tab/>
        <w:t>24</w:t>
      </w:r>
      <w:r>
        <w:tab/>
        <w:t>Her Majesty of the Celebration</w:t>
      </w:r>
    </w:p>
    <w:p w14:paraId="20055763" w14:textId="77777777" w:rsidR="00162074" w:rsidRDefault="006E4140">
      <w:pPr>
        <w:tabs>
          <w:tab w:val="left" w:pos="1440"/>
        </w:tabs>
      </w:pPr>
      <w:r>
        <w:t>Anna</w:t>
      </w:r>
      <w:r>
        <w:tab/>
        <w:t>21</w:t>
      </w:r>
      <w:r>
        <w:tab/>
        <w:t>Her Majesty of the Discovery</w:t>
      </w:r>
    </w:p>
    <w:p w14:paraId="07F645F0" w14:textId="77777777" w:rsidR="00162074" w:rsidRDefault="006E4140">
      <w:pPr>
        <w:tabs>
          <w:tab w:val="left" w:pos="1440"/>
        </w:tabs>
      </w:pPr>
      <w:r>
        <w:t>Raya</w:t>
      </w:r>
      <w:r>
        <w:tab/>
        <w:t>18</w:t>
      </w:r>
      <w:r>
        <w:tab/>
        <w:t>Her Majesty of the Nature</w:t>
      </w:r>
    </w:p>
    <w:p w14:paraId="0DE5BAEB" w14:textId="77777777" w:rsidR="00162074" w:rsidRDefault="006E4140">
      <w:pPr>
        <w:tabs>
          <w:tab w:val="left" w:pos="1440"/>
        </w:tabs>
      </w:pPr>
      <w:r>
        <w:t>Vanellope</w:t>
      </w:r>
      <w:r>
        <w:tab/>
        <w:t>9/12</w:t>
      </w:r>
      <w:r>
        <w:tab/>
        <w:t>Surnamed von Schweetz, agent of the Princesses</w:t>
      </w:r>
    </w:p>
    <w:p w14:paraId="41407BB9" w14:textId="77777777" w:rsidR="00162074" w:rsidRDefault="006E4140">
      <w:pPr>
        <w:rPr>
          <w:rStyle w:val="TOC10"/>
          <w:b/>
          <w:bCs/>
          <w:i/>
          <w:iCs/>
        </w:rPr>
      </w:pPr>
      <w:r>
        <w:rPr>
          <w:rStyle w:val="TOC10"/>
        </w:rPr>
        <w:t>Other dwellers of EPCOT</w:t>
      </w:r>
    </w:p>
    <w:p w14:paraId="61D74471" w14:textId="77777777" w:rsidR="00162074" w:rsidRDefault="006E4140">
      <w:pPr>
        <w:pStyle w:val="Heading4"/>
      </w:pPr>
      <w:r>
        <w:rPr>
          <w:i w:val="0"/>
          <w:iCs w:val="0"/>
        </w:rPr>
        <w:t>———</w:t>
      </w:r>
      <w:r>
        <w:t xml:space="preserve"> Villains ———</w:t>
      </w:r>
    </w:p>
    <w:p w14:paraId="1A6993E5" w14:textId="77777777" w:rsidR="00162074" w:rsidRDefault="00162074">
      <w:pPr>
        <w:sectPr w:rsidR="00162074">
          <w:footnotePr>
            <w:numRestart w:val="eachPage"/>
          </w:footnotePr>
          <w:type w:val="oddPage"/>
          <w:pgSz w:w="8391" w:h="11906"/>
          <w:pgMar w:top="720" w:right="720" w:bottom="720" w:left="720" w:header="432" w:footer="432" w:gutter="0"/>
          <w:pgNumType w:start="1"/>
          <w:cols w:space="720"/>
          <w:docGrid w:linePitch="360"/>
        </w:sectPr>
      </w:pPr>
    </w:p>
    <w:tbl>
      <w:tblPr>
        <w:tblStyle w:val="BalloonTextChar"/>
        <w:tblW w:w="5000" w:type="pct"/>
        <w:tblCellMar>
          <w:left w:w="0" w:type="dxa"/>
          <w:right w:w="0" w:type="dxa"/>
        </w:tblCellMar>
        <w:tblLook w:val="04A0" w:firstRow="1" w:lastRow="0" w:firstColumn="1" w:lastColumn="0" w:noHBand="0" w:noVBand="1"/>
      </w:tblPr>
      <w:tblGrid>
        <w:gridCol w:w="1977"/>
        <w:gridCol w:w="3035"/>
        <w:gridCol w:w="1939"/>
      </w:tblGrid>
      <w:tr w:rsidR="00162074" w14:paraId="03154720" w14:textId="77777777">
        <w:tc>
          <w:tcPr>
            <w:tcW w:w="1422" w:type="pct"/>
          </w:tcPr>
          <w:p w14:paraId="5F5B80CC" w14:textId="77777777" w:rsidR="00162074" w:rsidRDefault="006E4140">
            <w:pPr>
              <w:jc w:val="left"/>
            </w:pPr>
            <w:r>
              <w:t>Ace Ventura</w:t>
            </w:r>
          </w:p>
        </w:tc>
        <w:tc>
          <w:tcPr>
            <w:tcW w:w="2183" w:type="pct"/>
          </w:tcPr>
          <w:p w14:paraId="5468EC52" w14:textId="77777777" w:rsidR="00162074" w:rsidRDefault="006E4140">
            <w:pPr>
              <w:jc w:val="left"/>
            </w:pPr>
            <w:r>
              <w:t>Arthur Curry</w:t>
            </w:r>
          </w:p>
        </w:tc>
        <w:tc>
          <w:tcPr>
            <w:tcW w:w="1395" w:type="pct"/>
          </w:tcPr>
          <w:p w14:paraId="583EFA4D" w14:textId="77777777" w:rsidR="00162074" w:rsidRDefault="006E4140">
            <w:pPr>
              <w:jc w:val="left"/>
            </w:pPr>
            <w:r>
              <w:t>Barry Allen</w:t>
            </w:r>
          </w:p>
        </w:tc>
      </w:tr>
      <w:tr w:rsidR="00162074" w14:paraId="4DE0BC0B" w14:textId="77777777">
        <w:tc>
          <w:tcPr>
            <w:tcW w:w="1422" w:type="pct"/>
          </w:tcPr>
          <w:p w14:paraId="6256405C" w14:textId="77777777" w:rsidR="00162074" w:rsidRDefault="006E4140">
            <w:pPr>
              <w:jc w:val="left"/>
            </w:pPr>
            <w:r>
              <w:t>Bilbo Baggins</w:t>
            </w:r>
          </w:p>
        </w:tc>
        <w:tc>
          <w:tcPr>
            <w:tcW w:w="2183" w:type="pct"/>
          </w:tcPr>
          <w:p w14:paraId="21EFE9EF" w14:textId="77777777" w:rsidR="00162074" w:rsidRDefault="006E4140">
            <w:pPr>
              <w:jc w:val="left"/>
            </w:pPr>
            <w:r>
              <w:t>Bruce Wayne</w:t>
            </w:r>
          </w:p>
        </w:tc>
        <w:tc>
          <w:tcPr>
            <w:tcW w:w="1395" w:type="pct"/>
          </w:tcPr>
          <w:p w14:paraId="0BEE3E82" w14:textId="77777777" w:rsidR="00162074" w:rsidRDefault="006E4140">
            <w:pPr>
              <w:jc w:val="left"/>
            </w:pPr>
            <w:r>
              <w:t>Bugs Bunny</w:t>
            </w:r>
          </w:p>
        </w:tc>
      </w:tr>
      <w:tr w:rsidR="00162074" w14:paraId="778EB3F6" w14:textId="77777777">
        <w:tc>
          <w:tcPr>
            <w:tcW w:w="1422" w:type="pct"/>
          </w:tcPr>
          <w:p w14:paraId="419AE264" w14:textId="77777777" w:rsidR="00162074" w:rsidRDefault="006E4140">
            <w:pPr>
              <w:jc w:val="left"/>
            </w:pPr>
            <w:r>
              <w:t>Cecil Turtle</w:t>
            </w:r>
          </w:p>
        </w:tc>
        <w:tc>
          <w:tcPr>
            <w:tcW w:w="2183" w:type="pct"/>
          </w:tcPr>
          <w:p w14:paraId="6DEBDB7C" w14:textId="77777777" w:rsidR="00162074" w:rsidRDefault="006E4140">
            <w:pPr>
              <w:jc w:val="left"/>
            </w:pPr>
            <w:r>
              <w:t>Clark Kent</w:t>
            </w:r>
          </w:p>
        </w:tc>
        <w:tc>
          <w:tcPr>
            <w:tcW w:w="1395" w:type="pct"/>
          </w:tcPr>
          <w:p w14:paraId="0C5016FE" w14:textId="77777777" w:rsidR="00162074" w:rsidRDefault="006E4140">
            <w:pPr>
              <w:jc w:val="left"/>
            </w:pPr>
            <w:r>
              <w:t>Daffy Duck</w:t>
            </w:r>
          </w:p>
        </w:tc>
      </w:tr>
      <w:tr w:rsidR="00162074" w14:paraId="5CC6C455" w14:textId="77777777">
        <w:tc>
          <w:tcPr>
            <w:tcW w:w="1422" w:type="pct"/>
          </w:tcPr>
          <w:p w14:paraId="389ACC38" w14:textId="77777777" w:rsidR="00162074" w:rsidRDefault="006E4140">
            <w:pPr>
              <w:jc w:val="left"/>
            </w:pPr>
            <w:r>
              <w:t>Elmer Fudd</w:t>
            </w:r>
          </w:p>
        </w:tc>
        <w:tc>
          <w:tcPr>
            <w:tcW w:w="2183" w:type="pct"/>
          </w:tcPr>
          <w:p w14:paraId="259950E5" w14:textId="77777777" w:rsidR="00162074" w:rsidRDefault="006E4140">
            <w:pPr>
              <w:jc w:val="left"/>
            </w:pPr>
            <w:r>
              <w:t>Foghorn Leghorn</w:t>
            </w:r>
          </w:p>
        </w:tc>
        <w:tc>
          <w:tcPr>
            <w:tcW w:w="1395" w:type="pct"/>
          </w:tcPr>
          <w:p w14:paraId="05C11EC9" w14:textId="77777777" w:rsidR="00162074" w:rsidRDefault="006E4140">
            <w:pPr>
              <w:jc w:val="left"/>
            </w:pPr>
            <w:r>
              <w:t>Frodo Baggins</w:t>
            </w:r>
          </w:p>
        </w:tc>
      </w:tr>
      <w:tr w:rsidR="00162074" w14:paraId="2170F3AF" w14:textId="77777777">
        <w:tc>
          <w:tcPr>
            <w:tcW w:w="1422" w:type="pct"/>
          </w:tcPr>
          <w:p w14:paraId="5066DD60" w14:textId="77777777" w:rsidR="00162074" w:rsidRDefault="006E4140">
            <w:pPr>
              <w:jc w:val="left"/>
            </w:pPr>
            <w:r>
              <w:t>Gandalf the Grey</w:t>
            </w:r>
          </w:p>
        </w:tc>
        <w:tc>
          <w:tcPr>
            <w:tcW w:w="2183" w:type="pct"/>
          </w:tcPr>
          <w:p w14:paraId="15478651" w14:textId="77777777" w:rsidR="00162074" w:rsidRDefault="006E4140">
            <w:pPr>
              <w:jc w:val="left"/>
            </w:pPr>
            <w:r>
              <w:t>Goofy Gophers (Mac &amp; Tosh)</w:t>
            </w:r>
          </w:p>
        </w:tc>
        <w:tc>
          <w:tcPr>
            <w:tcW w:w="1395" w:type="pct"/>
          </w:tcPr>
          <w:p w14:paraId="73F88E1D" w14:textId="77777777" w:rsidR="00162074" w:rsidRDefault="006E4140">
            <w:pPr>
              <w:jc w:val="left"/>
              <w:rPr>
                <w:lang w:val="de-DE"/>
              </w:rPr>
            </w:pPr>
            <w:r>
              <w:rPr>
                <w:lang w:val="de-DE"/>
              </w:rPr>
              <w:t>Hal Jordan</w:t>
            </w:r>
          </w:p>
        </w:tc>
      </w:tr>
      <w:tr w:rsidR="00162074" w14:paraId="0479188F" w14:textId="77777777">
        <w:tc>
          <w:tcPr>
            <w:tcW w:w="1422" w:type="pct"/>
          </w:tcPr>
          <w:p w14:paraId="054151E0" w14:textId="77777777" w:rsidR="00162074" w:rsidRDefault="006E4140">
            <w:pPr>
              <w:jc w:val="left"/>
              <w:rPr>
                <w:lang w:val="de-DE"/>
              </w:rPr>
            </w:pPr>
            <w:r>
              <w:rPr>
                <w:lang w:val="de-DE"/>
              </w:rPr>
              <w:t>Harry Potter</w:t>
            </w:r>
          </w:p>
        </w:tc>
        <w:tc>
          <w:tcPr>
            <w:tcW w:w="2183" w:type="pct"/>
          </w:tcPr>
          <w:p w14:paraId="35EEB4EC" w14:textId="77777777" w:rsidR="00162074" w:rsidRDefault="006E4140">
            <w:pPr>
              <w:jc w:val="left"/>
              <w:rPr>
                <w:lang w:val="de-DE"/>
              </w:rPr>
            </w:pPr>
            <w:r>
              <w:rPr>
                <w:lang w:val="de-DE"/>
              </w:rPr>
              <w:t>King Kong</w:t>
            </w:r>
          </w:p>
        </w:tc>
        <w:tc>
          <w:tcPr>
            <w:tcW w:w="1395" w:type="pct"/>
          </w:tcPr>
          <w:p w14:paraId="219FA491" w14:textId="77777777" w:rsidR="00162074" w:rsidRDefault="006E4140">
            <w:pPr>
              <w:jc w:val="left"/>
              <w:rPr>
                <w:lang w:val="de-DE"/>
              </w:rPr>
            </w:pPr>
            <w:r>
              <w:rPr>
                <w:lang w:val="de-DE"/>
              </w:rPr>
              <w:t>Leonard Hofstadter</w:t>
            </w:r>
          </w:p>
        </w:tc>
      </w:tr>
      <w:tr w:rsidR="00162074" w14:paraId="35384CDE" w14:textId="77777777">
        <w:tc>
          <w:tcPr>
            <w:tcW w:w="1422" w:type="pct"/>
          </w:tcPr>
          <w:p w14:paraId="34AFDD2C" w14:textId="77777777" w:rsidR="00162074" w:rsidRDefault="006E4140">
            <w:pPr>
              <w:jc w:val="left"/>
            </w:pPr>
            <w:r>
              <w:t>Marvin the Martian</w:t>
            </w:r>
          </w:p>
        </w:tc>
        <w:tc>
          <w:tcPr>
            <w:tcW w:w="2183" w:type="pct"/>
          </w:tcPr>
          <w:p w14:paraId="59C4B5CD" w14:textId="77777777" w:rsidR="00162074" w:rsidRDefault="006E4140">
            <w:pPr>
              <w:jc w:val="left"/>
            </w:pPr>
            <w:r>
              <w:t>Pepe le Pew</w:t>
            </w:r>
          </w:p>
        </w:tc>
        <w:tc>
          <w:tcPr>
            <w:tcW w:w="1395" w:type="pct"/>
          </w:tcPr>
          <w:p w14:paraId="6A7F6AFD" w14:textId="77777777" w:rsidR="00162074" w:rsidRDefault="006E4140">
            <w:pPr>
              <w:jc w:val="left"/>
            </w:pPr>
            <w:r>
              <w:t>Porky Pig</w:t>
            </w:r>
          </w:p>
        </w:tc>
      </w:tr>
      <w:tr w:rsidR="00162074" w14:paraId="45056C81" w14:textId="77777777">
        <w:tc>
          <w:tcPr>
            <w:tcW w:w="1422" w:type="pct"/>
          </w:tcPr>
          <w:p w14:paraId="4BE9BC23" w14:textId="77777777" w:rsidR="00162074" w:rsidRDefault="006E4140">
            <w:pPr>
              <w:jc w:val="left"/>
            </w:pPr>
            <w:r>
              <w:t>Road Runner</w:t>
            </w:r>
          </w:p>
        </w:tc>
        <w:tc>
          <w:tcPr>
            <w:tcW w:w="2183" w:type="pct"/>
          </w:tcPr>
          <w:p w14:paraId="60E35C3C" w14:textId="77777777" w:rsidR="00162074" w:rsidRDefault="006E4140">
            <w:pPr>
              <w:jc w:val="left"/>
            </w:pPr>
            <w:r>
              <w:t>Ron Weasley</w:t>
            </w:r>
          </w:p>
        </w:tc>
        <w:tc>
          <w:tcPr>
            <w:tcW w:w="1395" w:type="pct"/>
          </w:tcPr>
          <w:p w14:paraId="0D565B9E" w14:textId="77777777" w:rsidR="00162074" w:rsidRDefault="006E4140">
            <w:pPr>
              <w:jc w:val="left"/>
            </w:pPr>
            <w:r>
              <w:t>Sam Sheepdog</w:t>
            </w:r>
          </w:p>
        </w:tc>
      </w:tr>
      <w:tr w:rsidR="00162074" w14:paraId="6B81E8F8" w14:textId="77777777">
        <w:tc>
          <w:tcPr>
            <w:tcW w:w="1422" w:type="pct"/>
          </w:tcPr>
          <w:p w14:paraId="7C205BDD" w14:textId="77777777" w:rsidR="00162074" w:rsidRDefault="006E4140">
            <w:pPr>
              <w:jc w:val="left"/>
            </w:pPr>
            <w:r>
              <w:t>Sheldon Cooper</w:t>
            </w:r>
          </w:p>
        </w:tc>
        <w:tc>
          <w:tcPr>
            <w:tcW w:w="2183" w:type="pct"/>
          </w:tcPr>
          <w:p w14:paraId="007126AC" w14:textId="77777777" w:rsidR="00162074" w:rsidRDefault="006E4140">
            <w:pPr>
              <w:jc w:val="left"/>
            </w:pPr>
            <w:r>
              <w:t>Speedy Gonzales</w:t>
            </w:r>
          </w:p>
        </w:tc>
        <w:tc>
          <w:tcPr>
            <w:tcW w:w="1395" w:type="pct"/>
          </w:tcPr>
          <w:p w14:paraId="0FE551DB" w14:textId="77777777" w:rsidR="00162074" w:rsidRDefault="006E4140">
            <w:pPr>
              <w:jc w:val="left"/>
            </w:pPr>
            <w:r>
              <w:t>Stanley Ipkiss</w:t>
            </w:r>
          </w:p>
        </w:tc>
      </w:tr>
      <w:tr w:rsidR="00162074" w14:paraId="0915513B" w14:textId="77777777">
        <w:tc>
          <w:tcPr>
            <w:tcW w:w="1422" w:type="pct"/>
          </w:tcPr>
          <w:p w14:paraId="71D35017" w14:textId="77777777" w:rsidR="00162074" w:rsidRDefault="006E4140">
            <w:pPr>
              <w:jc w:val="left"/>
            </w:pPr>
            <w:r>
              <w:t>Sylvester Cat</w:t>
            </w:r>
          </w:p>
        </w:tc>
        <w:tc>
          <w:tcPr>
            <w:tcW w:w="2183" w:type="pct"/>
          </w:tcPr>
          <w:p w14:paraId="52B46A6E" w14:textId="77777777" w:rsidR="00162074" w:rsidRDefault="006E4140">
            <w:pPr>
              <w:jc w:val="left"/>
            </w:pPr>
            <w:r>
              <w:t>Taz</w:t>
            </w:r>
          </w:p>
        </w:tc>
        <w:tc>
          <w:tcPr>
            <w:tcW w:w="1395" w:type="pct"/>
          </w:tcPr>
          <w:p w14:paraId="6E63E356" w14:textId="77777777" w:rsidR="00162074" w:rsidRDefault="006E4140">
            <w:pPr>
              <w:jc w:val="left"/>
            </w:pPr>
            <w:r>
              <w:t>Tweedy Bird</w:t>
            </w:r>
          </w:p>
        </w:tc>
      </w:tr>
      <w:tr w:rsidR="00162074" w14:paraId="2A1F8975" w14:textId="77777777">
        <w:tc>
          <w:tcPr>
            <w:tcW w:w="1422" w:type="pct"/>
          </w:tcPr>
          <w:p w14:paraId="11DA08FF" w14:textId="77777777" w:rsidR="00162074" w:rsidRDefault="006E4140">
            <w:pPr>
              <w:jc w:val="left"/>
            </w:pPr>
            <w:r>
              <w:t>Yosemite Sam</w:t>
            </w:r>
          </w:p>
        </w:tc>
        <w:tc>
          <w:tcPr>
            <w:tcW w:w="2183" w:type="pct"/>
          </w:tcPr>
          <w:p w14:paraId="7497D9D4" w14:textId="77777777" w:rsidR="00162074" w:rsidRDefault="006E4140">
            <w:pPr>
              <w:jc w:val="left"/>
            </w:pPr>
            <w:r>
              <w:t>Privates of the untied tastes</w:t>
            </w:r>
          </w:p>
        </w:tc>
        <w:tc>
          <w:tcPr>
            <w:tcW w:w="1395" w:type="pct"/>
          </w:tcPr>
          <w:p w14:paraId="008C86E4" w14:textId="77777777" w:rsidR="00162074" w:rsidRDefault="00162074">
            <w:pPr>
              <w:jc w:val="left"/>
            </w:pPr>
          </w:p>
        </w:tc>
      </w:tr>
    </w:tbl>
    <w:p w14:paraId="16E922ED" w14:textId="77777777" w:rsidR="00162074" w:rsidRDefault="006E4140">
      <w:pPr>
        <w:widowControl/>
        <w:jc w:val="left"/>
        <w:rPr>
          <w:rFonts w:asciiTheme="majorHAnsi" w:eastAsiaTheme="majorEastAsia" w:hAnsiTheme="majorHAnsi" w:cstheme="majorBidi"/>
          <w:color w:val="2F5496" w:themeColor="accent1" w:themeShade="BF"/>
          <w:sz w:val="40"/>
          <w:szCs w:val="40"/>
        </w:rPr>
      </w:pPr>
      <w:bookmarkStart w:id="10" w:name="_Toc80735912"/>
      <w:r>
        <w:br w:type="page"/>
      </w:r>
    </w:p>
    <w:p w14:paraId="08ED9FC7" w14:textId="77777777" w:rsidR="00162074" w:rsidRDefault="006E4140" w:rsidP="00021E86">
      <w:pPr>
        <w:pStyle w:val="Heading1"/>
      </w:pPr>
      <w:bookmarkStart w:id="11" w:name="_Toc84106659"/>
      <w:r>
        <w:lastRenderedPageBreak/>
        <w:t>PROLOG</w:t>
      </w:r>
      <w:bookmarkEnd w:id="10"/>
      <w:bookmarkEnd w:id="11"/>
    </w:p>
    <w:p w14:paraId="1F173D92" w14:textId="77777777" w:rsidR="00162074" w:rsidRDefault="006E4140">
      <w:pPr>
        <w:pStyle w:val="11"/>
      </w:pPr>
      <w:r>
        <w:t>DARK SCREEN.</w:t>
      </w:r>
    </w:p>
    <w:p w14:paraId="59A1C292" w14:textId="77777777" w:rsidR="00162074" w:rsidRDefault="006E4140">
      <w:pPr>
        <w:pStyle w:val="12"/>
      </w:pPr>
      <w:r>
        <w:t>(MICROSOFIA)</w:t>
      </w:r>
      <w:r>
        <w:rPr>
          <w:vertAlign w:val="superscript"/>
        </w:rPr>
        <w:footnoteReference w:id="1"/>
      </w:r>
      <w:r>
        <w:t xml:space="preserve"> (Reading)</w:t>
      </w:r>
    </w:p>
    <w:p w14:paraId="2DB249E6" w14:textId="77777777" w:rsidR="00162074" w:rsidRDefault="006E4140">
      <w:pPr>
        <w:pStyle w:val="Hyperlink"/>
        <w:rPr>
          <w:lang w:val="de-DE"/>
        </w:rPr>
      </w:pPr>
      <w:r>
        <w:rPr>
          <w:lang w:val="de-DE"/>
        </w:rPr>
        <w:t>Alles Vergängliche, ist nur ein Gleichnis;</w:t>
      </w:r>
    </w:p>
    <w:p w14:paraId="2BC9B919" w14:textId="77777777" w:rsidR="00162074" w:rsidRDefault="006E4140">
      <w:pPr>
        <w:pStyle w:val="Hyperlink"/>
        <w:rPr>
          <w:lang w:val="de-DE"/>
        </w:rPr>
      </w:pPr>
      <w:r>
        <w:rPr>
          <w:lang w:val="de-DE"/>
        </w:rPr>
        <w:t>das Unzulängliche, hier wird's Ereignis;</w:t>
      </w:r>
    </w:p>
    <w:p w14:paraId="74CEC4ED" w14:textId="77777777" w:rsidR="00162074" w:rsidRDefault="006E4140">
      <w:pPr>
        <w:pStyle w:val="Hyperlink"/>
        <w:rPr>
          <w:lang w:val="de-DE"/>
        </w:rPr>
      </w:pPr>
      <w:r>
        <w:rPr>
          <w:lang w:val="de-DE"/>
        </w:rPr>
        <w:t>das Unbeschreibliche, hier ist's getan;</w:t>
      </w:r>
    </w:p>
    <w:p w14:paraId="3B65B7ED" w14:textId="77777777" w:rsidR="00162074" w:rsidRDefault="006E4140">
      <w:pPr>
        <w:pStyle w:val="Hyperlink"/>
        <w:rPr>
          <w:lang w:val="de-DE"/>
        </w:rPr>
      </w:pPr>
      <w:r>
        <w:rPr>
          <w:lang w:val="de-DE"/>
        </w:rPr>
        <w:t>das Ewigweibliche, zieht uns hinan.</w:t>
      </w:r>
    </w:p>
    <w:p w14:paraId="484DD471" w14:textId="77777777" w:rsidR="00162074" w:rsidRDefault="006E4140">
      <w:pPr>
        <w:pStyle w:val="12"/>
      </w:pPr>
      <w:r>
        <w:t>(MICROSOFIA)</w:t>
      </w:r>
    </w:p>
    <w:p w14:paraId="6CDBC89E" w14:textId="77777777" w:rsidR="00162074" w:rsidRDefault="006E4140">
      <w:r>
        <w:rPr>
          <w:i/>
        </w:rPr>
        <w:t>(Rolling)</w:t>
      </w:r>
      <w:r>
        <w:t xml:space="preserve"> Ladies and gentlemen, I am afraid that you have been exhausted in the murky world, and thirsty for the luminosity! The poet who’d created this drama ceased his pen here, abroad to create new beams of light! Ladies and gentlemen, are you expecting the appearance of the new Sun? Or create a new one please? Let’s meet here again when the sun appears!</w:t>
      </w:r>
    </w:p>
    <w:p w14:paraId="46AC3FDF" w14:textId="77777777" w:rsidR="00162074" w:rsidRDefault="006E4140">
      <w:pPr>
        <w:pStyle w:val="11"/>
      </w:pPr>
      <w:r>
        <w:t>A beam of glow appears at the right bottom of the screen.</w:t>
      </w:r>
    </w:p>
    <w:p w14:paraId="591B2C32" w14:textId="77777777" w:rsidR="00162074" w:rsidRDefault="006E4140">
      <w:pPr>
        <w:pStyle w:val="12"/>
      </w:pPr>
      <w:r>
        <w:t>(MICROSOFIA)</w:t>
      </w:r>
    </w:p>
    <w:p w14:paraId="027B605F" w14:textId="77777777" w:rsidR="00162074" w:rsidRDefault="006E4140">
      <w:r>
        <w:t>The sun has appeared, at the current year 2032, near the EPCOT, Experimental Prototype Community of Tomorrow in the Walt Disney World. Today is February 11, the Chinese New Year Day of Water Mouse. Considering you may ask what the Water Mouse is out of curiosity, I am sincerely answering, “It is the Mickey Mouse, whose head looks like a model of a water molecule.” Let’s have a look on him at EPCOT!</w:t>
      </w:r>
    </w:p>
    <w:p w14:paraId="522CC6B2" w14:textId="77777777" w:rsidR="00162074" w:rsidRDefault="006E4140">
      <w:pPr>
        <w:pStyle w:val="11"/>
      </w:pPr>
      <w:r>
        <w:t>A bombing sound striking, crowd yells, “Who has bombed Mickey Mouse!”</w:t>
      </w:r>
    </w:p>
    <w:p w14:paraId="1ACF7EA0" w14:textId="77777777" w:rsidR="00162074" w:rsidRDefault="006E4140">
      <w:pPr>
        <w:pStyle w:val="12"/>
      </w:pPr>
      <w:r>
        <w:t>(MICROSOFIA)</w:t>
      </w:r>
    </w:p>
    <w:p w14:paraId="25397015" w14:textId="77777777" w:rsidR="00162074" w:rsidRDefault="006E4140">
      <w:r>
        <w:t>Yesterday, He was bombed by an aircraft of the untied tastes air force immediately he showed himself at a group of EPCOT dwellers along the Main Street USA, Walt Disney Magical Kingdom. Then, so were Goofy Donald Duck and his companions, and a series of catastrophes were launched one after another: The princes killed in action, the princesses interned, and the dwellers deserting EPCOT to everywhere… Now and here we are going to show you the stories. Action!</w:t>
      </w:r>
    </w:p>
    <w:p w14:paraId="278D92B3" w14:textId="77777777" w:rsidR="00162074" w:rsidRDefault="006E4140">
      <w:pPr>
        <w:pStyle w:val="11"/>
      </w:pPr>
      <w:r>
        <w:t>The glow strikes a semicircle to the right bottom of the screen, and then falls out of the screen.</w:t>
      </w:r>
      <w:bookmarkStart w:id="12" w:name="_Toc80735913"/>
      <w:r>
        <w:br w:type="page"/>
      </w:r>
    </w:p>
    <w:p w14:paraId="7D4191EC" w14:textId="77777777" w:rsidR="00162074" w:rsidRDefault="006E4140" w:rsidP="00021E86">
      <w:pPr>
        <w:pStyle w:val="Heading1"/>
      </w:pPr>
      <w:bookmarkStart w:id="13" w:name="_Toc84106660"/>
      <w:r>
        <w:lastRenderedPageBreak/>
        <w:t>Part 1. Dusk</w:t>
      </w:r>
      <w:bookmarkEnd w:id="12"/>
      <w:bookmarkEnd w:id="13"/>
    </w:p>
    <w:p w14:paraId="57881414" w14:textId="77777777" w:rsidR="00162074" w:rsidRDefault="006E4140">
      <w:pPr>
        <w:pStyle w:val="11"/>
      </w:pPr>
      <w:r>
        <w:t>FADE IN</w:t>
      </w:r>
    </w:p>
    <w:p w14:paraId="1A771B29" w14:textId="77777777" w:rsidR="00162074" w:rsidRDefault="006E4140">
      <w:pPr>
        <w:pStyle w:val="Heading2"/>
      </w:pPr>
      <w:bookmarkStart w:id="14" w:name="_Toc80735914"/>
      <w:bookmarkStart w:id="15" w:name="_Toc84106661"/>
      <w:r>
        <w:t>Scene I</w:t>
      </w:r>
      <w:bookmarkEnd w:id="14"/>
      <w:bookmarkEnd w:id="15"/>
    </w:p>
    <w:p w14:paraId="6659A9D7" w14:textId="77777777" w:rsidR="00162074" w:rsidRDefault="006E4140">
      <w:pPr>
        <w:pStyle w:val="11"/>
      </w:pPr>
      <w:r>
        <w:t xml:space="preserve">EXTERIOR — EPCOT. The sun </w:t>
      </w:r>
      <w:r>
        <w:rPr>
          <w:rFonts w:hint="eastAsia"/>
        </w:rPr>
        <w:t>is</w:t>
      </w:r>
      <w:r>
        <w:t xml:space="preserve"> setting and jailors </w:t>
      </w:r>
      <w:r>
        <w:rPr>
          <w:i/>
          <w:iCs/>
        </w:rPr>
        <w:t>(Clark Kent et alia)</w:t>
      </w:r>
      <w:r>
        <w:t xml:space="preserve"> come about, wandering around and in the EPCOT, the Spaceship Earth shaking, wobbling, and vibrating under thunderstorm </w:t>
      </w:r>
      <w:r>
        <w:rPr>
          <w:i/>
          <w:iCs/>
        </w:rPr>
        <w:t>(which persists throughout the part)</w:t>
      </w:r>
      <w:r>
        <w:t xml:space="preserve">, in front of the dark red Lagoon. Sounds — </w:t>
      </w:r>
    </w:p>
    <w:p w14:paraId="18D594EB" w14:textId="77777777" w:rsidR="00162074" w:rsidRDefault="006E4140">
      <w:pPr>
        <w:pStyle w:val="12"/>
      </w:pPr>
      <w:r>
        <w:t>Clark Kent</w:t>
      </w:r>
    </w:p>
    <w:p w14:paraId="54BEBFDB" w14:textId="77777777" w:rsidR="00162074" w:rsidRDefault="006E4140">
      <w:r>
        <w:t>Let’s see our powerful hands!</w:t>
      </w:r>
    </w:p>
    <w:p w14:paraId="34D30F26" w14:textId="77777777" w:rsidR="00162074" w:rsidRDefault="006E4140">
      <w:pPr>
        <w:pStyle w:val="12"/>
      </w:pPr>
      <w:r>
        <w:t>Bruce Wayne</w:t>
      </w:r>
    </w:p>
    <w:p w14:paraId="1FF8EF70" w14:textId="77777777" w:rsidR="00162074" w:rsidRDefault="006E4140">
      <w:r>
        <w:t>People are controlled by our Justice!</w:t>
      </w:r>
    </w:p>
    <w:p w14:paraId="2C064BDE" w14:textId="77777777" w:rsidR="00162074" w:rsidRDefault="006E4140">
      <w:pPr>
        <w:pStyle w:val="12"/>
      </w:pPr>
      <w:r>
        <w:t>Arthur Curry</w:t>
      </w:r>
    </w:p>
    <w:p w14:paraId="089955A0" w14:textId="77777777" w:rsidR="00162074" w:rsidRDefault="006E4140">
      <w:r>
        <w:t>I’ve been the King of the Lagoon!</w:t>
      </w:r>
    </w:p>
    <w:p w14:paraId="7D7683A8" w14:textId="77777777" w:rsidR="00162074" w:rsidRDefault="006E4140">
      <w:pPr>
        <w:pStyle w:val="12"/>
      </w:pPr>
      <w:r>
        <w:t>Hal Jordan</w:t>
      </w:r>
    </w:p>
    <w:p w14:paraId="46A5CE80" w14:textId="77777777" w:rsidR="00162074" w:rsidRDefault="006E4140">
      <w:r>
        <w:t>I’ve been the Ruler of the EPCOT!</w:t>
      </w:r>
    </w:p>
    <w:p w14:paraId="61EFD1C0" w14:textId="77777777" w:rsidR="00162074" w:rsidRDefault="006E4140">
      <w:pPr>
        <w:pStyle w:val="12"/>
      </w:pPr>
      <w:r>
        <w:t>Barry Allen</w:t>
      </w:r>
    </w:p>
    <w:p w14:paraId="484E9701" w14:textId="77777777" w:rsidR="00162074" w:rsidRDefault="006E4140">
      <w:r>
        <w:t>I’ve been the Victor of the WORLD!</w:t>
      </w:r>
    </w:p>
    <w:p w14:paraId="0A03DC8E" w14:textId="77777777" w:rsidR="00162074" w:rsidRDefault="006E4140">
      <w:pPr>
        <w:pStyle w:val="11"/>
      </w:pPr>
      <w:r>
        <w:t>The jailors are laughing, one after another… Bugs Bunny dressed as Oswald the Lucky Rabbit and Daffy Duck as Donald Duck was dancing, one after another.</w:t>
      </w:r>
    </w:p>
    <w:p w14:paraId="5130E93C" w14:textId="77777777" w:rsidR="00162074" w:rsidRDefault="006E4140">
      <w:pPr>
        <w:pStyle w:val="12"/>
      </w:pPr>
      <w:r>
        <w:t>Bugs Bunny</w:t>
      </w:r>
    </w:p>
    <w:p w14:paraId="5C707EBC" w14:textId="77777777" w:rsidR="00162074" w:rsidRDefault="006E4140">
      <w:r>
        <w:t>Would you like to celebrate our victory?</w:t>
      </w:r>
    </w:p>
    <w:p w14:paraId="62BAC744" w14:textId="77777777" w:rsidR="00162074" w:rsidRDefault="006E4140">
      <w:pPr>
        <w:pStyle w:val="12"/>
      </w:pPr>
      <w:r>
        <w:t>Daffy Duck</w:t>
      </w:r>
    </w:p>
    <w:p w14:paraId="327B54CB" w14:textId="77777777" w:rsidR="00162074" w:rsidRDefault="006E4140">
      <w:r>
        <w:t>You bet!</w:t>
      </w:r>
    </w:p>
    <w:p w14:paraId="4070C876" w14:textId="77777777" w:rsidR="00162074" w:rsidRDefault="006E4140">
      <w:pPr>
        <w:pStyle w:val="12"/>
      </w:pPr>
      <w:r>
        <w:t>Pepe le Pew</w:t>
      </w:r>
    </w:p>
    <w:p w14:paraId="41C7331B" w14:textId="77777777" w:rsidR="00162074" w:rsidRDefault="006E4140">
      <w:r>
        <w:t>Pew! Tres Bien!</w:t>
      </w:r>
    </w:p>
    <w:p w14:paraId="12005D4A" w14:textId="77777777" w:rsidR="00162074" w:rsidRDefault="006E4140">
      <w:pPr>
        <w:pStyle w:val="11"/>
      </w:pPr>
      <w:r>
        <w:t>Bubbles flow onto the screen, erasing the scene.</w:t>
      </w:r>
    </w:p>
    <w:p w14:paraId="3307A87D" w14:textId="77777777" w:rsidR="00162074" w:rsidRDefault="006E4140">
      <w:pPr>
        <w:pStyle w:val="Heading2"/>
      </w:pPr>
      <w:bookmarkStart w:id="16" w:name="_Toc80735915"/>
      <w:bookmarkStart w:id="17" w:name="_Toc84106662"/>
      <w:r>
        <w:t>Scene II</w:t>
      </w:r>
      <w:bookmarkEnd w:id="16"/>
      <w:bookmarkEnd w:id="17"/>
    </w:p>
    <w:p w14:paraId="47D79DA0" w14:textId="77777777" w:rsidR="00162074" w:rsidRDefault="006E4140">
      <w:pPr>
        <w:pStyle w:val="11"/>
      </w:pPr>
      <w:r>
        <w:t>INTERIOR — The Living Seas, dark and out of order. Releasing a torchlight, Adela is so scared as to sprint outside the pavilion.</w:t>
      </w:r>
    </w:p>
    <w:p w14:paraId="35C6D147" w14:textId="77777777" w:rsidR="00162074" w:rsidRDefault="006E4140">
      <w:pPr>
        <w:pStyle w:val="12"/>
      </w:pPr>
      <w:r>
        <w:t>Adela Chan Jr</w:t>
      </w:r>
    </w:p>
    <w:p w14:paraId="27575594" w14:textId="77777777" w:rsidR="00162074" w:rsidRDefault="006E4140">
      <w:r>
        <w:t>Seas? They have been harshly polluted by a gang of villains!</w:t>
      </w:r>
    </w:p>
    <w:p w14:paraId="5C7ADEDD" w14:textId="77777777" w:rsidR="00162074" w:rsidRDefault="006E4140">
      <w:pPr>
        <w:pStyle w:val="11"/>
      </w:pPr>
      <w:r>
        <w:t>Behind followed her younger sister, Angela Chan.</w:t>
      </w:r>
    </w:p>
    <w:p w14:paraId="70C4A4CA" w14:textId="77777777" w:rsidR="00162074" w:rsidRDefault="006E4140">
      <w:pPr>
        <w:pStyle w:val="12"/>
      </w:pPr>
      <w:r>
        <w:t>Angela Chan</w:t>
      </w:r>
    </w:p>
    <w:p w14:paraId="42F2D7C9" w14:textId="77777777" w:rsidR="00162074" w:rsidRDefault="006E4140">
      <w:r>
        <w:t xml:space="preserve">Shh! Don’t let the villains hear us! </w:t>
      </w:r>
    </w:p>
    <w:p w14:paraId="794D2457" w14:textId="77777777" w:rsidR="00162074" w:rsidRDefault="006E4140">
      <w:pPr>
        <w:pStyle w:val="11"/>
      </w:pPr>
      <w:r>
        <w:t>Adela and Angela squashed themselves into the Land.</w:t>
      </w:r>
    </w:p>
    <w:p w14:paraId="1F781425" w14:textId="77777777" w:rsidR="00162074" w:rsidRDefault="006E4140">
      <w:pPr>
        <w:pStyle w:val="Heading2"/>
      </w:pPr>
      <w:bookmarkStart w:id="18" w:name="_Toc80735916"/>
      <w:bookmarkStart w:id="19" w:name="_Toc84106663"/>
      <w:r>
        <w:lastRenderedPageBreak/>
        <w:t>Scene III</w:t>
      </w:r>
      <w:bookmarkEnd w:id="18"/>
      <w:bookmarkEnd w:id="19"/>
    </w:p>
    <w:p w14:paraId="5CA990B4" w14:textId="77777777" w:rsidR="00162074" w:rsidRDefault="006E4140">
      <w:pPr>
        <w:pStyle w:val="11"/>
      </w:pPr>
      <w:r>
        <w:t>INTERIOR — The Land, also dark and out of order.</w:t>
      </w:r>
    </w:p>
    <w:p w14:paraId="70212B3F" w14:textId="77777777" w:rsidR="00162074" w:rsidRDefault="006E4140">
      <w:pPr>
        <w:pStyle w:val="12"/>
      </w:pPr>
      <w:r>
        <w:t>Adela Chan Jr</w:t>
      </w:r>
    </w:p>
    <w:p w14:paraId="4384F245" w14:textId="77777777" w:rsidR="00162074" w:rsidRDefault="006E4140">
      <w:r>
        <w:rPr>
          <w:i/>
        </w:rPr>
        <w:t>(Releasing a torchlight)</w:t>
      </w:r>
      <w:r>
        <w:t xml:space="preserve"> The Land? They have been overcome by wastes!</w:t>
      </w:r>
    </w:p>
    <w:p w14:paraId="5E4F0793" w14:textId="77777777" w:rsidR="00162074" w:rsidRDefault="006E4140">
      <w:pPr>
        <w:pStyle w:val="11"/>
      </w:pPr>
      <w:r>
        <w:t>Behind followed her younger sister, Angela Chan.</w:t>
      </w:r>
    </w:p>
    <w:p w14:paraId="18E26952" w14:textId="77777777" w:rsidR="00162074" w:rsidRDefault="006E4140">
      <w:pPr>
        <w:pStyle w:val="12"/>
      </w:pPr>
      <w:r>
        <w:t>Angela Chan</w:t>
      </w:r>
    </w:p>
    <w:p w14:paraId="40EF3D3D" w14:textId="77777777" w:rsidR="00162074" w:rsidRDefault="006E4140">
      <w:r>
        <w:t>Shh!</w:t>
      </w:r>
    </w:p>
    <w:p w14:paraId="350D2DD2" w14:textId="77777777" w:rsidR="00162074" w:rsidRDefault="006E4140">
      <w:pPr>
        <w:pStyle w:val="11"/>
      </w:pPr>
      <w:r>
        <w:t>Adela and Angela squeezed themselves out to the road that connects World Nature and World Showcase.</w:t>
      </w:r>
    </w:p>
    <w:p w14:paraId="55A390E7" w14:textId="77777777" w:rsidR="00162074" w:rsidRDefault="006E4140">
      <w:pPr>
        <w:pStyle w:val="Heading2"/>
      </w:pPr>
      <w:bookmarkStart w:id="20" w:name="_Toc80735917"/>
      <w:bookmarkStart w:id="21" w:name="_Toc84106664"/>
      <w:r>
        <w:t>Scene IV</w:t>
      </w:r>
      <w:bookmarkEnd w:id="20"/>
      <w:bookmarkEnd w:id="21"/>
    </w:p>
    <w:p w14:paraId="7EFACFEC" w14:textId="77777777" w:rsidR="00162074" w:rsidRDefault="006E4140">
      <w:pPr>
        <w:pStyle w:val="11"/>
      </w:pPr>
      <w:r>
        <w:t>EXTERIOR — the screen showing the wobbling Spaceship Earth under thunderstorm, Adela and Angela are walking along the road connecting the 4 neighborhoods, singing in low voices. Title in tridimensional capital Handel Gothic letters “EPCOT SAVERS” fades in at the screen center.</w:t>
      </w:r>
    </w:p>
    <w:p w14:paraId="7707810D" w14:textId="77777777" w:rsidR="00162074" w:rsidRDefault="006E4140">
      <w:pPr>
        <w:pStyle w:val="12"/>
      </w:pPr>
      <w:r>
        <w:t>Adela Chan Jr (Sing)</w:t>
      </w:r>
    </w:p>
    <w:p w14:paraId="75EEB459" w14:textId="77777777" w:rsidR="00162074" w:rsidRDefault="006E4140">
      <w:r>
        <w:t>Backing to commencement of the universe,</w:t>
      </w:r>
    </w:p>
    <w:p w14:paraId="6189B86F" w14:textId="77777777" w:rsidR="00162074" w:rsidRDefault="006E4140">
      <w:r>
        <w:t>Who passed it over and conducted this?</w:t>
      </w:r>
    </w:p>
    <w:p w14:paraId="7B756F22" w14:textId="77777777" w:rsidR="00162074" w:rsidRDefault="006E4140">
      <w:pPr>
        <w:pStyle w:val="12"/>
      </w:pPr>
      <w:r>
        <w:t>Angela Chan (Sing)</w:t>
      </w:r>
    </w:p>
    <w:p w14:paraId="6335725F" w14:textId="77777777" w:rsidR="00162074" w:rsidRDefault="006E4140">
      <w:r>
        <w:t>Afore the sky and earth being diverse,</w:t>
      </w:r>
    </w:p>
    <w:p w14:paraId="14718CA4" w14:textId="77777777" w:rsidR="00162074" w:rsidRDefault="006E4140">
      <w:r>
        <w:t>Where’s the impetus to bring about his?</w:t>
      </w:r>
    </w:p>
    <w:p w14:paraId="632D3928" w14:textId="77777777" w:rsidR="00162074" w:rsidRDefault="006E4140">
      <w:pPr>
        <w:pStyle w:val="12"/>
      </w:pPr>
      <w:r>
        <w:t>Adela Chan Jr (Sing)</w:t>
      </w:r>
    </w:p>
    <w:p w14:paraId="58F69B9B" w14:textId="77777777" w:rsidR="00162074" w:rsidRDefault="006E4140">
      <w:r>
        <w:t>The light and dark incomprehensible,</w:t>
      </w:r>
    </w:p>
    <w:p w14:paraId="07BC6E9E" w14:textId="77777777" w:rsidR="00162074" w:rsidRDefault="006E4140">
      <w:r>
        <w:t>Who can get ‘n insight to its principle?</w:t>
      </w:r>
    </w:p>
    <w:p w14:paraId="62EC46B0" w14:textId="77777777" w:rsidR="00162074" w:rsidRDefault="006E4140">
      <w:pPr>
        <w:pStyle w:val="12"/>
      </w:pPr>
      <w:r>
        <w:t>Angela Chan (Sing)</w:t>
      </w:r>
    </w:p>
    <w:p w14:paraId="1D60BCFC" w14:textId="77777777" w:rsidR="00162074" w:rsidRDefault="006E4140">
      <w:r>
        <w:t>In imagined chaotic desolation,</w:t>
      </w:r>
    </w:p>
    <w:p w14:paraId="233ECA5E" w14:textId="77777777" w:rsidR="00162074" w:rsidRDefault="006E4140">
      <w:r>
        <w:t>What shall we do to start postulation?</w:t>
      </w:r>
    </w:p>
    <w:p w14:paraId="3AE6422E" w14:textId="77777777" w:rsidR="00162074" w:rsidRDefault="006E4140">
      <w:pPr>
        <w:pStyle w:val="12"/>
      </w:pPr>
      <w:r>
        <w:t>Adela Chan Jr (Sing)</w:t>
      </w:r>
    </w:p>
    <w:p w14:paraId="2E85A3DF" w14:textId="77777777" w:rsidR="00162074" w:rsidRDefault="006E4140">
      <w:r>
        <w:t>Brightness for daytime as darkness for night,</w:t>
      </w:r>
    </w:p>
    <w:p w14:paraId="57EC6E96" w14:textId="77777777" w:rsidR="00162074" w:rsidRDefault="006E4140">
      <w:r>
        <w:t>Who can tell the reason in black and white?</w:t>
      </w:r>
    </w:p>
    <w:p w14:paraId="245B62C3" w14:textId="77777777" w:rsidR="00162074" w:rsidRDefault="006E4140">
      <w:pPr>
        <w:pStyle w:val="11"/>
      </w:pPr>
      <w:r>
        <w:t>Title letters become clear at this point.</w:t>
      </w:r>
    </w:p>
    <w:p w14:paraId="60E88664" w14:textId="77777777" w:rsidR="00162074" w:rsidRDefault="006E4140">
      <w:pPr>
        <w:pStyle w:val="12"/>
      </w:pPr>
      <w:r>
        <w:t>Angela Chan (Sing)</w:t>
      </w:r>
    </w:p>
    <w:p w14:paraId="537882F8" w14:textId="77777777" w:rsidR="00162074" w:rsidRDefault="006E4140">
      <w:r>
        <w:t>The yin and yang mixed and triply combined,</w:t>
      </w:r>
    </w:p>
    <w:p w14:paraId="5145395D" w14:textId="77777777" w:rsidR="00162074" w:rsidRDefault="006E4140">
      <w:r>
        <w:t>Which is the forepart, and which is the hind?</w:t>
      </w:r>
    </w:p>
    <w:p w14:paraId="67B67362" w14:textId="77777777" w:rsidR="00162074" w:rsidRDefault="006E4140">
      <w:pPr>
        <w:pStyle w:val="12"/>
      </w:pPr>
      <w:r>
        <w:t>(Clark Kent)</w:t>
      </w:r>
    </w:p>
    <w:p w14:paraId="5D756532" w14:textId="77777777" w:rsidR="00162074" w:rsidRDefault="006E4140">
      <w:r>
        <w:t>You are the forepart, and I am the hind!</w:t>
      </w:r>
    </w:p>
    <w:p w14:paraId="7BB80CE5" w14:textId="77777777" w:rsidR="00162074" w:rsidRDefault="006E4140">
      <w:pPr>
        <w:pStyle w:val="11"/>
      </w:pPr>
      <w:r>
        <w:t>Clark Kent flies into the screen, smashing the title letters, leaving a sound of breaking glass.</w:t>
      </w:r>
    </w:p>
    <w:p w14:paraId="5ED3B64F" w14:textId="77777777" w:rsidR="00162074" w:rsidRDefault="006E4140">
      <w:pPr>
        <w:pStyle w:val="Heading2"/>
      </w:pPr>
      <w:bookmarkStart w:id="22" w:name="_Toc80735918"/>
      <w:bookmarkStart w:id="23" w:name="_Toc84106665"/>
      <w:r>
        <w:lastRenderedPageBreak/>
        <w:t>Scene V</w:t>
      </w:r>
      <w:bookmarkEnd w:id="22"/>
      <w:bookmarkEnd w:id="23"/>
    </w:p>
    <w:p w14:paraId="7B05DE1F" w14:textId="77777777" w:rsidR="00162074" w:rsidRDefault="006E4140">
      <w:pPr>
        <w:pStyle w:val="11"/>
      </w:pPr>
      <w:r>
        <w:t>INTERIOR — the Chateau of Canada Pavilion, where an east Asian girl is tied back with ropes, wearing midnight blue trousers with white sidelines narrowly cleft at the pocket downwards, a white Polo shirt with blue collar and sidebars – as well as white socks and red-and-white sneakers, a red-and-cream jacket depicted with artworks of 5-pawed golden Chinese dragons.</w:t>
      </w:r>
    </w:p>
    <w:p w14:paraId="2B273AE8" w14:textId="77777777" w:rsidR="00162074" w:rsidRDefault="006E4140">
      <w:pPr>
        <w:pStyle w:val="12"/>
      </w:pPr>
      <w:r>
        <w:t>Adela Chan Jr</w:t>
      </w:r>
    </w:p>
    <w:p w14:paraId="1B0BA2A3" w14:textId="77777777" w:rsidR="00162074" w:rsidRDefault="006E4140">
      <w:r>
        <w:t>Wow! Who is the person interned?</w:t>
      </w:r>
    </w:p>
    <w:p w14:paraId="286AFE37" w14:textId="77777777" w:rsidR="00162074" w:rsidRDefault="006E4140">
      <w:pPr>
        <w:pStyle w:val="12"/>
      </w:pPr>
      <w:r>
        <w:t>Mulan</w:t>
      </w:r>
    </w:p>
    <w:p w14:paraId="2BA743E5" w14:textId="77777777" w:rsidR="00162074" w:rsidRDefault="006E4140">
      <w:r>
        <w:rPr>
          <w:i/>
        </w:rPr>
        <w:t>(Whispering)</w:t>
      </w:r>
      <w:r>
        <w:t xml:space="preserve"> I’m Hua-Mu-Lan, Flower Hua, Wood Mu, Orchid Lan, and execution will start at midnight. </w:t>
      </w:r>
      <w:r>
        <w:rPr>
          <w:i/>
        </w:rPr>
        <w:t>(Her joy flew up her face)</w:t>
      </w:r>
      <w:r>
        <w:t xml:space="preserve"> Hearing you translating The Questions to Heaven, I felt a slash of relief, pleased beyond description!</w:t>
      </w:r>
    </w:p>
    <w:p w14:paraId="4AE47FB5" w14:textId="77777777" w:rsidR="00162074" w:rsidRDefault="006E4140">
      <w:pPr>
        <w:pStyle w:val="12"/>
      </w:pPr>
      <w:r>
        <w:t>Adela Chan Jr</w:t>
      </w:r>
    </w:p>
    <w:p w14:paraId="3B042296" w14:textId="77777777" w:rsidR="00162074" w:rsidRDefault="006E4140">
      <w:r>
        <w:rPr>
          <w:i/>
        </w:rPr>
        <w:t>(Whispering)</w:t>
      </w:r>
      <w:r>
        <w:t xml:space="preserve"> Don’t let the wicked politician hear us, Chen-An-Di and Chen-An-Tsing. </w:t>
      </w:r>
      <w:r>
        <w:rPr>
          <w:i/>
        </w:rPr>
        <w:t>(Glancing at her watch)</w:t>
      </w:r>
      <w:r>
        <w:t xml:space="preserve"> It is double six now, and Your Highness Mulan is to get well prepared.</w:t>
      </w:r>
    </w:p>
    <w:p w14:paraId="28AFBA8C" w14:textId="77777777" w:rsidR="00162074" w:rsidRDefault="006E4140">
      <w:pPr>
        <w:pStyle w:val="11"/>
      </w:pPr>
      <w:r>
        <w:t>Whip-pan left 120° to Stanley Ipkiss and Ace Ventura as Adela Chan Jr’s view.</w:t>
      </w:r>
    </w:p>
    <w:p w14:paraId="78944F78" w14:textId="77777777" w:rsidR="00162074" w:rsidRDefault="006E4140">
      <w:pPr>
        <w:pStyle w:val="12"/>
      </w:pPr>
      <w:r>
        <w:t>Stanley Ipkiss</w:t>
      </w:r>
    </w:p>
    <w:p w14:paraId="6CB99ACA" w14:textId="77777777" w:rsidR="00162074" w:rsidRDefault="006E4140">
      <w:r>
        <w:t>Put up your hands or die!</w:t>
      </w:r>
    </w:p>
    <w:p w14:paraId="27741C50" w14:textId="77777777" w:rsidR="00162074" w:rsidRDefault="006E4140">
      <w:pPr>
        <w:pStyle w:val="11"/>
      </w:pPr>
      <w:r>
        <w:t>No one raises her hand. He fires his gun, only to reflect his bullet to the ceiling, so scared as to fall backwards.</w:t>
      </w:r>
    </w:p>
    <w:p w14:paraId="2C6EF651" w14:textId="77777777" w:rsidR="00162074" w:rsidRDefault="006E4140">
      <w:pPr>
        <w:pStyle w:val="12"/>
      </w:pPr>
      <w:r>
        <w:t>Angela Chan</w:t>
      </w:r>
    </w:p>
    <w:p w14:paraId="37EC3F51" w14:textId="77777777" w:rsidR="00162074" w:rsidRDefault="006E4140">
      <w:r>
        <w:t>What is going on, Mulan your Highness?</w:t>
      </w:r>
    </w:p>
    <w:p w14:paraId="7D45E19C" w14:textId="77777777" w:rsidR="00162074" w:rsidRDefault="006E4140">
      <w:pPr>
        <w:pStyle w:val="12"/>
      </w:pPr>
      <w:r>
        <w:t>Ace Ventura</w:t>
      </w:r>
    </w:p>
    <w:p w14:paraId="7CED200B" w14:textId="77777777" w:rsidR="00162074" w:rsidRDefault="006E4140">
      <w:r>
        <w:rPr>
          <w:i/>
        </w:rPr>
        <w:t>(Cutting in)</w:t>
      </w:r>
      <w:r>
        <w:t xml:space="preserve"> MOVE OFF!</w:t>
      </w:r>
    </w:p>
    <w:p w14:paraId="2FF3484C" w14:textId="77777777" w:rsidR="00162074" w:rsidRDefault="006E4140">
      <w:pPr>
        <w:pStyle w:val="11"/>
      </w:pPr>
      <w:r>
        <w:t>Adela and Angela Chan shift away.</w:t>
      </w:r>
    </w:p>
    <w:p w14:paraId="232960A8" w14:textId="77777777" w:rsidR="00162074" w:rsidRDefault="006E4140">
      <w:pPr>
        <w:pStyle w:val="Heading2"/>
      </w:pPr>
      <w:bookmarkStart w:id="24" w:name="_Toc80735919"/>
      <w:bookmarkStart w:id="25" w:name="_Toc84106666"/>
      <w:r>
        <w:t>Scene VI</w:t>
      </w:r>
      <w:bookmarkEnd w:id="24"/>
      <w:bookmarkEnd w:id="25"/>
    </w:p>
    <w:p w14:paraId="056DC6BB" w14:textId="77777777" w:rsidR="00162074" w:rsidRDefault="006E4140">
      <w:pPr>
        <w:pStyle w:val="11"/>
      </w:pPr>
      <w:r>
        <w:t>EXTERIOR — POV of Adela Chan Jr: On the floor at the gate of Canada Pavilion Chateau is a glow of red line leading to a secret place. Cut to Adela Chan Jr, with Canada Pavilion in background, who starts to walk along the red line.</w:t>
      </w:r>
    </w:p>
    <w:p w14:paraId="5F6DA22A" w14:textId="77777777" w:rsidR="00162074" w:rsidRDefault="006E4140">
      <w:pPr>
        <w:pStyle w:val="12"/>
      </w:pPr>
      <w:r>
        <w:t>Angela Chan</w:t>
      </w:r>
    </w:p>
    <w:p w14:paraId="0BF301DF" w14:textId="77777777" w:rsidR="00162074" w:rsidRDefault="006E4140">
      <w:r>
        <w:rPr>
          <w:i/>
        </w:rPr>
        <w:t>(Wondering)</w:t>
      </w:r>
      <w:r>
        <w:t xml:space="preserve"> where is the key to release Mulan?</w:t>
      </w:r>
    </w:p>
    <w:p w14:paraId="049B8EF9" w14:textId="77777777" w:rsidR="00162074" w:rsidRDefault="006E4140">
      <w:pPr>
        <w:pStyle w:val="12"/>
      </w:pPr>
      <w:r>
        <w:t>Adela Chan Jr</w:t>
      </w:r>
    </w:p>
    <w:p w14:paraId="5EC89A75" w14:textId="77777777" w:rsidR="00162074" w:rsidRDefault="006E4140" w:rsidP="006E4140">
      <w:r>
        <w:t xml:space="preserve">Walk </w:t>
      </w:r>
      <w:r>
        <w:rPr>
          <w:rFonts w:hint="eastAsia"/>
        </w:rPr>
        <w:t>a</w:t>
      </w:r>
      <w:r>
        <w:t xml:space="preserve">long the red line past the totem poles. </w:t>
      </w:r>
    </w:p>
    <w:p w14:paraId="50DA5697" w14:textId="77777777" w:rsidR="00162074" w:rsidRDefault="006E4140">
      <w:pPr>
        <w:pStyle w:val="12"/>
      </w:pPr>
      <w:r>
        <w:t>Angela Chan</w:t>
      </w:r>
    </w:p>
    <w:p w14:paraId="6338C1C2" w14:textId="77777777" w:rsidR="00162074" w:rsidRDefault="006E4140">
      <w:r>
        <w:t>Water is dropping, foodstuff smelling, kitchen unworking.</w:t>
      </w:r>
    </w:p>
    <w:p w14:paraId="136E26B1" w14:textId="77777777" w:rsidR="00162074" w:rsidRDefault="006E4140">
      <w:pPr>
        <w:pStyle w:val="12"/>
      </w:pPr>
      <w:r>
        <w:t>Adela Chan Jr</w:t>
      </w:r>
    </w:p>
    <w:p w14:paraId="03CF0768" w14:textId="77777777" w:rsidR="00162074" w:rsidRDefault="006E4140">
      <w:r>
        <w:t>The Light is emitting!</w:t>
      </w:r>
    </w:p>
    <w:p w14:paraId="385BCF9D" w14:textId="77777777" w:rsidR="00162074" w:rsidRDefault="006E4140">
      <w:pPr>
        <w:pStyle w:val="12"/>
      </w:pPr>
      <w:r>
        <w:lastRenderedPageBreak/>
        <w:t>Angela Chan</w:t>
      </w:r>
    </w:p>
    <w:p w14:paraId="353881AB" w14:textId="77777777" w:rsidR="00162074" w:rsidRDefault="006E4140">
      <w:r>
        <w:t>Key!!! We Can Save Mulan Now!</w:t>
      </w:r>
    </w:p>
    <w:p w14:paraId="53D34979" w14:textId="77777777" w:rsidR="00162074" w:rsidRDefault="006E4140">
      <w:pPr>
        <w:pStyle w:val="11"/>
      </w:pPr>
      <w:r>
        <w:t>Adela and Angela Chan edge away.</w:t>
      </w:r>
    </w:p>
    <w:p w14:paraId="6BB68451" w14:textId="77777777" w:rsidR="00162074" w:rsidRDefault="006E4140">
      <w:pPr>
        <w:pStyle w:val="Heading2"/>
      </w:pPr>
      <w:bookmarkStart w:id="26" w:name="_Toc80735920"/>
      <w:bookmarkStart w:id="27" w:name="_Toc84106667"/>
      <w:r>
        <w:t>Scene VII</w:t>
      </w:r>
      <w:bookmarkEnd w:id="26"/>
      <w:bookmarkEnd w:id="27"/>
    </w:p>
    <w:p w14:paraId="53FEFDB4" w14:textId="77777777" w:rsidR="00162074" w:rsidRDefault="006E4140">
      <w:pPr>
        <w:pStyle w:val="11"/>
      </w:pPr>
      <w:r>
        <w:t>INTERIOR — Le Cellier Steakhouse. A green glow is emitting from a ring.</w:t>
      </w:r>
    </w:p>
    <w:p w14:paraId="7857B9FB" w14:textId="77777777" w:rsidR="00162074" w:rsidRDefault="006E4140">
      <w:pPr>
        <w:pStyle w:val="12"/>
      </w:pPr>
      <w:r>
        <w:t>Adela Chan</w:t>
      </w:r>
    </w:p>
    <w:p w14:paraId="5886B8FC" w14:textId="77777777" w:rsidR="00162074" w:rsidRDefault="006E4140">
      <w:r>
        <w:t>What a glow of hope! May I have a look?</w:t>
      </w:r>
    </w:p>
    <w:p w14:paraId="43737D7A" w14:textId="77777777" w:rsidR="00162074" w:rsidRDefault="006E4140">
      <w:pPr>
        <w:pStyle w:val="12"/>
        <w:rPr>
          <w:lang w:val="de-DE"/>
        </w:rPr>
      </w:pPr>
      <w:r>
        <w:rPr>
          <w:lang w:val="de-DE"/>
        </w:rPr>
        <w:t>Angela Chan</w:t>
      </w:r>
    </w:p>
    <w:p w14:paraId="40A19AAB" w14:textId="77777777" w:rsidR="00162074" w:rsidRDefault="006E4140">
      <w:pPr>
        <w:rPr>
          <w:lang w:val="de-DE"/>
        </w:rPr>
      </w:pPr>
      <w:r>
        <w:rPr>
          <w:lang w:val="de-DE"/>
        </w:rPr>
        <w:t>Shh…</w:t>
      </w:r>
    </w:p>
    <w:p w14:paraId="12B77ACD" w14:textId="77777777" w:rsidR="00162074" w:rsidRDefault="006E4140">
      <w:pPr>
        <w:pStyle w:val="12"/>
        <w:rPr>
          <w:lang w:val="de-DE"/>
        </w:rPr>
      </w:pPr>
      <w:r>
        <w:rPr>
          <w:lang w:val="de-DE"/>
        </w:rPr>
        <w:t>(Hal Jordan)</w:t>
      </w:r>
    </w:p>
    <w:p w14:paraId="23EEB46F" w14:textId="77777777" w:rsidR="00162074" w:rsidRDefault="006E4140">
      <w:r>
        <w:t>… And I shall shed my light over dark evil. For the dark things cannot stand the light, the light of the Green Lantern!</w:t>
      </w:r>
    </w:p>
    <w:p w14:paraId="178CD560" w14:textId="77777777" w:rsidR="00162074" w:rsidRDefault="006E4140">
      <w:pPr>
        <w:pStyle w:val="11"/>
      </w:pPr>
      <w:r>
        <w:t>Hal Jordan at the corner of the Steakhouse, the Adela and Angela Chan are so scared as to take a few steps back…</w:t>
      </w:r>
    </w:p>
    <w:p w14:paraId="10E28F8E" w14:textId="77777777" w:rsidR="00162074" w:rsidRDefault="006E4140">
      <w:pPr>
        <w:pStyle w:val="12"/>
      </w:pPr>
      <w:r>
        <w:t>Hal Jordan</w:t>
      </w:r>
    </w:p>
    <w:p w14:paraId="5EA9FF98" w14:textId="77777777" w:rsidR="00162074" w:rsidRDefault="006E4140">
      <w:r>
        <w:rPr>
          <w:i/>
        </w:rPr>
        <w:t>(Louder and LOUDER)</w:t>
      </w:r>
      <w:r>
        <w:t xml:space="preserve"> In brightest day, in blackest night, no evil shall escape my sight! Let those who worship evil's might, beware my power, Green Lantern's light!</w:t>
      </w:r>
    </w:p>
    <w:p w14:paraId="3ABF4F39" w14:textId="77777777" w:rsidR="00162074" w:rsidRDefault="006E4140">
      <w:pPr>
        <w:pStyle w:val="11"/>
      </w:pPr>
      <w:r>
        <w:t>He catches Adela Chan Jr on left hand, with Angela Chan on right hand, who fires a yellow torchlight aimed at the center of the Green Lantern icon.</w:t>
      </w:r>
    </w:p>
    <w:p w14:paraId="584F11DA" w14:textId="77777777" w:rsidR="00162074" w:rsidRDefault="006E4140">
      <w:pPr>
        <w:pStyle w:val="12"/>
      </w:pPr>
      <w:r>
        <w:t>Adela Chan Jr</w:t>
      </w:r>
    </w:p>
    <w:p w14:paraId="6C6CB15C" w14:textId="77777777" w:rsidR="00162074" w:rsidRDefault="006E4140">
      <w:r>
        <w:t xml:space="preserve">Notice the sign 101! </w:t>
      </w:r>
      <w:r>
        <w:rPr>
          <w:i/>
        </w:rPr>
        <w:t>(Striking Hal Jordan)</w:t>
      </w:r>
    </w:p>
    <w:p w14:paraId="20DCF61C" w14:textId="77777777" w:rsidR="00162074" w:rsidRDefault="006E4140">
      <w:pPr>
        <w:pStyle w:val="12"/>
      </w:pPr>
      <w:r>
        <w:t>Angela Chan</w:t>
      </w:r>
    </w:p>
    <w:p w14:paraId="57DA4200" w14:textId="77777777" w:rsidR="00162074" w:rsidRDefault="006E4140">
      <w:r>
        <w:t>It must be our foe! For our Motherland, we shall exorcize him from head to toe!</w:t>
      </w:r>
    </w:p>
    <w:p w14:paraId="6B22CBD2" w14:textId="77777777" w:rsidR="00162074" w:rsidRDefault="006E4140">
      <w:pPr>
        <w:pStyle w:val="12"/>
      </w:pPr>
      <w:r>
        <w:t>Hal Jordan</w:t>
      </w:r>
    </w:p>
    <w:p w14:paraId="30F21E9E" w14:textId="77777777" w:rsidR="00162074" w:rsidRDefault="006E4140">
      <w:r>
        <w:t>Chef, make steak out of them! Two thousand dollars!</w:t>
      </w:r>
    </w:p>
    <w:p w14:paraId="538D5975" w14:textId="77777777" w:rsidR="00162074" w:rsidRDefault="006E4140">
      <w:pPr>
        <w:pStyle w:val="12"/>
      </w:pPr>
      <w:r>
        <w:t>Adela Chan Jr</w:t>
      </w:r>
    </w:p>
    <w:p w14:paraId="70ADB0F9" w14:textId="77777777" w:rsidR="00162074" w:rsidRDefault="006E4140">
      <w:r>
        <w:t xml:space="preserve">Ready? </w:t>
      </w:r>
      <w:r>
        <w:rPr>
          <w:i/>
        </w:rPr>
        <w:t>(Retreating)</w:t>
      </w:r>
    </w:p>
    <w:p w14:paraId="526B27A2" w14:textId="77777777" w:rsidR="00162074" w:rsidRDefault="006E4140">
      <w:pPr>
        <w:pStyle w:val="12"/>
      </w:pPr>
      <w:r>
        <w:t>Angela Chan</w:t>
      </w:r>
    </w:p>
    <w:p w14:paraId="73DC5055" w14:textId="77777777" w:rsidR="00162074" w:rsidRDefault="006E4140">
      <w:r>
        <w:t xml:space="preserve">One! </w:t>
      </w:r>
      <w:r>
        <w:rPr>
          <w:i/>
        </w:rPr>
        <w:t>(Swiping Hal Jordan with a pool cue)</w:t>
      </w:r>
    </w:p>
    <w:p w14:paraId="6602CEF4" w14:textId="77777777" w:rsidR="00162074" w:rsidRDefault="006E4140">
      <w:pPr>
        <w:pStyle w:val="12"/>
      </w:pPr>
      <w:r>
        <w:t>Adela Chan Jr</w:t>
      </w:r>
    </w:p>
    <w:p w14:paraId="14CA4D12" w14:textId="77777777" w:rsidR="00162074" w:rsidRDefault="006E4140">
      <w:r>
        <w:t xml:space="preserve">Two! </w:t>
      </w:r>
      <w:r>
        <w:rPr>
          <w:i/>
        </w:rPr>
        <w:t>(Swiping him with another pool cue)</w:t>
      </w:r>
    </w:p>
    <w:p w14:paraId="2FFB6AA1" w14:textId="77777777" w:rsidR="00162074" w:rsidRDefault="006E4140">
      <w:pPr>
        <w:pStyle w:val="12"/>
      </w:pPr>
      <w:r>
        <w:t>Angela Chan</w:t>
      </w:r>
    </w:p>
    <w:p w14:paraId="5B367A14" w14:textId="77777777" w:rsidR="00162074" w:rsidRDefault="006E4140">
      <w:r>
        <w:t xml:space="preserve">Three! </w:t>
      </w:r>
      <w:r>
        <w:rPr>
          <w:i/>
        </w:rPr>
        <w:t>(Sticking the first pool cue into the green circle)</w:t>
      </w:r>
    </w:p>
    <w:p w14:paraId="53F63811" w14:textId="77777777" w:rsidR="00162074" w:rsidRDefault="006E4140">
      <w:pPr>
        <w:pStyle w:val="11"/>
      </w:pPr>
      <w:r>
        <w:t xml:space="preserve">Hal Jordan disappears and Angela Chan’s cue starts to burn. Dark red water flows into the Cellier Steakhouse, up to their feet, before which they run out to a higher ground </w:t>
      </w:r>
      <w:r>
        <w:rPr>
          <w:i/>
        </w:rPr>
        <w:t>(off-screen)</w:t>
      </w:r>
      <w:r>
        <w:t>.</w:t>
      </w:r>
    </w:p>
    <w:p w14:paraId="27D1C61C" w14:textId="77777777" w:rsidR="00162074" w:rsidRDefault="006E4140">
      <w:pPr>
        <w:pStyle w:val="Heading2"/>
      </w:pPr>
      <w:bookmarkStart w:id="28" w:name="_Toc80735921"/>
      <w:bookmarkStart w:id="29" w:name="_Toc84106668"/>
      <w:r>
        <w:lastRenderedPageBreak/>
        <w:t>Scene VIII</w:t>
      </w:r>
      <w:bookmarkEnd w:id="28"/>
      <w:bookmarkEnd w:id="29"/>
    </w:p>
    <w:p w14:paraId="35A9E329" w14:textId="77777777" w:rsidR="00162074" w:rsidRDefault="006E4140">
      <w:pPr>
        <w:pStyle w:val="11"/>
      </w:pPr>
      <w:r>
        <w:t>EXTERIOR — Ruins of the United Kingdom Pavilion. Wearing a dark plaid jacket, a dark top depicted a bear with the word "MUM" underneath, tan shorts and brown boots, Merida appears covered by the fallen bricks, tiles, glass and steel, only with her head out, struggling onto a cart filled with copper coins, gold coins and gold-and-silver ones. Both Adela Chan Jr and Angela Chan bend down to her, only to be scared by the thunderstorm, louder and louder, screen darker and darker. Arthur Curry rises from the World Showcase Lagoon.</w:t>
      </w:r>
    </w:p>
    <w:p w14:paraId="517C5E35" w14:textId="77777777" w:rsidR="00162074" w:rsidRDefault="006E4140">
      <w:pPr>
        <w:pStyle w:val="12"/>
      </w:pPr>
      <w:r>
        <w:t>Arthur Curry</w:t>
      </w:r>
    </w:p>
    <w:p w14:paraId="2B36E794" w14:textId="77777777" w:rsidR="00162074" w:rsidRDefault="006E4140">
      <w:r>
        <w:t>HERE! TWO FOWLS ARE RUINING OUR KINGDOM!</w:t>
      </w:r>
    </w:p>
    <w:p w14:paraId="745EE7D0" w14:textId="77777777" w:rsidR="00162074" w:rsidRDefault="006E4140">
      <w:pPr>
        <w:pStyle w:val="12"/>
      </w:pPr>
      <w:r>
        <w:t>Adela Chan Jr, Angela Chan</w:t>
      </w:r>
    </w:p>
    <w:p w14:paraId="77F0089A" w14:textId="77777777" w:rsidR="00162074" w:rsidRDefault="006E4140">
      <w:r>
        <w:t xml:space="preserve">Are you kidding, Mister Curry? </w:t>
      </w:r>
      <w:r>
        <w:rPr>
          <w:i/>
        </w:rPr>
        <w:t>(Waving pool cues)</w:t>
      </w:r>
      <w:r>
        <w:t xml:space="preserve"> Here is not your Kingdom but an Experimental Prototype Community of Tomorrow! It’s born today!</w:t>
      </w:r>
    </w:p>
    <w:p w14:paraId="4E86E778" w14:textId="77777777" w:rsidR="00162074" w:rsidRDefault="006E4140">
      <w:pPr>
        <w:pStyle w:val="12"/>
      </w:pPr>
      <w:r>
        <w:t>Harry Potter</w:t>
      </w:r>
    </w:p>
    <w:p w14:paraId="286AB33F" w14:textId="77777777" w:rsidR="00162074" w:rsidRDefault="006E4140">
      <w:r>
        <w:rPr>
          <w:i/>
        </w:rPr>
        <w:t>(Points his wand to a tile)</w:t>
      </w:r>
      <w:r>
        <w:t xml:space="preserve"> ACCIO!</w:t>
      </w:r>
    </w:p>
    <w:p w14:paraId="206B4AC2" w14:textId="77777777" w:rsidR="00162074" w:rsidRDefault="006E4140">
      <w:pPr>
        <w:pStyle w:val="11"/>
      </w:pPr>
      <w:r>
        <w:t>A deadly blue light emits from his wand when Adela Chan Jr fend it off by pointing it with her pool cue tip.</w:t>
      </w:r>
    </w:p>
    <w:p w14:paraId="4F1FCA45" w14:textId="77777777" w:rsidR="00162074" w:rsidRDefault="006E4140">
      <w:pPr>
        <w:pStyle w:val="12"/>
      </w:pPr>
      <w:r>
        <w:t>Adela Chan Jr</w:t>
      </w:r>
    </w:p>
    <w:p w14:paraId="119F9216" w14:textId="77777777" w:rsidR="00162074" w:rsidRDefault="006E4140">
      <w:r>
        <w:t>Reverse Spell!</w:t>
      </w:r>
    </w:p>
    <w:p w14:paraId="31B40160" w14:textId="77777777" w:rsidR="00162074" w:rsidRDefault="006E4140">
      <w:pPr>
        <w:pStyle w:val="11"/>
      </w:pPr>
      <w:r>
        <w:t>Harry Potter slips into the Lagoon.</w:t>
      </w:r>
    </w:p>
    <w:p w14:paraId="61A5A03B" w14:textId="77777777" w:rsidR="00162074" w:rsidRDefault="006E4140">
      <w:pPr>
        <w:pStyle w:val="12"/>
      </w:pPr>
      <w:r>
        <w:t>Merida</w:t>
      </w:r>
    </w:p>
    <w:p w14:paraId="2A00E7E7" w14:textId="77777777" w:rsidR="00162074" w:rsidRDefault="006E4140">
      <w:r>
        <w:t>What is happening outside?</w:t>
      </w:r>
    </w:p>
    <w:p w14:paraId="7FCD550B" w14:textId="77777777" w:rsidR="00162074" w:rsidRDefault="006E4140">
      <w:pPr>
        <w:pStyle w:val="12"/>
      </w:pPr>
      <w:r>
        <w:t>Adela Chan Jr</w:t>
      </w:r>
    </w:p>
    <w:p w14:paraId="034475D2" w14:textId="77777777" w:rsidR="00162074" w:rsidRDefault="006E4140">
      <w:r>
        <w:t>A potter is down into the water, gone with Charles III. Let’s clean the garbage fallen on your Highness Merida. Besides, your friend Mulan is interned in Canada Pavilion nearby. Thank goodness that no truth is related to deliberate destruction of this Pavilion.</w:t>
      </w:r>
    </w:p>
    <w:p w14:paraId="74689F46" w14:textId="77777777" w:rsidR="00162074" w:rsidRDefault="006E4140">
      <w:pPr>
        <w:pStyle w:val="12"/>
      </w:pPr>
      <w:r>
        <w:t>Angela Chan</w:t>
      </w:r>
    </w:p>
    <w:p w14:paraId="6CB34427" w14:textId="77777777" w:rsidR="00162074" w:rsidRDefault="006E4140">
      <w:r>
        <w:t xml:space="preserve">One! </w:t>
      </w:r>
      <w:r>
        <w:rPr>
          <w:i/>
        </w:rPr>
        <w:t>(Throwing one brick to an empty cart)</w:t>
      </w:r>
    </w:p>
    <w:p w14:paraId="344A8986" w14:textId="77777777" w:rsidR="00162074" w:rsidRDefault="006E4140">
      <w:pPr>
        <w:pStyle w:val="12"/>
      </w:pPr>
      <w:r>
        <w:t>Adela Chan Jr</w:t>
      </w:r>
    </w:p>
    <w:p w14:paraId="2A8AAF2D" w14:textId="77777777" w:rsidR="00162074" w:rsidRDefault="006E4140">
      <w:r>
        <w:t xml:space="preserve">Two! </w:t>
      </w:r>
      <w:r>
        <w:rPr>
          <w:i/>
        </w:rPr>
        <w:t>(Throwing another brick to an empty cart)</w:t>
      </w:r>
    </w:p>
    <w:p w14:paraId="256F0E7E" w14:textId="77777777" w:rsidR="00162074" w:rsidRDefault="006E4140">
      <w:pPr>
        <w:pStyle w:val="12"/>
      </w:pPr>
      <w:r>
        <w:t>Angela Chan</w:t>
      </w:r>
    </w:p>
    <w:p w14:paraId="308BB3A4" w14:textId="77777777" w:rsidR="00162074" w:rsidRDefault="006E4140">
      <w:r>
        <w:t xml:space="preserve">Three! </w:t>
      </w:r>
      <w:r>
        <w:rPr>
          <w:i/>
        </w:rPr>
        <w:t>(Picking a red gem lettered “A”)</w:t>
      </w:r>
    </w:p>
    <w:p w14:paraId="7A77796F" w14:textId="77777777" w:rsidR="00162074" w:rsidRDefault="006E4140">
      <w:pPr>
        <w:pStyle w:val="11"/>
      </w:pPr>
      <w:r>
        <w:t>Merida stands up with the aid of Adela and Angela Chan who has removed the ruins over Merida.</w:t>
      </w:r>
    </w:p>
    <w:p w14:paraId="547A95E1" w14:textId="77777777" w:rsidR="00162074" w:rsidRDefault="006E4140">
      <w:pPr>
        <w:pStyle w:val="12"/>
      </w:pPr>
      <w:r>
        <w:t>Merida</w:t>
      </w:r>
    </w:p>
    <w:p w14:paraId="7DD4AAA2" w14:textId="77777777" w:rsidR="00162074" w:rsidRDefault="006E4140">
      <w:r>
        <w:t>Well, done! Nobody will harry us!</w:t>
      </w:r>
    </w:p>
    <w:p w14:paraId="62A2F725" w14:textId="77777777" w:rsidR="00162074" w:rsidRDefault="006E4140">
      <w:pPr>
        <w:pStyle w:val="11"/>
      </w:pPr>
      <w:r>
        <w:t>Suddenly, Harry Potter appears from behind her.</w:t>
      </w:r>
    </w:p>
    <w:p w14:paraId="20F02EAB" w14:textId="77777777" w:rsidR="00162074" w:rsidRDefault="006E4140">
      <w:pPr>
        <w:pStyle w:val="12"/>
      </w:pPr>
      <w:r>
        <w:lastRenderedPageBreak/>
        <w:t>Harry Potter</w:t>
      </w:r>
    </w:p>
    <w:p w14:paraId="393B2300" w14:textId="77777777" w:rsidR="00162074" w:rsidRDefault="006E4140">
      <w:r>
        <w:t xml:space="preserve">PETRIFICUS TOTALUS! MOBILICORPUS! </w:t>
      </w:r>
      <w:r>
        <w:rPr>
          <w:i/>
        </w:rPr>
        <w:t>(Moves his wand from Merida towards the lagoon)</w:t>
      </w:r>
    </w:p>
    <w:p w14:paraId="2CBA786A" w14:textId="77777777" w:rsidR="00162074" w:rsidRDefault="006E4140">
      <w:pPr>
        <w:pStyle w:val="12"/>
      </w:pPr>
      <w:r>
        <w:t>Ron Weasley</w:t>
      </w:r>
    </w:p>
    <w:p w14:paraId="08AA43F1" w14:textId="77777777" w:rsidR="00162074" w:rsidRDefault="006E4140">
      <w:r>
        <w:t>Fire!</w:t>
      </w:r>
    </w:p>
    <w:p w14:paraId="06FD2854" w14:textId="77777777" w:rsidR="00162074" w:rsidRDefault="006E4140">
      <w:pPr>
        <w:pStyle w:val="11"/>
      </w:pPr>
      <w:r>
        <w:t xml:space="preserve">On the wood ruins raises a fire. Adela Chan Jr and Angela Chan left the scene </w:t>
      </w:r>
    </w:p>
    <w:p w14:paraId="3900E5B3" w14:textId="77777777" w:rsidR="00162074" w:rsidRDefault="006E4140">
      <w:pPr>
        <w:pStyle w:val="Heading2"/>
      </w:pPr>
      <w:bookmarkStart w:id="30" w:name="_Toc80735922"/>
      <w:bookmarkStart w:id="31" w:name="_Toc84106669"/>
      <w:r>
        <w:t>Scene IX</w:t>
      </w:r>
      <w:bookmarkEnd w:id="30"/>
      <w:bookmarkEnd w:id="31"/>
    </w:p>
    <w:p w14:paraId="7278CCEE" w14:textId="77777777" w:rsidR="00162074" w:rsidRDefault="006E4140">
      <w:pPr>
        <w:pStyle w:val="11"/>
      </w:pPr>
      <w:r>
        <w:t>EXTERIOR — another corner of the United Kingdom Pavilion ruins. Covered by fallen red bricks and timber, Aurora lies unconscious, dressing a pink headband, a striped, pink long-sleeved pajama with "Nap Queen" in gold letters – over the letter "N" was a crown – dark pink pants with glitters and pink ballet flats. However, she is not bleeding.</w:t>
      </w:r>
    </w:p>
    <w:p w14:paraId="1F5ABC8D" w14:textId="77777777" w:rsidR="00162074" w:rsidRDefault="006E4140">
      <w:pPr>
        <w:pStyle w:val="12"/>
      </w:pPr>
      <w:r>
        <w:t>Adela Chan Jr</w:t>
      </w:r>
    </w:p>
    <w:p w14:paraId="77002AE3" w14:textId="77777777" w:rsidR="00162074" w:rsidRDefault="006E4140">
      <w:r>
        <w:t>What a pity, Aurora your Highness!</w:t>
      </w:r>
    </w:p>
    <w:p w14:paraId="5C7A331C" w14:textId="77777777" w:rsidR="00162074" w:rsidRDefault="006E4140">
      <w:pPr>
        <w:pStyle w:val="12"/>
      </w:pPr>
      <w:r>
        <w:t>Angela Chan</w:t>
      </w:r>
    </w:p>
    <w:p w14:paraId="5707A1B2" w14:textId="77777777" w:rsidR="00162074" w:rsidRDefault="006E4140">
      <w:r>
        <w:t>“Dawn”, you mean?</w:t>
      </w:r>
    </w:p>
    <w:p w14:paraId="5AD3126A" w14:textId="77777777" w:rsidR="00162074" w:rsidRDefault="006E4140">
      <w:pPr>
        <w:pStyle w:val="12"/>
      </w:pPr>
      <w:r>
        <w:t>Aurora</w:t>
      </w:r>
    </w:p>
    <w:p w14:paraId="6E7643CC" w14:textId="77777777" w:rsidR="00162074" w:rsidRDefault="006E4140">
      <w:r>
        <w:t>Yes, as the sky is darkening!</w:t>
      </w:r>
    </w:p>
    <w:p w14:paraId="4A13DA67" w14:textId="77777777" w:rsidR="00162074" w:rsidRDefault="006E4140">
      <w:pPr>
        <w:pStyle w:val="11"/>
      </w:pPr>
      <w:r>
        <w:t xml:space="preserve">They throw some bricks aside, attempting to rescue Aurora. A panel bridge begins to grow and escalate </w:t>
      </w:r>
      <w:r>
        <w:rPr>
          <w:i/>
        </w:rPr>
        <w:t>(Pan there)</w:t>
      </w:r>
      <w:r>
        <w:t>. Having destructed the cross, Adela and Angela Chan and Aurora walk along the bridge – cut to their view – only to be tripped by Daffy Duck dressed as Donald Duck, and then fall into the Lagoon. Cut to underwater.</w:t>
      </w:r>
    </w:p>
    <w:p w14:paraId="76AE6D78" w14:textId="77777777" w:rsidR="00162074" w:rsidRDefault="006E4140">
      <w:pPr>
        <w:pStyle w:val="12"/>
      </w:pPr>
      <w:r>
        <w:t>Arthur Curry</w:t>
      </w:r>
    </w:p>
    <w:p w14:paraId="1CAA7C72" w14:textId="77777777" w:rsidR="00162074" w:rsidRDefault="006E4140">
      <w:r>
        <w:rPr>
          <w:i/>
          <w:iCs/>
        </w:rPr>
        <w:t>(Grabbing Adela Chan Jr, Angela Chan and Aurora)</w:t>
      </w:r>
      <w:r>
        <w:t xml:space="preserve"> Let’s share this piece of cake, little Duckling! </w:t>
      </w:r>
      <w:r>
        <w:rPr>
          <w:i/>
        </w:rPr>
        <w:t>(He floats, and the bars sink)</w:t>
      </w:r>
    </w:p>
    <w:p w14:paraId="5374F1F6" w14:textId="77777777" w:rsidR="00162074" w:rsidRDefault="006E4140">
      <w:pPr>
        <w:pStyle w:val="12"/>
      </w:pPr>
      <w:r>
        <w:t>Daffy Duck</w:t>
      </w:r>
    </w:p>
    <w:p w14:paraId="48734E52" w14:textId="77777777" w:rsidR="00162074" w:rsidRDefault="006E4140">
      <w:r>
        <w:t>Of course!</w:t>
      </w:r>
    </w:p>
    <w:p w14:paraId="0A908578" w14:textId="77777777" w:rsidR="00162074" w:rsidRDefault="006E4140">
      <w:pPr>
        <w:pStyle w:val="12"/>
      </w:pPr>
      <w:r>
        <w:t>Elmer Fudd</w:t>
      </w:r>
    </w:p>
    <w:p w14:paraId="655D12BA" w14:textId="77777777" w:rsidR="00162074" w:rsidRDefault="006E4140">
      <w:r>
        <w:t>First, you need to dice their cue into a skillet. Then, remove the headband that will affect the flavor. After that, the most difficult things came – to dissect them due to their super-ability to survive a killing curse.</w:t>
      </w:r>
    </w:p>
    <w:p w14:paraId="3EA44402" w14:textId="77777777" w:rsidR="00162074" w:rsidRDefault="006E4140">
      <w:pPr>
        <w:pStyle w:val="11"/>
      </w:pPr>
      <w:r>
        <w:t xml:space="preserve">Adela Chan Jr and Angela Chan escapes when Elmer Fudd attempts to clutch them, whereas Aurora is entrapped </w:t>
      </w:r>
      <w:r>
        <w:rPr>
          <w:i/>
        </w:rPr>
        <w:t>(off screen)</w:t>
      </w:r>
      <w:r>
        <w:t>.</w:t>
      </w:r>
    </w:p>
    <w:p w14:paraId="3ED1E3C8" w14:textId="77777777" w:rsidR="00162074" w:rsidRDefault="006E4140">
      <w:pPr>
        <w:pStyle w:val="12"/>
      </w:pPr>
      <w:r>
        <w:t>(Elmer Fudd)</w:t>
      </w:r>
    </w:p>
    <w:p w14:paraId="151C4E72" w14:textId="77777777" w:rsidR="00162074" w:rsidRDefault="006E4140">
      <w:r>
        <w:t>Huh-huh-huh-huh-uh!</w:t>
      </w:r>
    </w:p>
    <w:p w14:paraId="79FA1645" w14:textId="77777777" w:rsidR="00162074" w:rsidRDefault="006E4140">
      <w:pPr>
        <w:pStyle w:val="12"/>
      </w:pPr>
      <w:r>
        <w:t>(Daffy Duck)</w:t>
      </w:r>
    </w:p>
    <w:p w14:paraId="0A355160" w14:textId="77777777" w:rsidR="00162074" w:rsidRDefault="006E4140">
      <w:r>
        <w:t>You're despicable, VERY despicable, and MORE THAN despicable.</w:t>
      </w:r>
    </w:p>
    <w:p w14:paraId="3A7F908A" w14:textId="77777777" w:rsidR="00162074" w:rsidRDefault="006E4140">
      <w:pPr>
        <w:pStyle w:val="11"/>
      </w:pPr>
      <w:r>
        <w:lastRenderedPageBreak/>
        <w:t>The sun falls into the distance behind the screen. Cut to the running Adela and Angela Chan.</w:t>
      </w:r>
    </w:p>
    <w:p w14:paraId="4AD8CE9B" w14:textId="77777777" w:rsidR="00162074" w:rsidRDefault="006E4140">
      <w:pPr>
        <w:pStyle w:val="12"/>
      </w:pPr>
      <w:r>
        <w:t>Adela Chan Jr</w:t>
      </w:r>
    </w:p>
    <w:p w14:paraId="7A7AED4B" w14:textId="77777777" w:rsidR="00162074" w:rsidRDefault="006E4140">
      <w:pPr>
        <w:rPr>
          <w:i/>
        </w:rPr>
      </w:pPr>
      <w:r>
        <w:t>Daffy is despicable, too.</w:t>
      </w:r>
    </w:p>
    <w:p w14:paraId="58EE400B" w14:textId="77777777" w:rsidR="00162074" w:rsidRDefault="006E4140">
      <w:pPr>
        <w:pStyle w:val="11"/>
      </w:pPr>
      <w:r>
        <w:t>Adela and Angela Chan Walk out of the screen.</w:t>
      </w:r>
    </w:p>
    <w:p w14:paraId="471BD21E" w14:textId="77777777" w:rsidR="00162074" w:rsidRDefault="006E4140">
      <w:pPr>
        <w:pStyle w:val="Heading2"/>
      </w:pPr>
      <w:bookmarkStart w:id="32" w:name="_Toc80735923"/>
      <w:bookmarkStart w:id="33" w:name="_Toc84106670"/>
      <w:r>
        <w:t>Scene X</w:t>
      </w:r>
      <w:bookmarkEnd w:id="32"/>
      <w:bookmarkEnd w:id="33"/>
    </w:p>
    <w:p w14:paraId="1158A6DD" w14:textId="77777777" w:rsidR="00162074" w:rsidRDefault="006E4140">
      <w:pPr>
        <w:pStyle w:val="11"/>
      </w:pPr>
      <w:r>
        <w:t>INTERIOR — Imagination Pavilion. As the glass pyramids opaqued by an invasive species of vine, Adela Chan Jr and Angela Chan are feeling their way towards a lime glow.</w:t>
      </w:r>
    </w:p>
    <w:p w14:paraId="11061739" w14:textId="77777777" w:rsidR="00162074" w:rsidRDefault="006E4140">
      <w:pPr>
        <w:pStyle w:val="12"/>
      </w:pPr>
      <w:r>
        <w:t>Adela Chan Jr</w:t>
      </w:r>
    </w:p>
    <w:p w14:paraId="31B59C42" w14:textId="77777777" w:rsidR="00162074" w:rsidRDefault="006E4140">
      <w:r>
        <w:t>Let’s Journey into Imagination with Figment!</w:t>
      </w:r>
    </w:p>
    <w:p w14:paraId="1F384C72" w14:textId="77777777" w:rsidR="00162074" w:rsidRDefault="006E4140">
      <w:pPr>
        <w:pStyle w:val="12"/>
      </w:pPr>
      <w:r>
        <w:t>(Rapunzel)</w:t>
      </w:r>
    </w:p>
    <w:p w14:paraId="4DD97B4B" w14:textId="77777777" w:rsidR="00162074" w:rsidRDefault="006E4140">
      <w:r>
        <w:t>Sorry, Dr. Nigel Channing and Figment was killed yesterday.</w:t>
      </w:r>
    </w:p>
    <w:p w14:paraId="2B5BC9D5" w14:textId="77777777" w:rsidR="00162074" w:rsidRDefault="006E4140">
      <w:pPr>
        <w:pStyle w:val="12"/>
      </w:pPr>
      <w:r>
        <w:t>Angela Chan</w:t>
      </w:r>
    </w:p>
    <w:p w14:paraId="7B5AC532" w14:textId="77777777" w:rsidR="00162074" w:rsidRDefault="006E4140">
      <w:r>
        <w:t>What if we visit What-if Labs?</w:t>
      </w:r>
    </w:p>
    <w:p w14:paraId="644C00AE" w14:textId="77777777" w:rsidR="00162074" w:rsidRDefault="006E4140">
      <w:pPr>
        <w:pStyle w:val="12"/>
      </w:pPr>
      <w:r>
        <w:t>(Rapunzel)</w:t>
      </w:r>
    </w:p>
    <w:p w14:paraId="52C2F43E" w14:textId="77777777" w:rsidR="00162074" w:rsidRDefault="006E4140">
      <w:r>
        <w:t>Captain EO will come…</w:t>
      </w:r>
    </w:p>
    <w:p w14:paraId="1C20D0FB" w14:textId="77777777" w:rsidR="00162074" w:rsidRDefault="006E4140">
      <w:pPr>
        <w:pStyle w:val="12"/>
      </w:pPr>
      <w:r>
        <w:t>Angela Chan</w:t>
      </w:r>
    </w:p>
    <w:p w14:paraId="31FDFA96" w14:textId="77777777" w:rsidR="00162074" w:rsidRDefault="006E4140">
      <w:r>
        <w:t>EO IS IT!</w:t>
      </w:r>
    </w:p>
    <w:p w14:paraId="77831851" w14:textId="77777777" w:rsidR="00162074" w:rsidRDefault="006E4140">
      <w:pPr>
        <w:pStyle w:val="12"/>
      </w:pPr>
      <w:r>
        <w:t>(Rapunzel)</w:t>
      </w:r>
    </w:p>
    <w:p w14:paraId="7B48D4BB" w14:textId="77777777" w:rsidR="00162074" w:rsidRDefault="006E4140">
      <w:r>
        <w:t>Sorry, my hands tied together by a Martian, I can’t leave now.</w:t>
      </w:r>
    </w:p>
    <w:p w14:paraId="34160D22" w14:textId="77777777" w:rsidR="00162074" w:rsidRDefault="006E4140">
      <w:pPr>
        <w:pStyle w:val="12"/>
      </w:pPr>
      <w:r>
        <w:t>Adela Chan Jr</w:t>
      </w:r>
    </w:p>
    <w:p w14:paraId="4D02AD4A" w14:textId="77777777" w:rsidR="00162074" w:rsidRDefault="006E4140">
      <w:r>
        <w:t>Martian? Let’s help rid it!</w:t>
      </w:r>
    </w:p>
    <w:p w14:paraId="7ABEC4D9" w14:textId="77777777" w:rsidR="00162074" w:rsidRDefault="006E4140">
      <w:pPr>
        <w:pStyle w:val="12"/>
      </w:pPr>
      <w:r>
        <w:t>Angela Chan</w:t>
      </w:r>
    </w:p>
    <w:p w14:paraId="0392B84A" w14:textId="77777777" w:rsidR="00162074" w:rsidRDefault="006E4140">
      <w:r>
        <w:t>Rid the Martian out of the Earth!</w:t>
      </w:r>
    </w:p>
    <w:p w14:paraId="2EB4A150" w14:textId="77777777" w:rsidR="00162074" w:rsidRDefault="006E4140">
      <w:pPr>
        <w:pStyle w:val="11"/>
      </w:pPr>
      <w:r>
        <w:t>Adela and Angela Chan enter the Disney Vacation Club Lounge in Imagination Pavilion, which is entirely dark.</w:t>
      </w:r>
    </w:p>
    <w:p w14:paraId="629D36E7" w14:textId="77777777" w:rsidR="00162074" w:rsidRDefault="006E4140">
      <w:pPr>
        <w:pStyle w:val="12"/>
      </w:pPr>
      <w:r>
        <w:t>Adela Chan Jr</w:t>
      </w:r>
    </w:p>
    <w:p w14:paraId="445028A4" w14:textId="77777777" w:rsidR="00162074" w:rsidRDefault="006E4140">
      <w:r>
        <w:t>Haven’t you ever got to know that your planet is invaded by alien detectors? Please check it before it’s too late.</w:t>
      </w:r>
    </w:p>
    <w:p w14:paraId="5233E48F" w14:textId="77777777" w:rsidR="00162074" w:rsidRDefault="006E4140">
      <w:pPr>
        <w:pStyle w:val="12"/>
      </w:pPr>
      <w:r>
        <w:t>Marvin the Martian</w:t>
      </w:r>
    </w:p>
    <w:p w14:paraId="2BD418A5" w14:textId="77777777" w:rsidR="00162074" w:rsidRDefault="006E4140">
      <w:r>
        <w:t>Yes.</w:t>
      </w:r>
    </w:p>
    <w:p w14:paraId="02C22B7E" w14:textId="77777777" w:rsidR="00162074" w:rsidRDefault="006E4140">
      <w:pPr>
        <w:pStyle w:val="12"/>
      </w:pPr>
      <w:r>
        <w:t>Adela Chan Jr, Angela Chan</w:t>
      </w:r>
    </w:p>
    <w:p w14:paraId="6E0B2111" w14:textId="77777777" w:rsidR="00162074" w:rsidRDefault="006E4140">
      <w:r>
        <w:rPr>
          <w:i/>
        </w:rPr>
        <w:t>(Turning back)</w:t>
      </w:r>
      <w:r>
        <w:t xml:space="preserve"> Chase them!</w:t>
      </w:r>
    </w:p>
    <w:p w14:paraId="3C006E08" w14:textId="77777777" w:rsidR="00162074" w:rsidRDefault="006E4140">
      <w:pPr>
        <w:pStyle w:val="11"/>
      </w:pPr>
      <w:r>
        <w:t>Rapunzel appears with a lilac hoodie over a purple top with a graphic "The Snuggly Duckling BARHOUSE" above “WE’VE GOT A DREAM”, lavender leggings patterned with glittering Corona sun crests, as well as a pair of pink sneakers with purple laces.</w:t>
      </w:r>
    </w:p>
    <w:p w14:paraId="778A0630" w14:textId="77777777" w:rsidR="00162074" w:rsidRDefault="006E4140">
      <w:pPr>
        <w:pStyle w:val="12"/>
      </w:pPr>
      <w:r>
        <w:lastRenderedPageBreak/>
        <w:t>Rapunzel</w:t>
      </w:r>
    </w:p>
    <w:p w14:paraId="051C651D" w14:textId="77777777" w:rsidR="00162074" w:rsidRDefault="006E4140">
      <w:r>
        <w:t>It’s my turn to clutch the Martian!</w:t>
      </w:r>
    </w:p>
    <w:p w14:paraId="2D5FBED0" w14:textId="77777777" w:rsidR="00162074" w:rsidRDefault="006E4140">
      <w:pPr>
        <w:pStyle w:val="11"/>
      </w:pPr>
      <w:r>
        <w:t>She throws her hair towards Marvin the Martian, only to find it too short to draw him.</w:t>
      </w:r>
    </w:p>
    <w:p w14:paraId="4D27EAA8" w14:textId="77777777" w:rsidR="00162074" w:rsidRDefault="006E4140">
      <w:pPr>
        <w:pStyle w:val="12"/>
      </w:pPr>
      <w:r>
        <w:t>Adela Chan Jr</w:t>
      </w:r>
    </w:p>
    <w:p w14:paraId="0F62189C" w14:textId="77777777" w:rsidR="00162074" w:rsidRDefault="006E4140">
      <w:r>
        <w:t>Who cut your hair, your Highness Rapunzel?</w:t>
      </w:r>
    </w:p>
    <w:p w14:paraId="4156C986" w14:textId="77777777" w:rsidR="00162074" w:rsidRDefault="006E4140">
      <w:pPr>
        <w:pStyle w:val="12"/>
      </w:pPr>
      <w:r>
        <w:t>Rapunzel</w:t>
      </w:r>
    </w:p>
    <w:p w14:paraId="397E0401" w14:textId="77777777" w:rsidR="00162074" w:rsidRDefault="006E4140">
      <w:r>
        <w:t>Yesternight, I dreamt Aurora spun my hair to save a giant from the Google Tower, and Merida shot it towards the tower. Waking up, I found my hair cut, with seven inches remaining.</w:t>
      </w:r>
    </w:p>
    <w:p w14:paraId="326C6A8A" w14:textId="77777777" w:rsidR="00162074" w:rsidRDefault="006E4140">
      <w:pPr>
        <w:pStyle w:val="12"/>
      </w:pPr>
      <w:r>
        <w:t>Marvin the Martian</w:t>
      </w:r>
    </w:p>
    <w:p w14:paraId="043FF140" w14:textId="77777777" w:rsidR="00162074" w:rsidRDefault="006E4140">
      <w:r>
        <w:t xml:space="preserve">Hee-Haw! </w:t>
      </w:r>
      <w:r>
        <w:rPr>
          <w:i/>
        </w:rPr>
        <w:t>(Clutching Rapunzel again)</w:t>
      </w:r>
    </w:p>
    <w:p w14:paraId="2416D1CF" w14:textId="77777777" w:rsidR="00162074" w:rsidRDefault="006E4140">
      <w:pPr>
        <w:pStyle w:val="12"/>
      </w:pPr>
      <w:r>
        <w:t>Adela Chan Jr</w:t>
      </w:r>
    </w:p>
    <w:p w14:paraId="1A7BB676" w14:textId="77777777" w:rsidR="00162074" w:rsidRDefault="006E4140">
      <w:r>
        <w:t>And then? What occurred to Google Tower and Wreck-it Ralph?</w:t>
      </w:r>
    </w:p>
    <w:p w14:paraId="1713928E" w14:textId="77777777" w:rsidR="00162074" w:rsidRDefault="006E4140">
      <w:pPr>
        <w:pStyle w:val="12"/>
      </w:pPr>
      <w:r>
        <w:t>Rapunzel</w:t>
      </w:r>
    </w:p>
    <w:p w14:paraId="64EA0236" w14:textId="77777777" w:rsidR="00162074" w:rsidRDefault="006E4140">
      <w:r>
        <w:t>Another virus collapsed the Tower two years later. Having intervened our leaders for years, the virus killed him in action. Fortunately, the virus ceased under the control of the United Nations before 2023, thus affect nothing on our 100th anniversary…</w:t>
      </w:r>
    </w:p>
    <w:p w14:paraId="0063CD67" w14:textId="77777777" w:rsidR="00162074" w:rsidRDefault="006E4140">
      <w:pPr>
        <w:pStyle w:val="12"/>
      </w:pPr>
      <w:r>
        <w:t>Angela Chan</w:t>
      </w:r>
    </w:p>
    <w:p w14:paraId="0FCB9E98" w14:textId="77777777" w:rsidR="00162074" w:rsidRDefault="006E4140">
      <w:pPr>
        <w:rPr>
          <w:i/>
          <w:iCs/>
        </w:rPr>
      </w:pPr>
      <w:r>
        <w:t xml:space="preserve">A Martian is ruining it! Let’s chase him back to Mars! </w:t>
      </w:r>
      <w:r>
        <w:rPr>
          <w:i/>
          <w:iCs/>
        </w:rPr>
        <w:t>(All chases Marvin the Martian)</w:t>
      </w:r>
    </w:p>
    <w:p w14:paraId="118FED36" w14:textId="77777777" w:rsidR="00162074" w:rsidRDefault="006E4140">
      <w:pPr>
        <w:pStyle w:val="11"/>
      </w:pPr>
      <w:r>
        <w:t>The sky falls black with “FIVE MUNITES LATER”.</w:t>
      </w:r>
    </w:p>
    <w:p w14:paraId="598BF71B" w14:textId="77777777" w:rsidR="00162074" w:rsidRDefault="006E4140">
      <w:pPr>
        <w:pStyle w:val="Heading2"/>
      </w:pPr>
      <w:bookmarkStart w:id="34" w:name="_Toc80735924"/>
      <w:bookmarkStart w:id="35" w:name="_Toc84106671"/>
      <w:r>
        <w:t>Scene XI</w:t>
      </w:r>
      <w:bookmarkEnd w:id="34"/>
      <w:bookmarkEnd w:id="35"/>
    </w:p>
    <w:p w14:paraId="6993A592" w14:textId="77777777" w:rsidR="00162074" w:rsidRDefault="006E4140">
      <w:pPr>
        <w:pStyle w:val="11"/>
      </w:pPr>
      <w:r>
        <w:t>INTERIOR — Odyssey Events Pavilion. It is 18:30 and the presentations are covered by dust, and the exhibits have collapsed. Adela Chan Jr hit a switch at one hall, and so does Angela Chan and Rapunzel at another, but nothing occurs.</w:t>
      </w:r>
    </w:p>
    <w:p w14:paraId="6043D17E" w14:textId="77777777" w:rsidR="00162074" w:rsidRDefault="006E4140">
      <w:pPr>
        <w:pStyle w:val="12"/>
      </w:pPr>
      <w:r>
        <w:t>Adela Chan Jr, Rapunzel</w:t>
      </w:r>
    </w:p>
    <w:p w14:paraId="24C8A77E" w14:textId="77777777" w:rsidR="00162074" w:rsidRDefault="006E4140">
      <w:pPr>
        <w:rPr>
          <w:i/>
          <w:iCs/>
        </w:rPr>
      </w:pPr>
      <w:r>
        <w:t xml:space="preserve">Anyone here? </w:t>
      </w:r>
      <w:r>
        <w:rPr>
          <w:i/>
          <w:iCs/>
        </w:rPr>
        <w:t>(Sounds)</w:t>
      </w:r>
    </w:p>
    <w:p w14:paraId="40CE42A6" w14:textId="77777777" w:rsidR="00162074" w:rsidRDefault="006E4140">
      <w:pPr>
        <w:pStyle w:val="12"/>
      </w:pPr>
      <w:r>
        <w:t>Angela Chan</w:t>
      </w:r>
    </w:p>
    <w:p w14:paraId="43DFA4C9" w14:textId="77777777" w:rsidR="00162074" w:rsidRDefault="006E4140">
      <w:r>
        <w:t xml:space="preserve">Could you please lead us to the main switch? </w:t>
      </w:r>
      <w:r>
        <w:rPr>
          <w:i/>
        </w:rPr>
        <w:t>(Emits a flashlight)</w:t>
      </w:r>
    </w:p>
    <w:p w14:paraId="75C17B9F" w14:textId="77777777" w:rsidR="00162074" w:rsidRDefault="006E4140">
      <w:pPr>
        <w:pStyle w:val="11"/>
      </w:pPr>
      <w:r>
        <w:t>Wearing an N95 respirator, Belle appears with a yellow tank top with a black silhouette of the Beast's head that reads "BFF" and text "Beast Friends Forever", golden pants, and brown ballet flats. She was dusting the exhibition, only to let the dust recover when reading her favorite books. Adela Chan Jr took one while Angela Chan took another.</w:t>
      </w:r>
    </w:p>
    <w:p w14:paraId="1AB08357" w14:textId="77777777" w:rsidR="00162074" w:rsidRDefault="006E4140">
      <w:pPr>
        <w:pStyle w:val="12"/>
      </w:pPr>
      <w:r>
        <w:t>Angela Chan</w:t>
      </w:r>
    </w:p>
    <w:p w14:paraId="00AB6EC3" w14:textId="77777777" w:rsidR="00162074" w:rsidRDefault="006E4140">
      <w:r>
        <w:t>EPCOT SURVIVAL GUIDE, DESCANDENTS OF OUR FATHERS!</w:t>
      </w:r>
    </w:p>
    <w:p w14:paraId="4BC4CD43" w14:textId="77777777" w:rsidR="00162074" w:rsidRDefault="006E4140">
      <w:pPr>
        <w:pStyle w:val="12"/>
      </w:pPr>
      <w:r>
        <w:lastRenderedPageBreak/>
        <w:t>Adela Chan Jr</w:t>
      </w:r>
    </w:p>
    <w:p w14:paraId="58035370" w14:textId="77777777" w:rsidR="00162074" w:rsidRDefault="006E4140">
      <w:r>
        <w:t>DISNEY MAGIC SPELLS, MICKEY MOUSE!</w:t>
      </w:r>
    </w:p>
    <w:p w14:paraId="12A4DBAA" w14:textId="77777777" w:rsidR="00162074" w:rsidRDefault="006E4140">
      <w:pPr>
        <w:pStyle w:val="12"/>
      </w:pPr>
      <w:r>
        <w:t>Belle</w:t>
      </w:r>
    </w:p>
    <w:p w14:paraId="598BB26B" w14:textId="77777777" w:rsidR="00162074" w:rsidRDefault="006E4140">
      <w:r>
        <w:t>It’s miraculous that you know the truth. Let’s go save EPCOT!</w:t>
      </w:r>
    </w:p>
    <w:p w14:paraId="5F488C69" w14:textId="77777777" w:rsidR="00162074" w:rsidRDefault="006E4140">
      <w:pPr>
        <w:pStyle w:val="12"/>
      </w:pPr>
      <w:r>
        <w:t>Adela Chan Jr</w:t>
      </w:r>
    </w:p>
    <w:p w14:paraId="7D3F744E" w14:textId="77777777" w:rsidR="00162074" w:rsidRDefault="006E4140">
      <w:r>
        <w:t>Belle your Highness, we witnessed your High friends Mulan, Merida and Aurora kidnapped by a gang of untied tastes robbers, excepted for the bereavement at midnight, when Rapunzel her Highness has been being dragged to Mars. We wonder if your Highness will escape.</w:t>
      </w:r>
    </w:p>
    <w:p w14:paraId="065DBE37" w14:textId="77777777" w:rsidR="00162074" w:rsidRDefault="006E4140">
      <w:pPr>
        <w:pStyle w:val="12"/>
      </w:pPr>
      <w:r>
        <w:t>Belle</w:t>
      </w:r>
    </w:p>
    <w:p w14:paraId="5556EA6B" w14:textId="77777777" w:rsidR="00162074" w:rsidRDefault="006E4140">
      <w:r>
        <w:t>Let’s turn to Page 3.</w:t>
      </w:r>
    </w:p>
    <w:p w14:paraId="026BEBAF" w14:textId="77777777" w:rsidR="00162074" w:rsidRDefault="006E4140">
      <w:pPr>
        <w:pStyle w:val="12"/>
      </w:pPr>
      <w:r>
        <w:t>Angela Chan</w:t>
      </w:r>
    </w:p>
    <w:p w14:paraId="013D3FC4" w14:textId="77777777" w:rsidR="00162074" w:rsidRDefault="006E4140">
      <w:r>
        <w:t>Magical Illusions Can Kill Evil Yanks!</w:t>
      </w:r>
    </w:p>
    <w:p w14:paraId="25C3F59C" w14:textId="77777777" w:rsidR="00162074" w:rsidRDefault="006E4140">
      <w:pPr>
        <w:pStyle w:val="12"/>
      </w:pPr>
      <w:r>
        <w:t>Adela Chan Jr</w:t>
      </w:r>
    </w:p>
    <w:p w14:paraId="69B21D02" w14:textId="77777777" w:rsidR="00162074" w:rsidRDefault="006E4140">
      <w:r>
        <w:t>Make One Useful Sign Emerge!</w:t>
      </w:r>
    </w:p>
    <w:p w14:paraId="710FBD63" w14:textId="77777777" w:rsidR="00162074" w:rsidRDefault="006E4140">
      <w:pPr>
        <w:pStyle w:val="11"/>
      </w:pPr>
      <w:r>
        <w:t>From a spotlight emits a yellow beam towards the Lagoon, shedding light to Elmer Fudd, Daffy Duck and Arthur Curry.</w:t>
      </w:r>
    </w:p>
    <w:p w14:paraId="03E17774" w14:textId="77777777" w:rsidR="00162074" w:rsidRDefault="006E4140">
      <w:pPr>
        <w:pStyle w:val="12"/>
      </w:pPr>
      <w:r>
        <w:t>Belle</w:t>
      </w:r>
    </w:p>
    <w:p w14:paraId="7BB0539C" w14:textId="77777777" w:rsidR="00162074" w:rsidRDefault="006E4140">
      <w:r>
        <w:t>They are new Stango. Pursue!</w:t>
      </w:r>
    </w:p>
    <w:p w14:paraId="368489E6" w14:textId="77777777" w:rsidR="00162074" w:rsidRDefault="006E4140">
      <w:pPr>
        <w:pStyle w:val="11"/>
      </w:pPr>
      <w:r>
        <w:t>Cut to the Lagoon, underwater.</w:t>
      </w:r>
    </w:p>
    <w:p w14:paraId="15AB0AB5" w14:textId="77777777" w:rsidR="00162074" w:rsidRDefault="006E4140">
      <w:pPr>
        <w:pStyle w:val="Heading2"/>
      </w:pPr>
      <w:bookmarkStart w:id="36" w:name="_Toc80735925"/>
      <w:bookmarkStart w:id="37" w:name="_Toc84106672"/>
      <w:r>
        <w:t>Scene XII</w:t>
      </w:r>
      <w:bookmarkEnd w:id="36"/>
      <w:bookmarkEnd w:id="37"/>
    </w:p>
    <w:p w14:paraId="5DC68689" w14:textId="77777777" w:rsidR="00162074" w:rsidRDefault="006E4140">
      <w:pPr>
        <w:pStyle w:val="11"/>
      </w:pPr>
      <w:r>
        <w:t>EXTERIOR — in the Lagoon. Elmer Fudd, Daffy Duck and Arthur Curry are shone by yellow light, with the projection of Mickey Mouse silhouette.</w:t>
      </w:r>
    </w:p>
    <w:p w14:paraId="24242C3C" w14:textId="77777777" w:rsidR="00162074" w:rsidRDefault="006E4140">
      <w:pPr>
        <w:pStyle w:val="12"/>
      </w:pPr>
      <w:r>
        <w:t>(Mulan)</w:t>
      </w:r>
    </w:p>
    <w:p w14:paraId="1AC1B3F2" w14:textId="77777777" w:rsidR="00162074" w:rsidRDefault="006E4140">
      <w:r>
        <w:t>ANOTHER UNWONTED, RUDE, OFFENSIVE RULER APPEARS!</w:t>
      </w:r>
    </w:p>
    <w:p w14:paraId="1420FC98" w14:textId="77777777" w:rsidR="00162074" w:rsidRDefault="006E4140">
      <w:pPr>
        <w:pStyle w:val="12"/>
      </w:pPr>
      <w:r>
        <w:t>(Aurora)</w:t>
      </w:r>
    </w:p>
    <w:p w14:paraId="5087171A" w14:textId="77777777" w:rsidR="00162074" w:rsidRDefault="006E4140">
      <w:r>
        <w:t>MY UTOPIA’S LEFT ASIDE NOW?</w:t>
      </w:r>
    </w:p>
    <w:p w14:paraId="698E3003" w14:textId="77777777" w:rsidR="00162074" w:rsidRDefault="006E4140">
      <w:pPr>
        <w:pStyle w:val="12"/>
      </w:pPr>
      <w:r>
        <w:t>(Mulan)</w:t>
      </w:r>
    </w:p>
    <w:p w14:paraId="0ED4CEB1" w14:textId="77777777" w:rsidR="00162074" w:rsidRDefault="006E4140">
      <w:r>
        <w:t>LIBERATION ARMY IS COMING!</w:t>
      </w:r>
    </w:p>
    <w:p w14:paraId="150A097C" w14:textId="77777777" w:rsidR="00162074" w:rsidRDefault="006E4140">
      <w:pPr>
        <w:pStyle w:val="12"/>
      </w:pPr>
      <w:r>
        <w:t>(Aurora)</w:t>
      </w:r>
    </w:p>
    <w:p w14:paraId="3D1AA1D4" w14:textId="77777777" w:rsidR="00162074" w:rsidRDefault="006E4140">
      <w:r>
        <w:t>SO IS JUDGEMENT DAY!</w:t>
      </w:r>
    </w:p>
    <w:p w14:paraId="41BF1C4E" w14:textId="77777777" w:rsidR="00162074" w:rsidRDefault="006E4140">
      <w:pPr>
        <w:pStyle w:val="11"/>
      </w:pPr>
      <w:r>
        <w:t>Having repeated many times, their sounds fade away as the screen turn dark.</w:t>
      </w:r>
    </w:p>
    <w:p w14:paraId="5BADB174" w14:textId="77777777" w:rsidR="00162074" w:rsidRDefault="006E4140">
      <w:pPr>
        <w:pStyle w:val="Heading2"/>
      </w:pPr>
      <w:bookmarkStart w:id="38" w:name="_Toc80735926"/>
      <w:bookmarkStart w:id="39" w:name="_Toc84106673"/>
      <w:r>
        <w:t>Scene XIII</w:t>
      </w:r>
      <w:bookmarkEnd w:id="38"/>
      <w:bookmarkEnd w:id="39"/>
    </w:p>
    <w:p w14:paraId="317D962B" w14:textId="77777777" w:rsidR="00162074" w:rsidRDefault="006E4140">
      <w:pPr>
        <w:pStyle w:val="11"/>
      </w:pPr>
      <w:r>
        <w:t xml:space="preserve">EXTERIOR — Beneath the Spaceship Earth, which is wobbling harder and harder, Adela and Angela Chan are ridding themselves of thunderstorm under the Spaceship Earth. Under the darkened sky, a black-haired Caucasian girl is lying in a gold-and-glass box, with light yellowish green, polka-dotted pants, pea green ballet flats, and a blue Bardot top with an artwork of the poisoned apple and </w:t>
      </w:r>
      <w:r>
        <w:lastRenderedPageBreak/>
        <w:t xml:space="preserve">text that reads "POISON" under it. She is Snow White. </w:t>
      </w:r>
    </w:p>
    <w:p w14:paraId="39F6C018" w14:textId="77777777" w:rsidR="00162074" w:rsidRDefault="006E4140">
      <w:pPr>
        <w:pStyle w:val="12"/>
      </w:pPr>
      <w:r>
        <w:t>Adela Chan Jr</w:t>
      </w:r>
    </w:p>
    <w:p w14:paraId="4A3435B4" w14:textId="77777777" w:rsidR="00162074" w:rsidRDefault="006E4140">
      <w:r>
        <w:t>Where comes Charming, Snow White your Highness?</w:t>
      </w:r>
    </w:p>
    <w:p w14:paraId="4FFD2430" w14:textId="77777777" w:rsidR="00162074" w:rsidRDefault="006E4140">
      <w:pPr>
        <w:pStyle w:val="12"/>
      </w:pPr>
      <w:r>
        <w:t>Angela Chan</w:t>
      </w:r>
    </w:p>
    <w:p w14:paraId="3D62318F" w14:textId="77777777" w:rsidR="00162074" w:rsidRDefault="006E4140">
      <w:r>
        <w:t>It’s not charming bur cursing outside!</w:t>
      </w:r>
    </w:p>
    <w:p w14:paraId="7B1418E8" w14:textId="77777777" w:rsidR="00162074" w:rsidRDefault="006E4140">
      <w:pPr>
        <w:pStyle w:val="12"/>
      </w:pPr>
      <w:r>
        <w:t>King Kong</w:t>
      </w:r>
    </w:p>
    <w:p w14:paraId="4D0C73F1" w14:textId="77777777" w:rsidR="00162074" w:rsidRDefault="006E4140">
      <w:r>
        <w:t>ARE YOU KIDDING ME?</w:t>
      </w:r>
    </w:p>
    <w:p w14:paraId="71C8C189" w14:textId="77777777" w:rsidR="00162074" w:rsidRDefault="006E4140">
      <w:pPr>
        <w:pStyle w:val="12"/>
      </w:pPr>
      <w:r>
        <w:t>Angela Chan</w:t>
      </w:r>
    </w:p>
    <w:p w14:paraId="3DB58E92" w14:textId="77777777" w:rsidR="00162074" w:rsidRDefault="006E4140">
      <w:r>
        <w:t xml:space="preserve">No, sire. </w:t>
      </w:r>
      <w:r>
        <w:rPr>
          <w:i/>
        </w:rPr>
        <w:t>(She retreats, and so does Adela.)</w:t>
      </w:r>
    </w:p>
    <w:p w14:paraId="792B3CCB" w14:textId="77777777" w:rsidR="00162074" w:rsidRDefault="006E4140">
      <w:pPr>
        <w:pStyle w:val="12"/>
      </w:pPr>
      <w:r>
        <w:t>King Kong</w:t>
      </w:r>
    </w:p>
    <w:p w14:paraId="0AC83C13" w14:textId="77777777" w:rsidR="00162074" w:rsidRDefault="006E4140">
      <w:r>
        <w:t>LET I KID YOU! YOU ARE JUST KIDDING ME!</w:t>
      </w:r>
    </w:p>
    <w:p w14:paraId="3EB54FFD" w14:textId="77777777" w:rsidR="00162074" w:rsidRDefault="006E4140">
      <w:pPr>
        <w:pStyle w:val="11"/>
      </w:pPr>
      <w:r>
        <w:t>Sounds — He slays the Spaceship Earth from the north, only to be too frightened by its green destructive energy beam, as if it turns into a Death Star. He continuously strikes the Spaceship Earth, but fails to destroy it.</w:t>
      </w:r>
    </w:p>
    <w:p w14:paraId="4CCA6165" w14:textId="77777777" w:rsidR="00162074" w:rsidRDefault="006E4140">
      <w:pPr>
        <w:pStyle w:val="12"/>
      </w:pPr>
      <w:r>
        <w:t>Adela Chan Jr</w:t>
      </w:r>
    </w:p>
    <w:p w14:paraId="0B073A49" w14:textId="77777777" w:rsidR="00162074" w:rsidRDefault="006E4140">
      <w:r>
        <w:t xml:space="preserve">Let’s see how endurable the Spaceship Earth is! </w:t>
      </w:r>
      <w:r>
        <w:rPr>
          <w:i/>
        </w:rPr>
        <w:t>(Runs toward the south, carrying Snow White, along with Angela Chan)</w:t>
      </w:r>
    </w:p>
    <w:p w14:paraId="2F53A6C9" w14:textId="77777777" w:rsidR="00162074" w:rsidRDefault="006E4140">
      <w:pPr>
        <w:pStyle w:val="12"/>
      </w:pPr>
      <w:r>
        <w:t>Gandalf the Grey</w:t>
      </w:r>
    </w:p>
    <w:p w14:paraId="37324390" w14:textId="77777777" w:rsidR="00162074" w:rsidRDefault="006E4140">
      <w:r>
        <w:t>You shall not pass!</w:t>
      </w:r>
    </w:p>
    <w:p w14:paraId="1E56BD49" w14:textId="77777777" w:rsidR="00162074" w:rsidRDefault="006E4140">
      <w:pPr>
        <w:pStyle w:val="11"/>
      </w:pPr>
      <w:r>
        <w:t>Adela and Angela Chan are resisted by Gandalf the Grey’s magic, with Snow White shaken alive.</w:t>
      </w:r>
    </w:p>
    <w:p w14:paraId="00A8686C" w14:textId="77777777" w:rsidR="00162074" w:rsidRDefault="006E4140">
      <w:pPr>
        <w:pStyle w:val="12"/>
      </w:pPr>
      <w:r>
        <w:t>Snow White</w:t>
      </w:r>
    </w:p>
    <w:p w14:paraId="57BAB4F9" w14:textId="77777777" w:rsidR="00162074" w:rsidRDefault="006E4140">
      <w:r>
        <w:t>God bless me life! Let’s find Cinderella, shall we?</w:t>
      </w:r>
    </w:p>
    <w:p w14:paraId="30BDA813" w14:textId="77777777" w:rsidR="00162074" w:rsidRDefault="006E4140">
      <w:pPr>
        <w:pStyle w:val="12"/>
      </w:pPr>
      <w:r>
        <w:t>Angela Chan</w:t>
      </w:r>
    </w:p>
    <w:p w14:paraId="76E5AA41" w14:textId="77777777" w:rsidR="00162074" w:rsidRDefault="006E4140">
      <w:r>
        <w:t>Let’s take the ship to the World Showcase eastside harbor. Then, the target is near the pagoda.</w:t>
      </w:r>
    </w:p>
    <w:p w14:paraId="63C17925" w14:textId="77777777" w:rsidR="00162074" w:rsidRDefault="006E4140">
      <w:pPr>
        <w:pStyle w:val="12"/>
      </w:pPr>
      <w:r>
        <w:t>Snow White</w:t>
      </w:r>
    </w:p>
    <w:p w14:paraId="10517243" w14:textId="77777777" w:rsidR="00162074" w:rsidRDefault="006E4140">
      <w:r>
        <w:t>It doesn’t seem right.</w:t>
      </w:r>
    </w:p>
    <w:p w14:paraId="1F992472" w14:textId="77777777" w:rsidR="00162074" w:rsidRDefault="006E4140">
      <w:pPr>
        <w:pStyle w:val="12"/>
      </w:pPr>
      <w:r>
        <w:t>Adela Chan Jr</w:t>
      </w:r>
    </w:p>
    <w:p w14:paraId="5117F46B" w14:textId="77777777" w:rsidR="00162074" w:rsidRDefault="006E4140">
      <w:r>
        <w:t>Why do you judge things by guesstimating?</w:t>
      </w:r>
    </w:p>
    <w:p w14:paraId="1F087FE5" w14:textId="77777777" w:rsidR="00162074" w:rsidRDefault="006E4140">
      <w:pPr>
        <w:pStyle w:val="11"/>
      </w:pPr>
      <w:r>
        <w:t>They boarded an electric boat towards Japan Pavilion, but it landed at China Pavilion.</w:t>
      </w:r>
    </w:p>
    <w:p w14:paraId="241F318F" w14:textId="77777777" w:rsidR="00162074" w:rsidRDefault="006E4140">
      <w:pPr>
        <w:pStyle w:val="Heading2"/>
      </w:pPr>
      <w:bookmarkStart w:id="40" w:name="_Toc80735927"/>
      <w:bookmarkStart w:id="41" w:name="_Toc84106674"/>
      <w:r>
        <w:t>Scene XIV</w:t>
      </w:r>
      <w:bookmarkEnd w:id="40"/>
      <w:bookmarkEnd w:id="41"/>
    </w:p>
    <w:p w14:paraId="5BBD0BB8" w14:textId="77777777" w:rsidR="00162074" w:rsidRDefault="006E4140">
      <w:pPr>
        <w:pStyle w:val="11"/>
      </w:pPr>
      <w:r>
        <w:t>INTERIOR — Joy of Tea Teahouse. Adela Chan Jr, Angela Chan and Snow White entered, only to discover emptiness but a headstone.</w:t>
      </w:r>
    </w:p>
    <w:p w14:paraId="7E778AB3" w14:textId="77777777" w:rsidR="00162074" w:rsidRDefault="006E4140">
      <w:pPr>
        <w:pStyle w:val="12"/>
      </w:pPr>
      <w:r>
        <w:rPr>
          <w:rFonts w:hint="eastAsia"/>
        </w:rPr>
        <w:t>Adela</w:t>
      </w:r>
      <w:r>
        <w:t xml:space="preserve"> </w:t>
      </w:r>
      <w:r>
        <w:rPr>
          <w:rFonts w:hint="eastAsia"/>
        </w:rPr>
        <w:t>Chan</w:t>
      </w:r>
      <w:r>
        <w:t xml:space="preserve"> Jr, Angela Chan, Snow White</w:t>
      </w:r>
    </w:p>
    <w:p w14:paraId="4B10F4B4" w14:textId="77777777" w:rsidR="00162074" w:rsidRDefault="006E4140">
      <w:r>
        <w:t xml:space="preserve">Wow, how warm China is! </w:t>
      </w:r>
      <w:r>
        <w:rPr>
          <w:i/>
          <w:iCs/>
        </w:rPr>
        <w:t>(Steps inward)</w:t>
      </w:r>
    </w:p>
    <w:p w14:paraId="64888B02" w14:textId="77777777" w:rsidR="00162074" w:rsidRDefault="006E4140">
      <w:pPr>
        <w:pStyle w:val="12"/>
      </w:pPr>
      <w:r>
        <w:t>Snow White</w:t>
      </w:r>
    </w:p>
    <w:p w14:paraId="6549C1F6" w14:textId="77777777" w:rsidR="00162074" w:rsidRDefault="006E4140">
      <w:r>
        <w:t>One cup of tea, please.</w:t>
      </w:r>
    </w:p>
    <w:p w14:paraId="59A2EC55" w14:textId="77777777" w:rsidR="00162074" w:rsidRDefault="006E4140">
      <w:pPr>
        <w:pStyle w:val="12"/>
      </w:pPr>
      <w:r>
        <w:lastRenderedPageBreak/>
        <w:t>Angela Chan</w:t>
      </w:r>
    </w:p>
    <w:p w14:paraId="5A515D48" w14:textId="77777777" w:rsidR="00162074" w:rsidRDefault="006E4140">
      <w:r>
        <w:rPr>
          <w:i/>
          <w:iCs/>
        </w:rPr>
        <w:t>(Carrying three cups of tea with a serving dish)</w:t>
      </w:r>
      <w:r>
        <w:t xml:space="preserve"> Here, it writes, “CINDERELLA IS AT THE AMERICAN ADVENTURE.”</w:t>
      </w:r>
    </w:p>
    <w:p w14:paraId="7E747C47" w14:textId="77777777" w:rsidR="00162074" w:rsidRDefault="006E4140">
      <w:pPr>
        <w:pStyle w:val="12"/>
      </w:pPr>
      <w:r>
        <w:t>Adela Chan Jr</w:t>
      </w:r>
    </w:p>
    <w:p w14:paraId="55D0A9ED" w14:textId="77777777" w:rsidR="00162074" w:rsidRDefault="006E4140">
      <w:r>
        <w:t>Now, I search her and you watch Snow White.</w:t>
      </w:r>
    </w:p>
    <w:p w14:paraId="4113C5EF" w14:textId="77777777" w:rsidR="00162074" w:rsidRDefault="006E4140">
      <w:pPr>
        <w:pStyle w:val="11"/>
      </w:pPr>
      <w:r>
        <w:t>Angela and Snow White staying in the Teahouse, Adela Chan Jr leaves it for Germany Pavilion.</w:t>
      </w:r>
    </w:p>
    <w:p w14:paraId="2E9D3DB0" w14:textId="77777777" w:rsidR="00162074" w:rsidRDefault="006E4140">
      <w:pPr>
        <w:pStyle w:val="12"/>
      </w:pPr>
      <w:r>
        <w:t>Snow White</w:t>
      </w:r>
    </w:p>
    <w:p w14:paraId="615456F0" w14:textId="77777777" w:rsidR="00162074" w:rsidRDefault="006E4140">
      <w:r>
        <w:t>Thank you for rescuing my friends, little Adela!</w:t>
      </w:r>
    </w:p>
    <w:p w14:paraId="7B981265" w14:textId="77777777" w:rsidR="00162074" w:rsidRDefault="006E4140">
      <w:pPr>
        <w:pStyle w:val="11"/>
      </w:pPr>
      <w:r>
        <w:t>Sounds of timber falling and dogs barking.</w:t>
      </w:r>
    </w:p>
    <w:p w14:paraId="1406AB66" w14:textId="77777777" w:rsidR="00162074" w:rsidRDefault="006E4140">
      <w:pPr>
        <w:pStyle w:val="Heading2"/>
      </w:pPr>
      <w:bookmarkStart w:id="42" w:name="_Toc80735928"/>
      <w:bookmarkStart w:id="43" w:name="_Toc84106675"/>
      <w:r>
        <w:t>Scene XV</w:t>
      </w:r>
      <w:bookmarkEnd w:id="42"/>
      <w:bookmarkEnd w:id="43"/>
    </w:p>
    <w:p w14:paraId="5EEA2186" w14:textId="77777777" w:rsidR="00162074" w:rsidRDefault="006E4140">
      <w:pPr>
        <w:pStyle w:val="11"/>
      </w:pPr>
      <w:r>
        <w:t>INTERIOR — Temple of Heaven replica, with twenty-eight pillars chopped down. Adela Chan Jr, Angela Chan and Snow White entered with faces of confusion.</w:t>
      </w:r>
    </w:p>
    <w:p w14:paraId="5714F7BB" w14:textId="77777777" w:rsidR="00162074" w:rsidRDefault="006E4140">
      <w:pPr>
        <w:pStyle w:val="12"/>
      </w:pPr>
      <w:r>
        <w:t xml:space="preserve">Snow White </w:t>
      </w:r>
    </w:p>
    <w:p w14:paraId="5A70A9E8" w14:textId="77777777" w:rsidR="00162074" w:rsidRDefault="006E4140">
      <w:r>
        <w:t>Who chopped the pillars?</w:t>
      </w:r>
    </w:p>
    <w:p w14:paraId="2F33157B" w14:textId="77777777" w:rsidR="00162074" w:rsidRDefault="006E4140">
      <w:pPr>
        <w:pStyle w:val="12"/>
      </w:pPr>
      <w:r>
        <w:t>Angela Chan</w:t>
      </w:r>
    </w:p>
    <w:p w14:paraId="55CBCE3F" w14:textId="77777777" w:rsidR="00162074" w:rsidRDefault="006E4140">
      <w:r>
        <w:t>Maybe the evil Mei Quo Rin referred by Mulan her Highness, but I am surveying the chopping, as if a gang of Mei Quo Rin’s has ransacked this EPCOT.</w:t>
      </w:r>
    </w:p>
    <w:p w14:paraId="06B43A6E" w14:textId="77777777" w:rsidR="00162074" w:rsidRDefault="006E4140">
      <w:pPr>
        <w:pStyle w:val="11"/>
      </w:pPr>
      <w:r>
        <w:t>Pan to the opening of the replica as Angela Chan’s POV, where Porky Pig and Road Runner arrive.</w:t>
      </w:r>
    </w:p>
    <w:p w14:paraId="4B3244E2" w14:textId="77777777" w:rsidR="00162074" w:rsidRDefault="006E4140">
      <w:pPr>
        <w:pStyle w:val="12"/>
      </w:pPr>
      <w:r>
        <w:t>Porky Pig</w:t>
      </w:r>
    </w:p>
    <w:p w14:paraId="62897169" w14:textId="77777777" w:rsidR="00162074" w:rsidRDefault="006E4140">
      <w:r>
        <w:rPr>
          <w:i/>
          <w:iCs/>
        </w:rPr>
        <w:t>(Trip at ‘that’)</w:t>
      </w:r>
      <w:r>
        <w:t xml:space="preserve"> That's All, Folks!</w:t>
      </w:r>
    </w:p>
    <w:p w14:paraId="4DD0A4C8" w14:textId="77777777" w:rsidR="00162074" w:rsidRDefault="006E4140">
      <w:pPr>
        <w:pStyle w:val="12"/>
      </w:pPr>
      <w:r>
        <w:t>Road Runner</w:t>
      </w:r>
    </w:p>
    <w:p w14:paraId="584E6C1D" w14:textId="77777777" w:rsidR="00162074" w:rsidRDefault="006E4140">
      <w:r>
        <w:t>Beep, beep!</w:t>
      </w:r>
    </w:p>
    <w:p w14:paraId="53967E1C" w14:textId="77777777" w:rsidR="00162074" w:rsidRDefault="006E4140">
      <w:pPr>
        <w:pStyle w:val="11"/>
      </w:pPr>
      <w:r>
        <w:t>Road Runner tickles Snow White, but Adela Chan chases him. Angela Chan stays by the gate, only to encounter Sam Sheepdog and Taz who barks at Snow White.</w:t>
      </w:r>
    </w:p>
    <w:p w14:paraId="4F70CF63" w14:textId="77777777" w:rsidR="00162074" w:rsidRDefault="006E4140">
      <w:pPr>
        <w:pStyle w:val="12"/>
      </w:pPr>
      <w:r>
        <w:t>Angela Chan</w:t>
      </w:r>
    </w:p>
    <w:p w14:paraId="35D0F34A" w14:textId="77777777" w:rsidR="00162074" w:rsidRDefault="006E4140">
      <w:r>
        <w:t xml:space="preserve">Catch! </w:t>
      </w:r>
      <w:r>
        <w:rPr>
          <w:i/>
        </w:rPr>
        <w:t>(Lifts Porky Pig to fill their mouths)</w:t>
      </w:r>
      <w:r>
        <w:t xml:space="preserve"> Pig is ceasing and Rat is turning up! </w:t>
      </w:r>
      <w:r>
        <w:rPr>
          <w:i/>
        </w:rPr>
        <w:t>(Glances at her watch, 19:00:00)</w:t>
      </w:r>
      <w:r>
        <w:t xml:space="preserve"> Time for Dogs!</w:t>
      </w:r>
    </w:p>
    <w:p w14:paraId="2C122E0F" w14:textId="77777777" w:rsidR="00162074" w:rsidRDefault="006E4140">
      <w:pPr>
        <w:pStyle w:val="11"/>
      </w:pPr>
      <w:r>
        <w:t xml:space="preserve">Sam Sheepdog and Taz left, devouring Porky Pig </w:t>
      </w:r>
      <w:r>
        <w:rPr>
          <w:i/>
        </w:rPr>
        <w:t>(off-screen)</w:t>
      </w:r>
      <w:r>
        <w:t>. Three seconds later, Yosemite Sam comes and swoops at Snow White, gripping her and kicks Angela Chan down to unconsciousness. The screen turns black.</w:t>
      </w:r>
    </w:p>
    <w:p w14:paraId="507DB690" w14:textId="77777777" w:rsidR="00162074" w:rsidRDefault="006E4140">
      <w:pPr>
        <w:pStyle w:val="CommentTextChar"/>
      </w:pPr>
      <w:r>
        <w:t>— MVSICA INTERACTA —</w:t>
      </w:r>
      <w:bookmarkStart w:id="44" w:name="_Toc80735929"/>
      <w:r>
        <w:br w:type="page"/>
      </w:r>
    </w:p>
    <w:p w14:paraId="01D1863C" w14:textId="77777777" w:rsidR="00162074" w:rsidRDefault="006E4140" w:rsidP="00021E86">
      <w:pPr>
        <w:pStyle w:val="Heading1"/>
      </w:pPr>
      <w:bookmarkStart w:id="45" w:name="_Toc84106676"/>
      <w:r>
        <w:lastRenderedPageBreak/>
        <w:t xml:space="preserve">Part 2. Immense </w:t>
      </w:r>
      <w:bookmarkEnd w:id="44"/>
      <w:r>
        <w:t>Nighttime</w:t>
      </w:r>
      <w:bookmarkEnd w:id="45"/>
    </w:p>
    <w:p w14:paraId="5E17700E" w14:textId="77777777" w:rsidR="00162074" w:rsidRDefault="006E4140">
      <w:pPr>
        <w:pStyle w:val="11"/>
      </w:pPr>
      <w:r>
        <w:t>FADE IN</w:t>
      </w:r>
    </w:p>
    <w:p w14:paraId="4432B523" w14:textId="77777777" w:rsidR="00162074" w:rsidRDefault="006E4140">
      <w:pPr>
        <w:pStyle w:val="Heading2"/>
      </w:pPr>
      <w:bookmarkStart w:id="46" w:name="_Toc80735930"/>
      <w:bookmarkStart w:id="47" w:name="_Toc84106677"/>
      <w:r>
        <w:t>Scene I</w:t>
      </w:r>
      <w:bookmarkEnd w:id="46"/>
      <w:bookmarkEnd w:id="47"/>
    </w:p>
    <w:p w14:paraId="685BC758" w14:textId="77777777" w:rsidR="00162074" w:rsidRDefault="006E4140">
      <w:pPr>
        <w:pStyle w:val="11"/>
      </w:pPr>
      <w:r>
        <w:t>INTERIOR — Germany Pavilion. Adela Chan Jr spots a girl wobbling hysterically on the ground, with strawberry blonde ponytail decorated by a blue bow, a silvery-blue top reading "G2G" with artwork of the pumpkin carriage, a surgery respirator, light blue pants, and brown ballet flats. The girl is Cinderella.</w:t>
      </w:r>
    </w:p>
    <w:p w14:paraId="23FB6DB0" w14:textId="77777777" w:rsidR="00162074" w:rsidRDefault="006E4140">
      <w:pPr>
        <w:pStyle w:val="12"/>
      </w:pPr>
      <w:r>
        <w:t>Adela Chan Jr</w:t>
      </w:r>
    </w:p>
    <w:p w14:paraId="7FABAFEE" w14:textId="77777777" w:rsidR="00162074" w:rsidRDefault="006E4140">
      <w:r>
        <w:t>Are you OK, Cinderella your Highness?</w:t>
      </w:r>
    </w:p>
    <w:p w14:paraId="78894A19" w14:textId="77777777" w:rsidR="00162074" w:rsidRDefault="006E4140">
      <w:pPr>
        <w:pStyle w:val="12"/>
      </w:pPr>
      <w:r>
        <w:t>Cinderella</w:t>
      </w:r>
    </w:p>
    <w:p w14:paraId="45EC9F09" w14:textId="77777777" w:rsidR="00162074" w:rsidRDefault="006E4140">
      <w:r>
        <w:rPr>
          <w:i/>
          <w:iCs/>
        </w:rPr>
        <w:t>(Lies down)</w:t>
      </w:r>
      <w:r>
        <w:t xml:space="preserve"> How did you enter the auditorium, with gates densely shut?</w:t>
      </w:r>
    </w:p>
    <w:p w14:paraId="219E0326" w14:textId="77777777" w:rsidR="00162074" w:rsidRDefault="006E4140">
      <w:pPr>
        <w:pStyle w:val="12"/>
      </w:pPr>
      <w:r>
        <w:t>Adela Chan Jr</w:t>
      </w:r>
    </w:p>
    <w:p w14:paraId="45EB8B57" w14:textId="77777777" w:rsidR="00162074" w:rsidRDefault="006E4140">
      <w:r>
        <w:t>I, Adela Chan Jr, tried for three hours searching throughout EPCOT Center to remove the locks, until discovering a secret key at China Pavilion when I went to search my sister Angela Chan. Anyway, I wonder why your Highness did wobble hysterically.</w:t>
      </w:r>
    </w:p>
    <w:p w14:paraId="784D6DD5" w14:textId="77777777" w:rsidR="00162074" w:rsidRDefault="006E4140">
      <w:pPr>
        <w:pStyle w:val="12"/>
      </w:pPr>
      <w:r>
        <w:t>Cinderella</w:t>
      </w:r>
    </w:p>
    <w:p w14:paraId="4D7B6D6E" w14:textId="77777777" w:rsidR="00162074" w:rsidRDefault="006E4140">
      <w:r>
        <w:t>An abrupt pain struck me after being applied with respiratory mask and injected with an unknown liquid, approximately half a milliliter.</w:t>
      </w:r>
    </w:p>
    <w:p w14:paraId="1321E1EA" w14:textId="77777777" w:rsidR="00162074" w:rsidRDefault="006E4140">
      <w:pPr>
        <w:pStyle w:val="12"/>
      </w:pPr>
      <w:r>
        <w:t>Adela Chan Jr</w:t>
      </w:r>
    </w:p>
    <w:p w14:paraId="15E49664" w14:textId="77777777" w:rsidR="00162074" w:rsidRDefault="006E4140">
      <w:r>
        <w:t>That’s easy. It’s the Mei Quo Rin’s who boasted “this can rid people of several crowned viruses” to take the sovereignty of EPCOT over for themselves. However, he lied because the last crowned virus has been replaced by a triangular virus, more infective and fatal than other known viruses. Afterwards, as reported, realizing this side effect, his government has forbidden overseas sales related to this liquid product.</w:t>
      </w:r>
    </w:p>
    <w:p w14:paraId="7D6A3FA2" w14:textId="77777777" w:rsidR="00162074" w:rsidRDefault="006E4140">
      <w:pPr>
        <w:pStyle w:val="11"/>
      </w:pPr>
      <w:r>
        <w:t>A beam shoots into the pavilion.</w:t>
      </w:r>
    </w:p>
    <w:p w14:paraId="70182ABA" w14:textId="77777777" w:rsidR="00162074" w:rsidRDefault="006E4140">
      <w:pPr>
        <w:pStyle w:val="12"/>
      </w:pPr>
      <w:r>
        <w:t>Cinderella</w:t>
      </w:r>
    </w:p>
    <w:p w14:paraId="6A2C0B97" w14:textId="77777777" w:rsidR="00162074" w:rsidRDefault="006E4140">
      <w:r>
        <w:t>Charming! I miss you!! Charming!!!</w:t>
      </w:r>
    </w:p>
    <w:p w14:paraId="36C5A0F5" w14:textId="77777777" w:rsidR="00162074" w:rsidRDefault="006E4140">
      <w:pPr>
        <w:pStyle w:val="12"/>
      </w:pPr>
      <w:r>
        <w:t>Adela Chan Jr</w:t>
      </w:r>
    </w:p>
    <w:p w14:paraId="56BCAF91" w14:textId="77777777" w:rsidR="00162074" w:rsidRDefault="006E4140">
      <w:r>
        <w:t>Both “princes charming”, Florian and Henry, along with their troops, are shot down and extinguished by the sinister warner brothers, such as HARRY POTTER!</w:t>
      </w:r>
    </w:p>
    <w:p w14:paraId="1FA84257" w14:textId="77777777" w:rsidR="00162074" w:rsidRDefault="006E4140">
      <w:pPr>
        <w:pStyle w:val="12"/>
      </w:pPr>
      <w:r>
        <w:t>Harry Potter</w:t>
      </w:r>
    </w:p>
    <w:p w14:paraId="1505D654" w14:textId="77777777" w:rsidR="00162074" w:rsidRDefault="006E4140">
      <w:r>
        <w:t>DEPULSO!</w:t>
      </w:r>
    </w:p>
    <w:p w14:paraId="1BFC1C60" w14:textId="77777777" w:rsidR="00162074" w:rsidRDefault="006E4140">
      <w:pPr>
        <w:pStyle w:val="11"/>
      </w:pPr>
      <w:r>
        <w:t>A white beam shoots the northwest window away. Harry Potter enters.</w:t>
      </w:r>
    </w:p>
    <w:p w14:paraId="31D949C5" w14:textId="77777777" w:rsidR="00162074" w:rsidRDefault="006E4140">
      <w:pPr>
        <w:pStyle w:val="12"/>
      </w:pPr>
      <w:r>
        <w:lastRenderedPageBreak/>
        <w:t>Harry Potter</w:t>
      </w:r>
    </w:p>
    <w:p w14:paraId="77EFDB90" w14:textId="77777777" w:rsidR="00162074" w:rsidRDefault="006E4140">
      <w:r>
        <w:t>ALOHOMORA!</w:t>
      </w:r>
    </w:p>
    <w:p w14:paraId="47C70AB7" w14:textId="77777777" w:rsidR="00162074" w:rsidRDefault="006E4140">
      <w:pPr>
        <w:pStyle w:val="11"/>
      </w:pPr>
      <w:r>
        <w:t xml:space="preserve">The door opening, Adela Chan Jr escapes through the main gate, carrying Cinderella, prior to Harry Potter whose wand is stuck and broken </w:t>
      </w:r>
      <w:r>
        <w:rPr>
          <w:i/>
        </w:rPr>
        <w:t>(off-screen)</w:t>
      </w:r>
      <w:r>
        <w:t>.</w:t>
      </w:r>
    </w:p>
    <w:p w14:paraId="39F2DB6F" w14:textId="77777777" w:rsidR="00162074" w:rsidRDefault="006E4140">
      <w:pPr>
        <w:pStyle w:val="12"/>
      </w:pPr>
      <w:r>
        <w:t>Cinderella</w:t>
      </w:r>
    </w:p>
    <w:p w14:paraId="34D8F9B5" w14:textId="77777777" w:rsidR="00162074" w:rsidRDefault="006E4140">
      <w:r>
        <w:t>Well, done, Adela.</w:t>
      </w:r>
    </w:p>
    <w:p w14:paraId="02F05A11" w14:textId="77777777" w:rsidR="00162074" w:rsidRDefault="006E4140">
      <w:pPr>
        <w:pStyle w:val="12"/>
      </w:pPr>
      <w:r>
        <w:t>Harry Potter</w:t>
      </w:r>
    </w:p>
    <w:p w14:paraId="59BBF253" w14:textId="77777777" w:rsidR="00162074" w:rsidRDefault="006E4140">
      <w:r>
        <w:t>REDUCTO!</w:t>
      </w:r>
    </w:p>
    <w:p w14:paraId="1A4C442E" w14:textId="77777777" w:rsidR="00162074" w:rsidRDefault="006E4140">
      <w:pPr>
        <w:pStyle w:val="11"/>
      </w:pPr>
      <w:r>
        <w:t xml:space="preserve">Germany Pavilion explodes itself into ruins. Adela Chan Jr and Cinderella escaped timely to survive. Swipe to — </w:t>
      </w:r>
    </w:p>
    <w:p w14:paraId="7AE06403" w14:textId="77777777" w:rsidR="00162074" w:rsidRDefault="006E4140">
      <w:pPr>
        <w:pStyle w:val="Heading2"/>
      </w:pPr>
      <w:bookmarkStart w:id="48" w:name="_Toc80735931"/>
      <w:bookmarkStart w:id="49" w:name="_Toc84106678"/>
      <w:r>
        <w:t>Scene II</w:t>
      </w:r>
      <w:bookmarkEnd w:id="48"/>
      <w:bookmarkEnd w:id="49"/>
    </w:p>
    <w:p w14:paraId="0D69B5FD" w14:textId="77777777" w:rsidR="00162074" w:rsidRDefault="006E4140">
      <w:pPr>
        <w:pStyle w:val="11"/>
      </w:pPr>
      <w:r>
        <w:t>INTERIOR — Temple of Heaven replica. Snow White and Angela Chan wake up, just before Yosemite Sam’s returning.</w:t>
      </w:r>
    </w:p>
    <w:p w14:paraId="2B7757CB" w14:textId="77777777" w:rsidR="00162074" w:rsidRDefault="006E4140">
      <w:pPr>
        <w:pStyle w:val="12"/>
      </w:pPr>
      <w:r>
        <w:t>Angela Chan (Sing)</w:t>
      </w:r>
    </w:p>
    <w:p w14:paraId="1C6FD905" w14:textId="77777777" w:rsidR="00162074" w:rsidRDefault="006E4140">
      <w:r>
        <w:t>The firmament just comprised of nine spheres,</w:t>
      </w:r>
    </w:p>
    <w:p w14:paraId="09E5593B" w14:textId="77777777" w:rsidR="00162074" w:rsidRDefault="006E4140">
      <w:r>
        <w:t>Who used to measure its border as here’s?</w:t>
      </w:r>
    </w:p>
    <w:p w14:paraId="3E9CD9B1" w14:textId="77777777" w:rsidR="00162074" w:rsidRDefault="006E4140">
      <w:pPr>
        <w:pStyle w:val="12"/>
      </w:pPr>
      <w:r>
        <w:t>Snow White (Sing)</w:t>
      </w:r>
    </w:p>
    <w:p w14:paraId="22582A0D" w14:textId="77777777" w:rsidR="00162074" w:rsidRDefault="006E4140">
      <w:r>
        <w:t>How great has it been the engineering?</w:t>
      </w:r>
    </w:p>
    <w:p w14:paraId="2B520AE4" w14:textId="77777777" w:rsidR="00162074" w:rsidRDefault="006E4140">
      <w:r>
        <w:t>Who is it that build it int’ appearing?</w:t>
      </w:r>
    </w:p>
    <w:p w14:paraId="0578A253" w14:textId="77777777" w:rsidR="00162074" w:rsidRDefault="006E4140">
      <w:pPr>
        <w:pStyle w:val="12"/>
      </w:pPr>
      <w:r>
        <w:t>Angela Chan (Sing)</w:t>
      </w:r>
    </w:p>
    <w:p w14:paraId="7FF8074A" w14:textId="77777777" w:rsidR="00162074" w:rsidRDefault="006E4140">
      <w:r>
        <w:t>Where are the celestial pulleys tensed?</w:t>
      </w:r>
    </w:p>
    <w:p w14:paraId="693CAA7A" w14:textId="77777777" w:rsidR="00162074" w:rsidRDefault="006E4140">
      <w:r>
        <w:t>Where is the pole of the spheres located?</w:t>
      </w:r>
    </w:p>
    <w:p w14:paraId="5764E941" w14:textId="77777777" w:rsidR="00162074" w:rsidRDefault="006E4140">
      <w:pPr>
        <w:pStyle w:val="12"/>
      </w:pPr>
      <w:r>
        <w:t>Snow White (Sing)</w:t>
      </w:r>
    </w:p>
    <w:p w14:paraId="555541C5" w14:textId="77777777" w:rsidR="00162074" w:rsidRDefault="006E4140">
      <w:r>
        <w:t>Where are the eight prisms supporting against?</w:t>
      </w:r>
    </w:p>
    <w:p w14:paraId="42C916A1" w14:textId="77777777" w:rsidR="00162074" w:rsidRDefault="006E4140">
      <w:r>
        <w:t>Why is the southeast angle truncated?</w:t>
      </w:r>
    </w:p>
    <w:p w14:paraId="37760631" w14:textId="77777777" w:rsidR="00162074" w:rsidRDefault="006E4140">
      <w:pPr>
        <w:pStyle w:val="12"/>
      </w:pPr>
      <w:r>
        <w:t>Angela Chan (Sing)</w:t>
      </w:r>
    </w:p>
    <w:p w14:paraId="45D84843" w14:textId="77777777" w:rsidR="00162074" w:rsidRDefault="006E4140">
      <w:r>
        <w:t>O, the edges of nine spheres of heaven,</w:t>
      </w:r>
    </w:p>
    <w:p w14:paraId="1559109A" w14:textId="77777777" w:rsidR="00162074" w:rsidRDefault="006E4140">
      <w:r>
        <w:t xml:space="preserve">To what directions do you lean and connect? </w:t>
      </w:r>
    </w:p>
    <w:p w14:paraId="14DEAAC1" w14:textId="77777777" w:rsidR="00162074" w:rsidRDefault="006E4140">
      <w:pPr>
        <w:pStyle w:val="12"/>
      </w:pPr>
      <w:r>
        <w:t>Snow White (Sing)</w:t>
      </w:r>
    </w:p>
    <w:p w14:paraId="3D497A8A" w14:textId="77777777" w:rsidR="00162074" w:rsidRDefault="006E4140">
      <w:r>
        <w:t>Edges cross edges with angles even,</w:t>
      </w:r>
    </w:p>
    <w:p w14:paraId="46EEE476" w14:textId="77777777" w:rsidR="00162074" w:rsidRDefault="006E4140">
      <w:r>
        <w:t>Who is it that knows the number erect?</w:t>
      </w:r>
    </w:p>
    <w:p w14:paraId="55BF6506" w14:textId="77777777" w:rsidR="00162074" w:rsidRDefault="006E4140">
      <w:pPr>
        <w:pStyle w:val="12"/>
      </w:pPr>
      <w:r>
        <w:t>Yosemite Sam</w:t>
      </w:r>
    </w:p>
    <w:p w14:paraId="2A936F12" w14:textId="77777777" w:rsidR="00162074" w:rsidRDefault="006E4140">
      <w:r>
        <w:t>One, two, three!</w:t>
      </w:r>
    </w:p>
    <w:p w14:paraId="7518E1D9" w14:textId="77777777" w:rsidR="00162074" w:rsidRDefault="006E4140">
      <w:pPr>
        <w:pStyle w:val="11"/>
      </w:pPr>
      <w:r>
        <w:t>Angela Chan lifts Yosemite Sam.</w:t>
      </w:r>
    </w:p>
    <w:p w14:paraId="569D39A4" w14:textId="77777777" w:rsidR="00162074" w:rsidRDefault="006E4140">
      <w:pPr>
        <w:pStyle w:val="12"/>
      </w:pPr>
      <w:r>
        <w:t>Ron Weasley</w:t>
      </w:r>
    </w:p>
    <w:p w14:paraId="68B93380" w14:textId="77777777" w:rsidR="00162074" w:rsidRDefault="006E4140">
      <w:r>
        <w:t xml:space="preserve">VERA VERTO! </w:t>
      </w:r>
      <w:r>
        <w:rPr>
          <w:i/>
        </w:rPr>
        <w:t>(Respectively)</w:t>
      </w:r>
    </w:p>
    <w:p w14:paraId="23F9970F" w14:textId="77777777" w:rsidR="00162074" w:rsidRDefault="006E4140">
      <w:pPr>
        <w:pStyle w:val="11"/>
      </w:pPr>
      <w:r>
        <w:t xml:space="preserve">Yosemite Sam is transformed into a glass, raised by Angela Chan to defend Snow White. </w:t>
      </w:r>
    </w:p>
    <w:p w14:paraId="3924E0F5" w14:textId="77777777" w:rsidR="00162074" w:rsidRDefault="006E4140">
      <w:pPr>
        <w:pStyle w:val="12"/>
      </w:pPr>
      <w:r>
        <w:lastRenderedPageBreak/>
        <w:t>Ron Weasley</w:t>
      </w:r>
    </w:p>
    <w:p w14:paraId="56D6EDEB" w14:textId="77777777" w:rsidR="00162074" w:rsidRDefault="006E4140">
      <w:r>
        <w:t xml:space="preserve">PERICULUM! </w:t>
      </w:r>
      <w:r>
        <w:rPr>
          <w:i/>
        </w:rPr>
        <w:t>(Releases red sparks)</w:t>
      </w:r>
    </w:p>
    <w:p w14:paraId="0E724530" w14:textId="77777777" w:rsidR="00162074" w:rsidRDefault="006E4140">
      <w:pPr>
        <w:pStyle w:val="11"/>
      </w:pPr>
      <w:r>
        <w:t>Angela Chan tossed the cup onto Ron Weasley, and then escaped.</w:t>
      </w:r>
    </w:p>
    <w:p w14:paraId="50D4FCBB" w14:textId="77777777" w:rsidR="00162074" w:rsidRDefault="006E4140">
      <w:pPr>
        <w:pStyle w:val="12"/>
      </w:pPr>
      <w:r>
        <w:t>Ron Weasley</w:t>
      </w:r>
    </w:p>
    <w:p w14:paraId="15F077EA" w14:textId="77777777" w:rsidR="00162074" w:rsidRDefault="006E4140">
      <w:r>
        <w:t>PROTEGO DIABOLICA!</w:t>
      </w:r>
    </w:p>
    <w:p w14:paraId="453507A7" w14:textId="77777777" w:rsidR="00162074" w:rsidRDefault="006E4140">
      <w:pPr>
        <w:pStyle w:val="11"/>
      </w:pPr>
      <w:r>
        <w:t xml:space="preserve">Reflected by the walls, a blue flame burns Ron Weasley, leaving under — </w:t>
      </w:r>
    </w:p>
    <w:p w14:paraId="1E735BA0" w14:textId="77777777" w:rsidR="00162074" w:rsidRDefault="006E4140">
      <w:pPr>
        <w:pStyle w:val="Heading2"/>
      </w:pPr>
      <w:bookmarkStart w:id="50" w:name="_Toc80735932"/>
      <w:bookmarkStart w:id="51" w:name="_Toc84106679"/>
      <w:r>
        <w:t>Scene III</w:t>
      </w:r>
      <w:bookmarkEnd w:id="50"/>
      <w:bookmarkEnd w:id="51"/>
    </w:p>
    <w:p w14:paraId="4A8EC751" w14:textId="77777777" w:rsidR="00162074" w:rsidRDefault="006E4140">
      <w:pPr>
        <w:pStyle w:val="11"/>
      </w:pPr>
      <w:r>
        <w:t>INTERIOR — Nine Dragon Restaurant, where Angela Chan and Snow White are having dinner. Abruptly, Taz enters the restaurant and encounters them through trailing the fragrance of the meal.</w:t>
      </w:r>
    </w:p>
    <w:p w14:paraId="62813F1F" w14:textId="77777777" w:rsidR="00162074" w:rsidRDefault="006E4140">
      <w:pPr>
        <w:pStyle w:val="12"/>
      </w:pPr>
      <w:r>
        <w:t>Angela Chan</w:t>
      </w:r>
    </w:p>
    <w:p w14:paraId="135F7A28" w14:textId="77777777" w:rsidR="00162074" w:rsidRDefault="006E4140">
      <w:r>
        <w:rPr>
          <w:i/>
          <w:iCs/>
        </w:rPr>
        <w:t>(To Snow White)</w:t>
      </w:r>
      <w:r>
        <w:t xml:space="preserve"> the monster just wants to tease Our Founding Fathers. </w:t>
      </w:r>
      <w:r>
        <w:rPr>
          <w:i/>
          <w:iCs/>
        </w:rPr>
        <w:t>(Drops three bones)</w:t>
      </w:r>
    </w:p>
    <w:p w14:paraId="50DE079A" w14:textId="77777777" w:rsidR="00162074" w:rsidRDefault="006E4140">
      <w:pPr>
        <w:pStyle w:val="12"/>
      </w:pPr>
      <w:r>
        <w:t>Taz</w:t>
      </w:r>
    </w:p>
    <w:p w14:paraId="70D68C30" w14:textId="77777777" w:rsidR="00162074" w:rsidRDefault="006E4140">
      <w:pPr>
        <w:rPr>
          <w:i/>
          <w:iCs/>
        </w:rPr>
      </w:pPr>
      <w:r>
        <w:t xml:space="preserve">How dare you eating Porky Pig! You’ve had your days!! </w:t>
      </w:r>
      <w:r>
        <w:rPr>
          <w:i/>
          <w:iCs/>
        </w:rPr>
        <w:t>(Rears up, crawling)</w:t>
      </w:r>
    </w:p>
    <w:p w14:paraId="71CD0731" w14:textId="77777777" w:rsidR="00162074" w:rsidRDefault="006E4140">
      <w:pPr>
        <w:pStyle w:val="11"/>
      </w:pPr>
      <w:r>
        <w:t>Cut to Snow White. Taz slashed across the screen.</w:t>
      </w:r>
    </w:p>
    <w:p w14:paraId="6199E972" w14:textId="77777777" w:rsidR="00162074" w:rsidRDefault="006E4140">
      <w:pPr>
        <w:pStyle w:val="12"/>
      </w:pPr>
      <w:r>
        <w:t>Snow White</w:t>
      </w:r>
    </w:p>
    <w:p w14:paraId="689DA3FC" w14:textId="77777777" w:rsidR="00162074" w:rsidRDefault="006E4140">
      <w:r>
        <w:rPr>
          <w:rFonts w:hint="eastAsia"/>
        </w:rPr>
        <w:t>M</w:t>
      </w:r>
      <w:r>
        <w:t xml:space="preserve">ore scared than hurt! </w:t>
      </w:r>
      <w:r>
        <w:rPr>
          <w:i/>
          <w:iCs/>
        </w:rPr>
        <w:t>(To Angela Chan)</w:t>
      </w:r>
      <w:r>
        <w:t xml:space="preserve"> You are my Charming!</w:t>
      </w:r>
    </w:p>
    <w:p w14:paraId="02A8F821" w14:textId="77777777" w:rsidR="00162074" w:rsidRDefault="006E4140">
      <w:pPr>
        <w:pStyle w:val="12"/>
      </w:pPr>
      <w:r>
        <w:t>Angela Chan</w:t>
      </w:r>
    </w:p>
    <w:p w14:paraId="2743CDF3" w14:textId="77777777" w:rsidR="00162074" w:rsidRDefault="006E4140">
      <w:r>
        <w:t>Here being Angela Chan, who is Charming? Let the chef execute this prairie wolf that attacks our innocent people!</w:t>
      </w:r>
    </w:p>
    <w:p w14:paraId="6F40B373" w14:textId="77777777" w:rsidR="00162074" w:rsidRDefault="006E4140">
      <w:pPr>
        <w:pStyle w:val="11"/>
      </w:pPr>
      <w:r>
        <w:t>A mechanical arm offers Angela Chan a pepper spray, after spraying it towards Taz as an instruction for use. He falls off the screen.</w:t>
      </w:r>
    </w:p>
    <w:p w14:paraId="20314142" w14:textId="77777777" w:rsidR="00162074" w:rsidRDefault="006E4140">
      <w:pPr>
        <w:pStyle w:val="12"/>
      </w:pPr>
      <w:r>
        <w:t>Angela Chan</w:t>
      </w:r>
    </w:p>
    <w:p w14:paraId="1CA14BD5" w14:textId="77777777" w:rsidR="00162074" w:rsidRDefault="006E4140">
      <w:r>
        <w:t>Thank goodness! But… where is Adela, my dear lady?</w:t>
      </w:r>
    </w:p>
    <w:p w14:paraId="72E6EF76" w14:textId="77777777" w:rsidR="00162074" w:rsidRDefault="006E4140">
      <w:pPr>
        <w:pStyle w:val="12"/>
      </w:pPr>
      <w:r>
        <w:t>Snow White</w:t>
      </w:r>
    </w:p>
    <w:p w14:paraId="207D6DD7" w14:textId="77777777" w:rsidR="00162074" w:rsidRDefault="006E4140">
      <w:r>
        <w:t>She is chasing a dog to the Big Apple.</w:t>
      </w:r>
    </w:p>
    <w:p w14:paraId="06EBA135" w14:textId="77777777" w:rsidR="00162074" w:rsidRDefault="006E4140">
      <w:pPr>
        <w:pStyle w:val="11"/>
      </w:pPr>
      <w:r>
        <w:t>Cut to and keep Angela’s POV.</w:t>
      </w:r>
    </w:p>
    <w:p w14:paraId="18942867" w14:textId="77777777" w:rsidR="00162074" w:rsidRDefault="006E4140">
      <w:pPr>
        <w:pStyle w:val="12"/>
      </w:pPr>
      <w:r>
        <w:t>Angela Chan</w:t>
      </w:r>
    </w:p>
    <w:p w14:paraId="06DEA919" w14:textId="77777777" w:rsidR="00162074" w:rsidRDefault="006E4140">
      <w:r>
        <w:t>Let’s go! Navigate to the Big Apple!</w:t>
      </w:r>
    </w:p>
    <w:p w14:paraId="2709E7F8" w14:textId="77777777" w:rsidR="00162074" w:rsidRDefault="006E4140">
      <w:pPr>
        <w:pStyle w:val="11"/>
      </w:pPr>
      <w:r>
        <w:t>They exit the restaurant, striding south.</w:t>
      </w:r>
    </w:p>
    <w:p w14:paraId="4214DE4D" w14:textId="77777777" w:rsidR="00162074" w:rsidRDefault="006E4140">
      <w:pPr>
        <w:pStyle w:val="Heading2"/>
      </w:pPr>
      <w:bookmarkStart w:id="52" w:name="_Toc80735933"/>
      <w:bookmarkStart w:id="53" w:name="_Toc84106680"/>
      <w:r>
        <w:t>Scene IV</w:t>
      </w:r>
      <w:bookmarkEnd w:id="52"/>
      <w:bookmarkEnd w:id="53"/>
    </w:p>
    <w:p w14:paraId="35A0F535" w14:textId="77777777" w:rsidR="00162074" w:rsidRDefault="006E4140">
      <w:pPr>
        <w:pStyle w:val="11"/>
      </w:pPr>
      <w:r>
        <w:t>EXTERIOR — the American Gardens Theater. The Adela and Angela Chan encounter and hug each other just after the cease of thunderstorm.</w:t>
      </w:r>
    </w:p>
    <w:p w14:paraId="7AEBC5CC" w14:textId="77777777" w:rsidR="00162074" w:rsidRDefault="006E4140">
      <w:pPr>
        <w:pStyle w:val="12"/>
      </w:pPr>
      <w:r>
        <w:t>Angela Chan, Snow White</w:t>
      </w:r>
    </w:p>
    <w:p w14:paraId="42101141" w14:textId="77777777" w:rsidR="00162074" w:rsidRDefault="006E4140">
      <w:r>
        <w:t xml:space="preserve">How shiny the stars are, your Highness of Virgo! </w:t>
      </w:r>
      <w:r>
        <w:rPr>
          <w:rFonts w:hint="eastAsia"/>
        </w:rPr>
        <w:t>And</w:t>
      </w:r>
      <w:r>
        <w:t xml:space="preserve"> from the east rises Libra — you see — her Highness of Libra has been rescued!</w:t>
      </w:r>
    </w:p>
    <w:p w14:paraId="7D72C50C" w14:textId="77777777" w:rsidR="00162074" w:rsidRDefault="006E4140">
      <w:pPr>
        <w:pStyle w:val="12"/>
      </w:pPr>
      <w:r>
        <w:lastRenderedPageBreak/>
        <w:t>(Adela Chan Jr)</w:t>
      </w:r>
    </w:p>
    <w:p w14:paraId="36FE66C7" w14:textId="77777777" w:rsidR="00162074" w:rsidRDefault="006E4140">
      <w:r>
        <w:t>I miss you, Angela and your highness, Snow White.</w:t>
      </w:r>
    </w:p>
    <w:p w14:paraId="58B9BF3A" w14:textId="77777777" w:rsidR="00162074" w:rsidRDefault="006E4140">
      <w:pPr>
        <w:pStyle w:val="12"/>
      </w:pPr>
      <w:r>
        <w:t>Angela Chan</w:t>
      </w:r>
    </w:p>
    <w:p w14:paraId="68E9F33A" w14:textId="77777777" w:rsidR="00162074" w:rsidRDefault="006E4140">
      <w:r>
        <w:t xml:space="preserve">How are Mulan, Merida, Aurora, Rapunzel, Belle, and Cinderella now? </w:t>
      </w:r>
      <w:r>
        <w:rPr>
          <w:i/>
        </w:rPr>
        <w:t>(Dashing southwards)</w:t>
      </w:r>
    </w:p>
    <w:p w14:paraId="7224EC22" w14:textId="77777777" w:rsidR="00162074" w:rsidRDefault="006E4140">
      <w:pPr>
        <w:pStyle w:val="12"/>
      </w:pPr>
      <w:r>
        <w:t>Adela Chan Jr</w:t>
      </w:r>
    </w:p>
    <w:p w14:paraId="0D83BC0E" w14:textId="77777777" w:rsidR="00162074" w:rsidRDefault="006E4140">
      <w:r>
        <w:rPr>
          <w:i/>
          <w:iCs/>
        </w:rPr>
        <w:t>(Accompanying Mulan and Cinderella)</w:t>
      </w:r>
      <w:r>
        <w:t xml:space="preserve"> Mulan and Cinderella are here. A gangster and his private eye were just observed stuck by lightning when they reached their target at the American Adventure. Others are appropriated by the warner brothers.</w:t>
      </w:r>
    </w:p>
    <w:p w14:paraId="11D2278D" w14:textId="77777777" w:rsidR="00162074" w:rsidRDefault="006E4140">
      <w:pPr>
        <w:pStyle w:val="12"/>
      </w:pPr>
      <w:r>
        <w:rPr>
          <w:rFonts w:hint="eastAsia"/>
        </w:rPr>
        <w:t>Mu</w:t>
      </w:r>
      <w:r>
        <w:t>lan, Cinderella</w:t>
      </w:r>
    </w:p>
    <w:p w14:paraId="4644041E" w14:textId="77777777" w:rsidR="00162074" w:rsidRDefault="006E4140">
      <w:r>
        <w:t>They raised hatred. God slayed them! God bless us!</w:t>
      </w:r>
    </w:p>
    <w:p w14:paraId="3A5EE012" w14:textId="77777777" w:rsidR="00162074" w:rsidRDefault="006E4140">
      <w:pPr>
        <w:pStyle w:val="12"/>
      </w:pPr>
      <w:r>
        <w:t>Angela Chan</w:t>
      </w:r>
    </w:p>
    <w:p w14:paraId="64C6DEF7" w14:textId="77777777" w:rsidR="00162074" w:rsidRDefault="006E4140">
      <w:pPr>
        <w:rPr>
          <w:i/>
          <w:iCs/>
        </w:rPr>
      </w:pPr>
      <w:r>
        <w:t xml:space="preserve">Now, let’s save Tiana, her Highness of Scorpio! </w:t>
      </w:r>
      <w:r>
        <w:rPr>
          <w:i/>
          <w:iCs/>
        </w:rPr>
        <w:t>(Ignites a torch)</w:t>
      </w:r>
    </w:p>
    <w:p w14:paraId="3C648E0F" w14:textId="77777777" w:rsidR="00162074" w:rsidRDefault="006E4140">
      <w:pPr>
        <w:pStyle w:val="11"/>
      </w:pPr>
      <w:r>
        <w:t>All hasten into American Adventure.</w:t>
      </w:r>
    </w:p>
    <w:p w14:paraId="78AAB79A" w14:textId="77777777" w:rsidR="00162074" w:rsidRDefault="006E4140">
      <w:pPr>
        <w:pStyle w:val="Heading2"/>
      </w:pPr>
      <w:bookmarkStart w:id="54" w:name="_Toc80735934"/>
      <w:bookmarkStart w:id="55" w:name="_Toc84106681"/>
      <w:r>
        <w:t>Scene V</w:t>
      </w:r>
      <w:bookmarkEnd w:id="54"/>
      <w:bookmarkEnd w:id="55"/>
    </w:p>
    <w:p w14:paraId="48528D33" w14:textId="77777777" w:rsidR="00162074" w:rsidRDefault="006E4140">
      <w:pPr>
        <w:pStyle w:val="11"/>
      </w:pPr>
      <w:r>
        <w:t>INTERIOR — American Adventure Hall. Adela and Angela Chan, Snow White, Cinderella and Mulan are discussing to rescue the residues.</w:t>
      </w:r>
    </w:p>
    <w:p w14:paraId="21FFB9EB" w14:textId="77777777" w:rsidR="00162074" w:rsidRDefault="006E4140">
      <w:pPr>
        <w:pStyle w:val="12"/>
      </w:pPr>
      <w:r>
        <w:t>Adela Chan Jr</w:t>
      </w:r>
    </w:p>
    <w:p w14:paraId="6A8C1E6C" w14:textId="77777777" w:rsidR="00162074" w:rsidRDefault="006E4140">
      <w:r>
        <w:t>Could you please inform me of the current location of Tiana her Highness?</w:t>
      </w:r>
    </w:p>
    <w:p w14:paraId="1C77FBF7" w14:textId="77777777" w:rsidR="00162074" w:rsidRDefault="006E4140">
      <w:pPr>
        <w:pStyle w:val="12"/>
      </w:pPr>
      <w:r>
        <w:t>Snow White, Cinderella</w:t>
      </w:r>
    </w:p>
    <w:p w14:paraId="4209E755" w14:textId="77777777" w:rsidR="00162074" w:rsidRDefault="006E4140">
      <w:r>
        <w:t>Let’s search them along the route of attraction.</w:t>
      </w:r>
    </w:p>
    <w:p w14:paraId="10FC6EFD" w14:textId="77777777" w:rsidR="00162074" w:rsidRDefault="006E4140">
      <w:pPr>
        <w:pStyle w:val="12"/>
      </w:pPr>
      <w:r>
        <w:t>Angela Chan</w:t>
      </w:r>
    </w:p>
    <w:p w14:paraId="3F3AA1D9" w14:textId="77777777" w:rsidR="00162074" w:rsidRDefault="006E4140">
      <w:r>
        <w:t>I enter from the left and my sister enters from the right.</w:t>
      </w:r>
    </w:p>
    <w:p w14:paraId="475FD5AD" w14:textId="77777777" w:rsidR="00162074" w:rsidRDefault="006E4140">
      <w:pPr>
        <w:pStyle w:val="12"/>
      </w:pPr>
      <w:r>
        <w:t>Mulan</w:t>
      </w:r>
    </w:p>
    <w:p w14:paraId="42953181" w14:textId="77777777" w:rsidR="00162074" w:rsidRDefault="006E4140">
      <w:r>
        <w:t>OK. I guard for Snow White and Cinderella so that you search her safely.</w:t>
      </w:r>
    </w:p>
    <w:p w14:paraId="7098EBAA" w14:textId="77777777" w:rsidR="00162074" w:rsidRDefault="006E4140">
      <w:pPr>
        <w:pStyle w:val="11"/>
      </w:pPr>
      <w:r>
        <w:t>Adela Chan Jr enters the theater form east-side entrance while Angela Chan enters from the west-side entrance.</w:t>
      </w:r>
    </w:p>
    <w:p w14:paraId="3595D5BD" w14:textId="77777777" w:rsidR="00162074" w:rsidRDefault="006E4140">
      <w:pPr>
        <w:pStyle w:val="12"/>
      </w:pPr>
      <w:r>
        <w:t>(Adela Chan Jr)</w:t>
      </w:r>
    </w:p>
    <w:p w14:paraId="50358C99" w14:textId="77777777" w:rsidR="00162074" w:rsidRDefault="006E4140">
      <w:pPr>
        <w:rPr>
          <w:i/>
          <w:iCs/>
        </w:rPr>
      </w:pPr>
      <w:r>
        <w:rPr>
          <w:i/>
        </w:rPr>
        <w:t>(By Seat 19, Row 6)</w:t>
      </w:r>
      <w:r>
        <w:t xml:space="preserve"> Under Seat 19, Row 6 lies a black woman with loose hair, a pea green Bardot top with green letters "NOLA" and a crown filling "O", yellow pants and brown shoes with yellow shoelaces. Her Highness is Tiana. </w:t>
      </w:r>
      <w:r>
        <w:rPr>
          <w:i/>
          <w:iCs/>
        </w:rPr>
        <w:t>(She moves Tiana to between Rows 6 and 7.)</w:t>
      </w:r>
    </w:p>
    <w:p w14:paraId="315FBABA" w14:textId="77777777" w:rsidR="00162074" w:rsidRDefault="006E4140">
      <w:pPr>
        <w:pStyle w:val="12"/>
      </w:pPr>
      <w:r>
        <w:t>Tiana</w:t>
      </w:r>
    </w:p>
    <w:p w14:paraId="408B2FB0" w14:textId="77777777" w:rsidR="00162074" w:rsidRDefault="006E4140">
      <w:r>
        <w:rPr>
          <w:i/>
        </w:rPr>
        <w:t>(Singing)</w:t>
      </w:r>
      <w:r>
        <w:t xml:space="preserve"> We are the world, we are the children, we are the ones who make a brighter day, so let's start giving!</w:t>
      </w:r>
    </w:p>
    <w:p w14:paraId="36B13CAB" w14:textId="77777777" w:rsidR="00162074" w:rsidRDefault="006E4140">
      <w:pPr>
        <w:pStyle w:val="11"/>
      </w:pPr>
      <w:r>
        <w:t>All exit the hall, into the distance.</w:t>
      </w:r>
    </w:p>
    <w:p w14:paraId="48713BC5" w14:textId="77777777" w:rsidR="00162074" w:rsidRDefault="006E4140">
      <w:pPr>
        <w:pStyle w:val="Heading2"/>
      </w:pPr>
      <w:bookmarkStart w:id="56" w:name="_Toc80735935"/>
      <w:bookmarkStart w:id="57" w:name="_Toc84106682"/>
      <w:r>
        <w:lastRenderedPageBreak/>
        <w:t>Scene VI</w:t>
      </w:r>
      <w:bookmarkEnd w:id="56"/>
      <w:bookmarkEnd w:id="57"/>
    </w:p>
    <w:p w14:paraId="3B0ED1A1" w14:textId="77777777" w:rsidR="00162074" w:rsidRDefault="006E4140">
      <w:pPr>
        <w:pStyle w:val="11"/>
      </w:pPr>
      <w:r>
        <w:t>INTERIOR — the Land. When Adela Chan Jr, along with Cinderella and Tiana, dashes towards the Awesome Planet, while Angela Chan paces to Soaring around the World, leading Snow White and Mulan.</w:t>
      </w:r>
    </w:p>
    <w:p w14:paraId="428CD7E4" w14:textId="77777777" w:rsidR="00162074" w:rsidRDefault="006E4140">
      <w:pPr>
        <w:pStyle w:val="12"/>
      </w:pPr>
      <w:r>
        <w:t>Adela Chan Jr</w:t>
      </w:r>
    </w:p>
    <w:p w14:paraId="30432DD4" w14:textId="77777777" w:rsidR="00162074" w:rsidRDefault="006E4140">
      <w:r>
        <w:t>How awesome the Earth is and will consistently be!</w:t>
      </w:r>
    </w:p>
    <w:p w14:paraId="1C41FC5A" w14:textId="77777777" w:rsidR="00162074" w:rsidRDefault="006E4140">
      <w:pPr>
        <w:pStyle w:val="11"/>
      </w:pPr>
      <w:r>
        <w:t>Camera follows Adela Chan Jr. Darkness crams the Awesome Planet.</w:t>
      </w:r>
    </w:p>
    <w:p w14:paraId="2A7AD679" w14:textId="77777777" w:rsidR="00162074" w:rsidRDefault="006E4140">
      <w:pPr>
        <w:pStyle w:val="12"/>
      </w:pPr>
      <w:r>
        <w:t>Cinderella</w:t>
      </w:r>
    </w:p>
    <w:p w14:paraId="4582A843" w14:textId="77777777" w:rsidR="00162074" w:rsidRDefault="006E4140">
      <w:r>
        <w:t>What a pity! Who’s ruined the Earth, the most Awesome Planet!!</w:t>
      </w:r>
    </w:p>
    <w:p w14:paraId="407DF70B" w14:textId="77777777" w:rsidR="00162074" w:rsidRDefault="006E4140">
      <w:pPr>
        <w:pStyle w:val="12"/>
      </w:pPr>
      <w:r>
        <w:t>Adela Chan Jr</w:t>
      </w:r>
    </w:p>
    <w:p w14:paraId="3B7B3FA2" w14:textId="77777777" w:rsidR="00162074" w:rsidRDefault="006E4140">
      <w:r>
        <w:t xml:space="preserve">Another wing of DEATH!!! </w:t>
      </w:r>
      <w:r>
        <w:rPr>
          <w:i/>
        </w:rPr>
        <w:t>(Trying to escape the Awesome Planet)</w:t>
      </w:r>
    </w:p>
    <w:p w14:paraId="0244ED24" w14:textId="77777777" w:rsidR="00162074" w:rsidRDefault="006E4140">
      <w:pPr>
        <w:pStyle w:val="11"/>
      </w:pPr>
      <w:r>
        <w:t>She firing a torch, an Arabian girl on desert comes into exhibition with a gold-bordered turquoise headband, a black-under-turquoise tank tops with a Genie's hand holding up three fingers above white-on-purple “Wishes”, blue yoga pants, white socks, and turquoise sneakers. She is Jasmine.</w:t>
      </w:r>
    </w:p>
    <w:p w14:paraId="294A35E7" w14:textId="77777777" w:rsidR="00162074" w:rsidRDefault="006E4140">
      <w:pPr>
        <w:pStyle w:val="12"/>
      </w:pPr>
      <w:r>
        <w:t>Adela Chan Jr</w:t>
      </w:r>
    </w:p>
    <w:p w14:paraId="1F029EC3" w14:textId="77777777" w:rsidR="00162074" w:rsidRDefault="006E4140">
      <w:r>
        <w:t>Jasmine, your Highness, on the Earth under desertification, what are your three wishes?</w:t>
      </w:r>
    </w:p>
    <w:p w14:paraId="42916007" w14:textId="77777777" w:rsidR="00162074" w:rsidRDefault="006E4140">
      <w:pPr>
        <w:pStyle w:val="12"/>
      </w:pPr>
      <w:r>
        <w:t>Jasmine</w:t>
      </w:r>
    </w:p>
    <w:p w14:paraId="5E1DC76E" w14:textId="77777777" w:rsidR="00162074" w:rsidRDefault="006E4140">
      <w:pPr>
        <w:rPr>
          <w:i/>
          <w:iCs/>
        </w:rPr>
      </w:pPr>
      <w:r>
        <w:rPr>
          <w:i/>
          <w:iCs/>
        </w:rPr>
        <w:t>(Sub voce)</w:t>
      </w:r>
      <w:r>
        <w:t xml:space="preserve"> Our first wish of all is that deserts grow forests one after another, beside which people are scheduling to build Active Communities of Tomorrow on spanking oases. </w:t>
      </w:r>
      <w:r>
        <w:rPr>
          <w:i/>
          <w:iCs/>
        </w:rPr>
        <w:t>(Rises)</w:t>
      </w:r>
    </w:p>
    <w:p w14:paraId="3778AD77" w14:textId="77777777" w:rsidR="00162074" w:rsidRDefault="006E4140">
      <w:pPr>
        <w:pStyle w:val="12"/>
      </w:pPr>
      <w:r>
        <w:t>Adela Chan Jr</w:t>
      </w:r>
    </w:p>
    <w:p w14:paraId="2BA3744A" w14:textId="77777777" w:rsidR="00162074" w:rsidRDefault="006E4140">
      <w:r>
        <w:t xml:space="preserve">Let’s realize it! </w:t>
      </w:r>
      <w:r>
        <w:rPr>
          <w:i/>
        </w:rPr>
        <w:t>(Dragging Jasmine et alia leaving the Awesome Planet)</w:t>
      </w:r>
    </w:p>
    <w:p w14:paraId="38B10E5B" w14:textId="77777777" w:rsidR="00162074" w:rsidRDefault="006E4140">
      <w:pPr>
        <w:pStyle w:val="11"/>
      </w:pPr>
      <w:r>
        <w:t xml:space="preserve">The desert suddenly transforms into a forest. Over soars an aircraft. Zoom into the airplane — </w:t>
      </w:r>
    </w:p>
    <w:p w14:paraId="7B8079DE" w14:textId="77777777" w:rsidR="00162074" w:rsidRDefault="006E4140">
      <w:pPr>
        <w:pStyle w:val="Heading2"/>
      </w:pPr>
      <w:bookmarkStart w:id="58" w:name="_Toc80735936"/>
      <w:bookmarkStart w:id="59" w:name="_Toc84106683"/>
      <w:r>
        <w:t>Scene VII</w:t>
      </w:r>
      <w:bookmarkEnd w:id="58"/>
      <w:bookmarkEnd w:id="59"/>
    </w:p>
    <w:p w14:paraId="0AD03E6D" w14:textId="77777777" w:rsidR="00162074" w:rsidRDefault="006E4140">
      <w:pPr>
        <w:pStyle w:val="11"/>
      </w:pPr>
      <w:r>
        <w:t>INTERIOR — Soaring Around the World. When Angela Chan leads the Princesses boarding the “Flight” without “Crews”, a black fume flies in.</w:t>
      </w:r>
    </w:p>
    <w:p w14:paraId="71F789FA" w14:textId="77777777" w:rsidR="00162074" w:rsidRDefault="006E4140">
      <w:pPr>
        <w:pStyle w:val="12"/>
      </w:pPr>
      <w:r>
        <w:t>Angela Chan</w:t>
      </w:r>
    </w:p>
    <w:p w14:paraId="4075265E" w14:textId="77777777" w:rsidR="00162074" w:rsidRDefault="006E4140">
      <w:r>
        <w:rPr>
          <w:i/>
        </w:rPr>
        <w:t>(Sobbing)</w:t>
      </w:r>
      <w:r>
        <w:t xml:space="preserve"> A black smoke is invariably assaulting when we’re soaring around the world! Anyone to solve this issue?</w:t>
      </w:r>
    </w:p>
    <w:p w14:paraId="694DC960" w14:textId="77777777" w:rsidR="00162074" w:rsidRDefault="006E4140">
      <w:pPr>
        <w:pStyle w:val="11"/>
      </w:pPr>
      <w:r>
        <w:t>The black smoke suddenly disappears when Adela Chan Jr, Cinderella, Jasmine and Tiana enters.</w:t>
      </w:r>
    </w:p>
    <w:p w14:paraId="683350EC" w14:textId="77777777" w:rsidR="00162074" w:rsidRDefault="006E4140">
      <w:pPr>
        <w:pStyle w:val="12"/>
      </w:pPr>
      <w:r>
        <w:t>Adela Chan Jr</w:t>
      </w:r>
    </w:p>
    <w:p w14:paraId="13B460E7" w14:textId="77777777" w:rsidR="00162074" w:rsidRDefault="006E4140">
      <w:r>
        <w:t>Arrived! You’ve arrived at your Communities of Tomorrow!</w:t>
      </w:r>
    </w:p>
    <w:p w14:paraId="09F6385E" w14:textId="77777777" w:rsidR="00162074" w:rsidRDefault="006E4140">
      <w:pPr>
        <w:pStyle w:val="12"/>
      </w:pPr>
      <w:r>
        <w:t>Jasmine</w:t>
      </w:r>
    </w:p>
    <w:p w14:paraId="45DD1556" w14:textId="77777777" w:rsidR="00162074" w:rsidRDefault="006E4140">
      <w:r>
        <w:t>Our second wish is that students and seekers rule over the prejudiced govern</w:t>
      </w:r>
      <w:r>
        <w:lastRenderedPageBreak/>
        <w:t>ments.</w:t>
      </w:r>
    </w:p>
    <w:p w14:paraId="4D885E01" w14:textId="77777777" w:rsidR="00162074" w:rsidRDefault="006E4140">
      <w:pPr>
        <w:pStyle w:val="12"/>
      </w:pPr>
      <w:r>
        <w:t>(Mulan, Snow White, Cinderella)</w:t>
      </w:r>
    </w:p>
    <w:p w14:paraId="038B3D6F" w14:textId="77777777" w:rsidR="00162074" w:rsidRDefault="006E4140">
      <w:r>
        <w:t>Anyone Else?</w:t>
      </w:r>
    </w:p>
    <w:p w14:paraId="0FC0827A" w14:textId="77777777" w:rsidR="00162074" w:rsidRDefault="006E4140">
      <w:pPr>
        <w:pStyle w:val="12"/>
      </w:pPr>
      <w:r>
        <w:t>Tiana</w:t>
      </w:r>
    </w:p>
    <w:p w14:paraId="675A29CE" w14:textId="77777777" w:rsidR="00162074" w:rsidRDefault="006E4140">
      <w:r>
        <w:rPr>
          <w:i/>
          <w:iCs/>
        </w:rPr>
        <w:t>(Walks to Seat 4, Row 7)</w:t>
      </w:r>
      <w:r>
        <w:t xml:space="preserve"> Here conceals a Native American woman who dons an indigo shirt featuring a graphic of a wolf howling before a blue moon with "BLUE CORN MOON" underneath, yellow pants with pre-Columbian patterns and light brown flats.</w:t>
      </w:r>
    </w:p>
    <w:p w14:paraId="0902B97A" w14:textId="77777777" w:rsidR="00162074" w:rsidRDefault="006E4140">
      <w:pPr>
        <w:pStyle w:val="12"/>
      </w:pPr>
      <w:r>
        <w:t>Adela Chan Jr, Angela Chan</w:t>
      </w:r>
    </w:p>
    <w:p w14:paraId="4892378A" w14:textId="77777777" w:rsidR="00162074" w:rsidRDefault="006E4140">
      <w:pPr>
        <w:rPr>
          <w:i/>
          <w:iCs/>
        </w:rPr>
      </w:pPr>
      <w:r>
        <w:t xml:space="preserve">Her highness is Pocahontas, and… </w:t>
      </w:r>
      <w:r>
        <w:rPr>
          <w:i/>
          <w:iCs/>
        </w:rPr>
        <w:t>(Looking around)</w:t>
      </w:r>
      <w:r>
        <w:t xml:space="preserve"> there is no other person to save now, Fathers. Goodbye! </w:t>
      </w:r>
      <w:r>
        <w:rPr>
          <w:i/>
          <w:iCs/>
        </w:rPr>
        <w:t>(All scuttles out of the American Adventure.)</w:t>
      </w:r>
    </w:p>
    <w:p w14:paraId="2C698825" w14:textId="77777777" w:rsidR="00162074" w:rsidRDefault="006E4140">
      <w:pPr>
        <w:pStyle w:val="12"/>
      </w:pPr>
      <w:r>
        <w:t>Harry Potter</w:t>
      </w:r>
    </w:p>
    <w:p w14:paraId="6798B334" w14:textId="77777777" w:rsidR="00162074" w:rsidRDefault="006E4140">
      <w:r>
        <w:t>You shall not escape! PROTEGO MAXIMA!</w:t>
      </w:r>
    </w:p>
    <w:p w14:paraId="681FC1D5" w14:textId="77777777" w:rsidR="00162074" w:rsidRDefault="006E4140">
      <w:pPr>
        <w:pStyle w:val="11"/>
      </w:pPr>
      <w:r>
        <w:t>Stopped by a virtual wall, the princesses and the Adela and Angela Chan tumble rearwards. Then, Jasmine’s flying carpet wraps Harry Potter.</w:t>
      </w:r>
    </w:p>
    <w:p w14:paraId="255BF075" w14:textId="77777777" w:rsidR="00162074" w:rsidRDefault="006E4140">
      <w:pPr>
        <w:pStyle w:val="12"/>
      </w:pPr>
      <w:r>
        <w:t>Jasmine</w:t>
      </w:r>
    </w:p>
    <w:p w14:paraId="53247771" w14:textId="77777777" w:rsidR="00162074" w:rsidRDefault="006E4140">
      <w:r>
        <w:t xml:space="preserve">Carpet did a good job. </w:t>
      </w:r>
    </w:p>
    <w:p w14:paraId="39071A12" w14:textId="77777777" w:rsidR="00162074" w:rsidRDefault="006E4140">
      <w:pPr>
        <w:pStyle w:val="11"/>
      </w:pPr>
      <w:r>
        <w:t>All exit the American Pavilion.</w:t>
      </w:r>
    </w:p>
    <w:p w14:paraId="607FED38" w14:textId="77777777" w:rsidR="00162074" w:rsidRDefault="006E4140">
      <w:pPr>
        <w:pStyle w:val="Heading2"/>
      </w:pPr>
      <w:bookmarkStart w:id="60" w:name="_Toc80735937"/>
      <w:bookmarkStart w:id="61" w:name="_Toc84106684"/>
      <w:r>
        <w:t>Scene VIII</w:t>
      </w:r>
      <w:bookmarkEnd w:id="60"/>
      <w:bookmarkEnd w:id="61"/>
    </w:p>
    <w:p w14:paraId="26BC5E87" w14:textId="77777777" w:rsidR="00162074" w:rsidRDefault="006E4140">
      <w:pPr>
        <w:pStyle w:val="11"/>
      </w:pPr>
      <w:r>
        <w:t>EXTERIOR — Journey of Water, which is dried and blacked out. Over there Adela and Angela Chan, Jasmine and Tiana witness Harry Potter dropping into the World Showcase Lagoon.</w:t>
      </w:r>
    </w:p>
    <w:p w14:paraId="23832B13" w14:textId="77777777" w:rsidR="00162074" w:rsidRDefault="006E4140">
      <w:pPr>
        <w:pStyle w:val="12"/>
      </w:pPr>
      <w:r>
        <w:t>Adela Chan Jr, Angela Chan</w:t>
      </w:r>
    </w:p>
    <w:p w14:paraId="7A183D0F" w14:textId="77777777" w:rsidR="00162074" w:rsidRDefault="006E4140">
      <w:r>
        <w:t>Where are Moana and the Heart?</w:t>
      </w:r>
    </w:p>
    <w:p w14:paraId="0EEB5B64" w14:textId="77777777" w:rsidR="00162074" w:rsidRDefault="006E4140">
      <w:pPr>
        <w:pStyle w:val="12"/>
      </w:pPr>
      <w:r>
        <w:t>(Clark Kent, Bruce Wayne, Barry Allen, Hal Jordan)</w:t>
      </w:r>
    </w:p>
    <w:p w14:paraId="761DD761" w14:textId="77777777" w:rsidR="00162074" w:rsidRDefault="006E4140">
      <w:r>
        <w:t>How dare you slay Arthur Curry, Harry Potter!!</w:t>
      </w:r>
    </w:p>
    <w:p w14:paraId="71DC8C16" w14:textId="77777777" w:rsidR="00162074" w:rsidRDefault="006E4140">
      <w:pPr>
        <w:pStyle w:val="11"/>
      </w:pPr>
      <w:r>
        <w:t>They start their fight against Harry Potter, raising colorful flames and sparks over the Lagoon.</w:t>
      </w:r>
    </w:p>
    <w:p w14:paraId="34F71EE8" w14:textId="77777777" w:rsidR="00162074" w:rsidRDefault="006E4140">
      <w:pPr>
        <w:pStyle w:val="12"/>
      </w:pPr>
      <w:r>
        <w:t>(Ron Weasley)</w:t>
      </w:r>
    </w:p>
    <w:p w14:paraId="076967F3" w14:textId="77777777" w:rsidR="00162074" w:rsidRDefault="006E4140">
      <w:r>
        <w:t>How dare you damage Harry Potter!!!</w:t>
      </w:r>
    </w:p>
    <w:p w14:paraId="71C59B8F" w14:textId="77777777" w:rsidR="00162074" w:rsidRDefault="006E4140">
      <w:pPr>
        <w:pStyle w:val="11"/>
      </w:pPr>
      <w:r>
        <w:t>The fight expands, raising more fireworks.</w:t>
      </w:r>
    </w:p>
    <w:p w14:paraId="44EDA553" w14:textId="77777777" w:rsidR="00162074" w:rsidRDefault="006E4140">
      <w:pPr>
        <w:pStyle w:val="12"/>
      </w:pPr>
      <w:r>
        <w:t>Jasmine</w:t>
      </w:r>
    </w:p>
    <w:p w14:paraId="6BEC3C0A" w14:textId="77777777" w:rsidR="00162074" w:rsidRDefault="006E4140">
      <w:r>
        <w:t xml:space="preserve">The third and last wish is that the untied tastes are replaced by </w:t>
      </w:r>
      <w:r>
        <w:rPr>
          <w:rFonts w:hint="eastAsia"/>
        </w:rPr>
        <w:t>benevolent</w:t>
      </w:r>
      <w:r>
        <w:t xml:space="preserve"> countries.</w:t>
      </w:r>
    </w:p>
    <w:p w14:paraId="60C83222" w14:textId="77777777" w:rsidR="00162074" w:rsidRDefault="006E4140">
      <w:pPr>
        <w:pStyle w:val="11"/>
      </w:pPr>
      <w:r>
        <w:t>Simultaneously, Aurora floats from the Lagoon towards Adela Chan Jr, who kisses her to wake her up.</w:t>
      </w:r>
    </w:p>
    <w:p w14:paraId="7B382EC5" w14:textId="77777777" w:rsidR="00162074" w:rsidRDefault="006E4140">
      <w:pPr>
        <w:pStyle w:val="12"/>
      </w:pPr>
      <w:r>
        <w:rPr>
          <w:rFonts w:hint="eastAsia"/>
        </w:rPr>
        <w:t>Adela</w:t>
      </w:r>
      <w:r>
        <w:t xml:space="preserve"> Chan Jr, Tiana</w:t>
      </w:r>
    </w:p>
    <w:p w14:paraId="35673567" w14:textId="77777777" w:rsidR="00162074" w:rsidRDefault="006E4140">
      <w:r>
        <w:t>Except the one with a Disneyland!</w:t>
      </w:r>
    </w:p>
    <w:p w14:paraId="53787161" w14:textId="77777777" w:rsidR="00162074" w:rsidRDefault="006E4140">
      <w:pPr>
        <w:pStyle w:val="12"/>
      </w:pPr>
      <w:r>
        <w:lastRenderedPageBreak/>
        <w:t>Angela Chan, Aurora</w:t>
      </w:r>
    </w:p>
    <w:p w14:paraId="4EA28296" w14:textId="77777777" w:rsidR="00162074" w:rsidRDefault="006E4140">
      <w:r>
        <w:t>And the one with a Walt Disney World!</w:t>
      </w:r>
    </w:p>
    <w:p w14:paraId="4B7880FE" w14:textId="77777777" w:rsidR="00162074" w:rsidRDefault="006E4140">
      <w:pPr>
        <w:pStyle w:val="11"/>
      </w:pPr>
      <w:r>
        <w:t>Bugs Bunny jumps into the theater from the grassland behind American Adventure, only to be captured by Jasmine.</w:t>
      </w:r>
    </w:p>
    <w:p w14:paraId="68F97B92" w14:textId="77777777" w:rsidR="00162074" w:rsidRDefault="006E4140">
      <w:pPr>
        <w:pStyle w:val="12"/>
      </w:pPr>
      <w:r>
        <w:t>Bugs Bunny</w:t>
      </w:r>
    </w:p>
    <w:p w14:paraId="46066E13" w14:textId="77777777" w:rsidR="00162074" w:rsidRDefault="006E4140">
      <w:r>
        <w:t>The superheroes and sorcerers have realized the cause of divergence!</w:t>
      </w:r>
    </w:p>
    <w:p w14:paraId="7FB9A72A" w14:textId="77777777" w:rsidR="00162074" w:rsidRDefault="006E4140">
      <w:pPr>
        <w:pStyle w:val="11"/>
      </w:pPr>
      <w:r>
        <w:t>His mouth covered by Jasmine, Cecil Turtle rolls in, only to be captured by Mulan before being able to trap Jasmine who is ready to toss Bugs Bunny.</w:t>
      </w:r>
    </w:p>
    <w:p w14:paraId="104EF56A" w14:textId="77777777" w:rsidR="00162074" w:rsidRDefault="006E4140">
      <w:pPr>
        <w:pStyle w:val="12"/>
      </w:pPr>
      <w:r>
        <w:t>Mulan</w:t>
      </w:r>
    </w:p>
    <w:p w14:paraId="4029A06D" w14:textId="77777777" w:rsidR="00162074" w:rsidRDefault="006E4140">
      <w:r>
        <w:t xml:space="preserve">Another goody! </w:t>
      </w:r>
      <w:r>
        <w:rPr>
          <w:i/>
        </w:rPr>
        <w:t>(Carving a clockwise swastika on his back)</w:t>
      </w:r>
    </w:p>
    <w:p w14:paraId="17FC42ED" w14:textId="77777777" w:rsidR="00162074" w:rsidRDefault="006E4140">
      <w:pPr>
        <w:pStyle w:val="12"/>
      </w:pPr>
      <w:r>
        <w:t>Cecil Turtle</w:t>
      </w:r>
    </w:p>
    <w:p w14:paraId="43A042F5" w14:textId="77777777" w:rsidR="00162074" w:rsidRDefault="006E4140">
      <w:r>
        <w:t>What are you doing in position of carving me?</w:t>
      </w:r>
    </w:p>
    <w:p w14:paraId="76358811" w14:textId="77777777" w:rsidR="00162074" w:rsidRDefault="006E4140">
      <w:pPr>
        <w:pStyle w:val="12"/>
      </w:pPr>
      <w:r>
        <w:t>Adela Chan Jr, Angela Chan</w:t>
      </w:r>
    </w:p>
    <w:p w14:paraId="7EB1F6EC" w14:textId="77777777" w:rsidR="00162074" w:rsidRDefault="006E4140">
      <w:r>
        <w:t>Blessing good fortune for EPCOT!!</w:t>
      </w:r>
    </w:p>
    <w:p w14:paraId="0C5ABA97" w14:textId="77777777" w:rsidR="00162074" w:rsidRDefault="006E4140">
      <w:pPr>
        <w:pStyle w:val="11"/>
      </w:pPr>
      <w:r>
        <w:t>Mulan tossing Cecil Turtle out of EPCOT, Jasmine tosses Bugs Bunny into the Lagoon.</w:t>
      </w:r>
    </w:p>
    <w:p w14:paraId="0FB4FA44" w14:textId="77777777" w:rsidR="00162074" w:rsidRDefault="006E4140">
      <w:pPr>
        <w:pStyle w:val="12"/>
      </w:pPr>
      <w:r>
        <w:t>Adela Chan Jr, Angela Chan</w:t>
      </w:r>
    </w:p>
    <w:p w14:paraId="2CF1BA27" w14:textId="77777777" w:rsidR="00162074" w:rsidRDefault="006E4140">
      <w:r>
        <w:t>Is it OK?</w:t>
      </w:r>
    </w:p>
    <w:p w14:paraId="507F2D87" w14:textId="77777777" w:rsidR="00162074" w:rsidRDefault="006E4140">
      <w:pPr>
        <w:pStyle w:val="12"/>
      </w:pPr>
      <w:r>
        <w:t>Mulan</w:t>
      </w:r>
    </w:p>
    <w:p w14:paraId="3A027932" w14:textId="77777777" w:rsidR="00162074" w:rsidRDefault="006E4140">
      <w:r>
        <w:t>Three, two, one, go! It shows that EPCOT will be secure, and then prospering!</w:t>
      </w:r>
    </w:p>
    <w:p w14:paraId="0BF05540" w14:textId="77777777" w:rsidR="00162074" w:rsidRDefault="006E4140">
      <w:pPr>
        <w:pStyle w:val="12"/>
      </w:pPr>
      <w:r>
        <w:t>Pocahontas</w:t>
      </w:r>
    </w:p>
    <w:p w14:paraId="1E0322D0" w14:textId="77777777" w:rsidR="00162074" w:rsidRDefault="006E4140">
      <w:r>
        <w:t>Now let’s seek for Moana and Ariel!</w:t>
      </w:r>
    </w:p>
    <w:p w14:paraId="795B3FA1" w14:textId="77777777" w:rsidR="00162074" w:rsidRDefault="006E4140">
      <w:pPr>
        <w:pStyle w:val="11"/>
      </w:pPr>
      <w:r>
        <w:t>All leaves for the Living Seas.</w:t>
      </w:r>
    </w:p>
    <w:p w14:paraId="3CA4FAED" w14:textId="77777777" w:rsidR="00162074" w:rsidRDefault="006E4140">
      <w:pPr>
        <w:pStyle w:val="Heading2"/>
      </w:pPr>
      <w:bookmarkStart w:id="62" w:name="_Toc80735938"/>
      <w:bookmarkStart w:id="63" w:name="_Toc84106685"/>
      <w:r>
        <w:t>Scene IX</w:t>
      </w:r>
      <w:bookmarkEnd w:id="62"/>
      <w:bookmarkEnd w:id="63"/>
    </w:p>
    <w:p w14:paraId="203B1E42" w14:textId="77777777" w:rsidR="00162074" w:rsidRDefault="006E4140">
      <w:pPr>
        <w:pStyle w:val="11"/>
      </w:pPr>
      <w:r>
        <w:t>INTERIOR — the Living Seas. Radiation emits so intensely that all but Adela and Angela Chan suffer from diarrhea.</w:t>
      </w:r>
    </w:p>
    <w:p w14:paraId="17047A62" w14:textId="77777777" w:rsidR="00162074" w:rsidRDefault="006E4140">
      <w:pPr>
        <w:pStyle w:val="12"/>
      </w:pPr>
      <w:r>
        <w:t>Adela Chan Jr</w:t>
      </w:r>
    </w:p>
    <w:p w14:paraId="21D7C21E" w14:textId="77777777" w:rsidR="00162074" w:rsidRDefault="006E4140">
      <w:r>
        <w:t>Who misplaced Moana her Highness, please?</w:t>
      </w:r>
    </w:p>
    <w:p w14:paraId="6D3EBB6F" w14:textId="77777777" w:rsidR="00162074" w:rsidRDefault="006E4140">
      <w:pPr>
        <w:pStyle w:val="12"/>
      </w:pPr>
      <w:r>
        <w:t>(Moana)</w:t>
      </w:r>
    </w:p>
    <w:p w14:paraId="1AA9768E" w14:textId="77777777" w:rsidR="00162074" w:rsidRDefault="006E4140">
      <w:r>
        <w:t>Here I am.</w:t>
      </w:r>
    </w:p>
    <w:p w14:paraId="7235E858" w14:textId="77777777" w:rsidR="00162074" w:rsidRDefault="006E4140">
      <w:pPr>
        <w:pStyle w:val="11"/>
      </w:pPr>
      <w:r>
        <w:t>Adela’s torchlight lights up the chamber, where lies a Polynesian girl with an orange tank top reading "#SHINY" along with the artwork of a giant crab, and white shorts but barefoot. She is Moana, summoning Ocean and following Adela Chan Jr out of the pavilion.</w:t>
      </w:r>
    </w:p>
    <w:p w14:paraId="191F721B" w14:textId="77777777" w:rsidR="00162074" w:rsidRDefault="006E4140">
      <w:pPr>
        <w:pStyle w:val="12"/>
      </w:pPr>
      <w:r>
        <w:t>Moana</w:t>
      </w:r>
    </w:p>
    <w:p w14:paraId="66692C48" w14:textId="77777777" w:rsidR="00162074" w:rsidRDefault="006E4140">
      <w:r>
        <w:t>The tank of radiated saltwater emptied, let’s rescue our friends, shall we?</w:t>
      </w:r>
    </w:p>
    <w:p w14:paraId="6BD4A204" w14:textId="77777777" w:rsidR="00162074" w:rsidRDefault="006E4140">
      <w:pPr>
        <w:pStyle w:val="11"/>
      </w:pPr>
      <w:r>
        <w:t>All princesses (including Moana) scurry outside, with Adela and Angela Chan following.</w:t>
      </w:r>
    </w:p>
    <w:p w14:paraId="575867D1" w14:textId="77777777" w:rsidR="00162074" w:rsidRDefault="006E4140">
      <w:pPr>
        <w:pStyle w:val="12"/>
      </w:pPr>
      <w:r>
        <w:lastRenderedPageBreak/>
        <w:t>(Sam Sheepdog, Taz)</w:t>
      </w:r>
    </w:p>
    <w:p w14:paraId="75939A35" w14:textId="77777777" w:rsidR="00162074" w:rsidRDefault="006E4140">
      <w:pPr>
        <w:rPr>
          <w:i/>
          <w:iCs/>
        </w:rPr>
      </w:pPr>
      <w:r>
        <w:rPr>
          <w:i/>
          <w:iCs/>
        </w:rPr>
        <w:t>(Barks)</w:t>
      </w:r>
      <w:r>
        <w:t xml:space="preserve"> We’ll return!!</w:t>
      </w:r>
    </w:p>
    <w:p w14:paraId="3A8FE8ED" w14:textId="77777777" w:rsidR="00162074" w:rsidRDefault="006E4140">
      <w:pPr>
        <w:pStyle w:val="12"/>
      </w:pPr>
      <w:r>
        <w:t>(Sylvester Cat)</w:t>
      </w:r>
    </w:p>
    <w:p w14:paraId="3DE7A7BC" w14:textId="77777777" w:rsidR="00162074" w:rsidRDefault="006E4140">
      <w:r>
        <w:t>AHHH SHADDUP!!!</w:t>
      </w:r>
    </w:p>
    <w:p w14:paraId="7B1AB6C1" w14:textId="77777777" w:rsidR="00162074" w:rsidRDefault="006E4140">
      <w:pPr>
        <w:pStyle w:val="11"/>
      </w:pPr>
      <w:r>
        <w:t>Flashes forward to the Millikan Library in vintage television style, California Institute of Technology.</w:t>
      </w:r>
    </w:p>
    <w:p w14:paraId="4AE1F3B0" w14:textId="77777777" w:rsidR="00162074" w:rsidRDefault="006E4140">
      <w:pPr>
        <w:pStyle w:val="12"/>
      </w:pPr>
      <w:r>
        <w:t>Leonard Hofstadter</w:t>
      </w:r>
    </w:p>
    <w:p w14:paraId="594E7E3A" w14:textId="77777777" w:rsidR="00162074" w:rsidRDefault="006E4140">
      <w:r>
        <w:t>Have you ever researched the giant swirl in World Showcase Lagoon, Orlando?</w:t>
      </w:r>
    </w:p>
    <w:p w14:paraId="334D685D" w14:textId="77777777" w:rsidR="00162074" w:rsidRDefault="006E4140">
      <w:pPr>
        <w:pStyle w:val="12"/>
      </w:pPr>
      <w:r>
        <w:t>Sheldon Cooper</w:t>
      </w:r>
    </w:p>
    <w:p w14:paraId="3BA983D7" w14:textId="77777777" w:rsidR="00162074" w:rsidRDefault="006E4140">
      <w:r>
        <w:t>Let’s investigate it in situ.</w:t>
      </w:r>
    </w:p>
    <w:p w14:paraId="71339097" w14:textId="77777777" w:rsidR="00162074" w:rsidRDefault="006E4140">
      <w:pPr>
        <w:pStyle w:val="11"/>
      </w:pPr>
      <w:r>
        <w:t>The screen blacks out.</w:t>
      </w:r>
    </w:p>
    <w:p w14:paraId="623EE79D" w14:textId="77777777" w:rsidR="00162074" w:rsidRDefault="006E4140">
      <w:pPr>
        <w:pStyle w:val="Heading2"/>
      </w:pPr>
      <w:bookmarkStart w:id="64" w:name="_Toc80735939"/>
      <w:bookmarkStart w:id="65" w:name="_Toc84106686"/>
      <w:r>
        <w:t>Scene X</w:t>
      </w:r>
      <w:bookmarkEnd w:id="64"/>
      <w:bookmarkEnd w:id="65"/>
    </w:p>
    <w:p w14:paraId="22486E7E" w14:textId="77777777" w:rsidR="00162074" w:rsidRDefault="006E4140">
      <w:pPr>
        <w:pStyle w:val="11"/>
      </w:pPr>
      <w:r>
        <w:t>INTERIOR — Art Gallery of Japan Pavilion, where Adela and Angela Chan and the eleven Princesses yet mentioned enters.</w:t>
      </w:r>
    </w:p>
    <w:p w14:paraId="4FC3A64C" w14:textId="77777777" w:rsidR="00162074" w:rsidRDefault="006E4140">
      <w:pPr>
        <w:pStyle w:val="12"/>
      </w:pPr>
      <w:r>
        <w:t>Adela Chan Jr</w:t>
      </w:r>
    </w:p>
    <w:p w14:paraId="1FCF993D" w14:textId="77777777" w:rsidR="00162074" w:rsidRDefault="006E4140">
      <w:pPr>
        <w:rPr>
          <w:i/>
          <w:iCs/>
        </w:rPr>
      </w:pPr>
      <w:r>
        <w:rPr>
          <w:i/>
          <w:iCs/>
        </w:rPr>
        <w:t>(Points to a dot-matrix display)</w:t>
      </w:r>
      <w:r>
        <w:t xml:space="preserve"> 14 RW 11 FEB 28 PAST 22. No much time left.</w:t>
      </w:r>
    </w:p>
    <w:p w14:paraId="7A3674A6" w14:textId="77777777" w:rsidR="00162074" w:rsidRDefault="006E4140">
      <w:pPr>
        <w:pStyle w:val="12"/>
      </w:pPr>
      <w:r>
        <w:rPr>
          <w:rFonts w:hint="eastAsia"/>
        </w:rPr>
        <w:t>Snow</w:t>
      </w:r>
      <w:r>
        <w:t xml:space="preserve"> White</w:t>
      </w:r>
    </w:p>
    <w:p w14:paraId="16260D0D" w14:textId="77777777" w:rsidR="00162074" w:rsidRDefault="006E4140">
      <w:r>
        <w:t>What is RW? Ron Weasley?</w:t>
      </w:r>
    </w:p>
    <w:p w14:paraId="4CCF723B" w14:textId="77777777" w:rsidR="00162074" w:rsidRDefault="006E4140">
      <w:pPr>
        <w:pStyle w:val="12"/>
      </w:pPr>
      <w:r>
        <w:t>Adela Chan Jr</w:t>
      </w:r>
    </w:p>
    <w:p w14:paraId="4D5E185A" w14:textId="77777777" w:rsidR="00162074" w:rsidRDefault="006E4140">
      <w:pPr>
        <w:rPr>
          <w:i/>
          <w:iCs/>
        </w:rPr>
      </w:pPr>
      <w:r>
        <w:t xml:space="preserve">The incumbent Japanese Era Name, “Beautiful Harmony”. </w:t>
      </w:r>
      <w:r>
        <w:rPr>
          <w:i/>
          <w:iCs/>
        </w:rPr>
        <w:t>(Reading a memorial)</w:t>
      </w:r>
      <w:r>
        <w:t xml:space="preserve"> It was reported that on the 3 RW Olympics, China earned the gold of gold against the untied tastes, contrary to what’s listed. Now let’s win more golds of golds! </w:t>
      </w:r>
      <w:r>
        <w:rPr>
          <w:i/>
          <w:iCs/>
        </w:rPr>
        <w:t>(Takes the memorial)</w:t>
      </w:r>
    </w:p>
    <w:p w14:paraId="2DD90326" w14:textId="77777777" w:rsidR="00162074" w:rsidRDefault="006E4140">
      <w:pPr>
        <w:pStyle w:val="11"/>
      </w:pPr>
      <w:r>
        <w:t>All pace inward, into a secret chamber, and suddenly, nausea and aches strike all but Adela and Angela Chan who wear radiation-proof suits.</w:t>
      </w:r>
    </w:p>
    <w:p w14:paraId="795A8319" w14:textId="77777777" w:rsidR="00162074" w:rsidRDefault="006E4140">
      <w:pPr>
        <w:pStyle w:val="12"/>
      </w:pPr>
      <w:r>
        <w:t>Angela Chan</w:t>
      </w:r>
    </w:p>
    <w:p w14:paraId="20643C10" w14:textId="77777777" w:rsidR="00162074" w:rsidRDefault="006E4140">
      <w:pPr>
        <w:rPr>
          <w:i/>
          <w:iCs/>
        </w:rPr>
      </w:pPr>
      <w:r>
        <w:t xml:space="preserve">The source of radiation in the Living Seas turns out here. </w:t>
      </w:r>
      <w:r>
        <w:rPr>
          <w:i/>
          <w:iCs/>
        </w:rPr>
        <w:t>(Picking a green glowing stone into her backpack)</w:t>
      </w:r>
    </w:p>
    <w:p w14:paraId="4060ED88" w14:textId="77777777" w:rsidR="00162074" w:rsidRDefault="006E4140">
      <w:pPr>
        <w:pStyle w:val="11"/>
      </w:pPr>
      <w:r>
        <w:t>Lit by Adela’s torchlight, the chamber is perceived containing a red-haired girl wearing green shorts with decorative fish scales and a violet shirt with “Gizmos &amp; Who’s-Its &amp; What’s-Its &amp; Snarfblats &amp; Dinglehoppers”.</w:t>
      </w:r>
    </w:p>
    <w:p w14:paraId="61854B54" w14:textId="77777777" w:rsidR="00162074" w:rsidRDefault="006E4140">
      <w:pPr>
        <w:pStyle w:val="12"/>
      </w:pPr>
      <w:r>
        <w:t>Adela Chan Jr</w:t>
      </w:r>
    </w:p>
    <w:p w14:paraId="51A7B5F3" w14:textId="77777777" w:rsidR="00162074" w:rsidRDefault="006E4140">
      <w:r>
        <w:t>Ariel, your Highness of Atlanta is ready for coronation. Here are your faithful friends Adela and Angela Chan. Let’s go!</w:t>
      </w:r>
    </w:p>
    <w:p w14:paraId="29FBFC5A" w14:textId="77777777" w:rsidR="00162074" w:rsidRDefault="006E4140">
      <w:pPr>
        <w:pStyle w:val="12"/>
      </w:pPr>
      <w:r>
        <w:t>Ariel</w:t>
      </w:r>
    </w:p>
    <w:p w14:paraId="430CD0B4" w14:textId="77777777" w:rsidR="00162074" w:rsidRDefault="006E4140">
      <w:r>
        <w:rPr>
          <w:i/>
        </w:rPr>
        <w:t>(Wanders)</w:t>
      </w:r>
      <w:r>
        <w:t xml:space="preserve"> My sister Adella being here, she is to be coronated.</w:t>
      </w:r>
    </w:p>
    <w:p w14:paraId="5DAF5238" w14:textId="77777777" w:rsidR="00162074" w:rsidRDefault="006E4140">
      <w:pPr>
        <w:pStyle w:val="12"/>
      </w:pPr>
      <w:r>
        <w:lastRenderedPageBreak/>
        <w:t>Adela Chan Jr</w:t>
      </w:r>
    </w:p>
    <w:p w14:paraId="29F21D77" w14:textId="77777777" w:rsidR="00162074" w:rsidRDefault="006E4140">
      <w:r>
        <w:t xml:space="preserve">I am merely an ordinary EPCOT dweller, single L. </w:t>
      </w:r>
      <w:r>
        <w:rPr>
          <w:i/>
        </w:rPr>
        <w:t>(Holding Ariel’s hands and departing Japan Pavilion)</w:t>
      </w:r>
    </w:p>
    <w:p w14:paraId="48612004" w14:textId="77777777" w:rsidR="00162074" w:rsidRDefault="006E4140">
      <w:pPr>
        <w:pStyle w:val="12"/>
      </w:pPr>
      <w:r>
        <w:t>Merida, Mulan</w:t>
      </w:r>
    </w:p>
    <w:p w14:paraId="511625B9" w14:textId="77777777" w:rsidR="00162074" w:rsidRDefault="006E4140">
      <w:r>
        <w:t>Are you going to assault Ariel?</w:t>
      </w:r>
    </w:p>
    <w:p w14:paraId="59B2161A" w14:textId="77777777" w:rsidR="00162074" w:rsidRDefault="006E4140">
      <w:pPr>
        <w:pStyle w:val="12"/>
      </w:pPr>
      <w:r>
        <w:t>Adela Chan Jr</w:t>
      </w:r>
    </w:p>
    <w:p w14:paraId="2006D2DE" w14:textId="77777777" w:rsidR="00162074" w:rsidRDefault="006E4140">
      <w:r>
        <w:rPr>
          <w:i/>
        </w:rPr>
        <w:t>(</w:t>
      </w:r>
      <w:r>
        <w:rPr>
          <w:i/>
          <w:iCs/>
        </w:rPr>
        <w:t>Releasing Ariel)</w:t>
      </w:r>
      <w:r>
        <w:t xml:space="preserve"> No, your Highnesses. Besides, Angela Chan is carrying the radiator to rid ourselves of villains. Let’s go! </w:t>
      </w:r>
    </w:p>
    <w:p w14:paraId="40D445F2" w14:textId="77777777" w:rsidR="00162074" w:rsidRDefault="006E4140">
      <w:pPr>
        <w:pStyle w:val="12"/>
      </w:pPr>
      <w:r>
        <w:t>Aurora, Cinderella</w:t>
      </w:r>
    </w:p>
    <w:p w14:paraId="2A8C30B4" w14:textId="77777777" w:rsidR="00162074" w:rsidRDefault="006E4140">
      <w:r>
        <w:t>We’re reunited again!</w:t>
      </w:r>
    </w:p>
    <w:p w14:paraId="5F35306C" w14:textId="77777777" w:rsidR="00162074" w:rsidRDefault="006E4140">
      <w:pPr>
        <w:pStyle w:val="11"/>
      </w:pPr>
      <w:r>
        <w:t>All stepping out with camera following, Belle appears frustrated.</w:t>
      </w:r>
    </w:p>
    <w:p w14:paraId="168F8092" w14:textId="77777777" w:rsidR="00162074" w:rsidRDefault="006E4140">
      <w:pPr>
        <w:pStyle w:val="12"/>
      </w:pPr>
      <w:r>
        <w:t>Belle</w:t>
      </w:r>
    </w:p>
    <w:p w14:paraId="1A4412A5" w14:textId="77777777" w:rsidR="00162074" w:rsidRDefault="006E4140">
      <w:r>
        <w:t>Where are my Potts and Chips, Wardrobe and Cogsworth, Feather duster and Lumiere?</w:t>
      </w:r>
    </w:p>
    <w:p w14:paraId="408C00DC" w14:textId="77777777" w:rsidR="00162074" w:rsidRDefault="006E4140">
      <w:pPr>
        <w:pStyle w:val="12"/>
      </w:pPr>
      <w:r>
        <w:t>Angela Chan</w:t>
      </w:r>
    </w:p>
    <w:p w14:paraId="5609C53F" w14:textId="77777777" w:rsidR="00162074" w:rsidRDefault="006E4140">
      <w:r>
        <w:t>For Potts &amp; Chips, your Highnesses can access the portable water machines equipped in all apartments around EPCOT…</w:t>
      </w:r>
    </w:p>
    <w:p w14:paraId="4FE0ED1C" w14:textId="77777777" w:rsidR="00162074" w:rsidRDefault="006E4140">
      <w:pPr>
        <w:pStyle w:val="12"/>
      </w:pPr>
      <w:r>
        <w:t>Jasmine</w:t>
      </w:r>
    </w:p>
    <w:p w14:paraId="02F5223E" w14:textId="77777777" w:rsidR="00162074" w:rsidRDefault="006E4140">
      <w:r>
        <w:rPr>
          <w:rFonts w:hint="eastAsia"/>
        </w:rPr>
        <w:t>I</w:t>
      </w:r>
      <w:r>
        <w:t xml:space="preserve"> want to hear more about the futuristic facilities in EPCOT.</w:t>
      </w:r>
    </w:p>
    <w:p w14:paraId="112F5A8D" w14:textId="77777777" w:rsidR="00162074" w:rsidRDefault="006E4140">
      <w:pPr>
        <w:pStyle w:val="12"/>
      </w:pPr>
      <w:r>
        <w:t>Angela Chan</w:t>
      </w:r>
    </w:p>
    <w:p w14:paraId="60B18547" w14:textId="77777777" w:rsidR="00162074" w:rsidRDefault="006E4140">
      <w:r>
        <w:t xml:space="preserve">Wardrobe is replaced by smart closets that can select attires matching seasons and users’ prompted activity, as </w:t>
      </w:r>
      <w:bookmarkStart w:id="66" w:name="_Hlk80118685"/>
      <w:r>
        <w:t xml:space="preserve">Cogsworth </w:t>
      </w:r>
      <w:bookmarkEnd w:id="66"/>
      <w:r>
        <w:t>for sets of world clocks associated to dwellers’ favorite time standards, including one always displaying the Eastern Standard Time as the local standard, without summer shift.</w:t>
      </w:r>
    </w:p>
    <w:p w14:paraId="1552CC2A" w14:textId="77777777" w:rsidR="00162074" w:rsidRDefault="006E4140">
      <w:pPr>
        <w:pStyle w:val="12"/>
      </w:pPr>
      <w:r>
        <w:t>Rapunzel</w:t>
      </w:r>
    </w:p>
    <w:p w14:paraId="246F12CB" w14:textId="77777777" w:rsidR="00162074" w:rsidRDefault="006E4140">
      <w:r>
        <w:t>Wow!</w:t>
      </w:r>
    </w:p>
    <w:p w14:paraId="5430BDAD" w14:textId="77777777" w:rsidR="00162074" w:rsidRDefault="006E4140">
      <w:pPr>
        <w:pStyle w:val="12"/>
      </w:pPr>
      <w:r>
        <w:t>Angela Chan</w:t>
      </w:r>
    </w:p>
    <w:p w14:paraId="6CE97E12" w14:textId="77777777" w:rsidR="00162074" w:rsidRDefault="006E4140">
      <w:r>
        <w:t>Besides, Feather duster is substituted by cleaning robots whereas Lumiere is abandoned, leaving position to smart lighting facilities in various purposes.</w:t>
      </w:r>
    </w:p>
    <w:p w14:paraId="54966BC7" w14:textId="77777777" w:rsidR="00162074" w:rsidRDefault="006E4140">
      <w:pPr>
        <w:pStyle w:val="12"/>
      </w:pPr>
      <w:r>
        <w:t>Pocahontas, Tiana</w:t>
      </w:r>
    </w:p>
    <w:p w14:paraId="29B19938" w14:textId="77777777" w:rsidR="00162074" w:rsidRDefault="006E4140">
      <w:r>
        <w:t>OK. Let’s Check in!</w:t>
      </w:r>
    </w:p>
    <w:p w14:paraId="1D4FD0B6" w14:textId="77777777" w:rsidR="00162074" w:rsidRDefault="006E4140">
      <w:pPr>
        <w:pStyle w:val="11"/>
      </w:pPr>
      <w:r>
        <w:t>This is the time when all gets outdoors.</w:t>
      </w:r>
    </w:p>
    <w:p w14:paraId="1A06A804" w14:textId="77777777" w:rsidR="00162074" w:rsidRDefault="006E4140">
      <w:pPr>
        <w:pStyle w:val="Heading2"/>
      </w:pPr>
      <w:bookmarkStart w:id="67" w:name="_Toc80735940"/>
      <w:bookmarkStart w:id="68" w:name="_Toc84106687"/>
      <w:r>
        <w:t>Scene XI</w:t>
      </w:r>
      <w:bookmarkEnd w:id="67"/>
      <w:bookmarkEnd w:id="68"/>
    </w:p>
    <w:p w14:paraId="0C686963" w14:textId="77777777" w:rsidR="00162074" w:rsidRDefault="006E4140">
      <w:pPr>
        <w:pStyle w:val="11"/>
      </w:pPr>
      <w:r>
        <w:t>EXTERIOR — Japan Pavilion Pagoda from the Torii gate. Leonard Hofstadter and Sheldon Cooper depart their personal helicopter.</w:t>
      </w:r>
    </w:p>
    <w:p w14:paraId="1C9FBCD4" w14:textId="77777777" w:rsidR="00162074" w:rsidRDefault="006E4140">
      <w:pPr>
        <w:pStyle w:val="12"/>
      </w:pPr>
      <w:r>
        <w:t>Leonard Hofstadter</w:t>
      </w:r>
    </w:p>
    <w:p w14:paraId="371BDDE5" w14:textId="77777777" w:rsidR="00162074" w:rsidRDefault="006E4140">
      <w:r>
        <w:t>Investigating result: the swirl mentioned does not exist.</w:t>
      </w:r>
    </w:p>
    <w:p w14:paraId="431C5B9B" w14:textId="77777777" w:rsidR="00162074" w:rsidRDefault="006E4140">
      <w:pPr>
        <w:pStyle w:val="12"/>
      </w:pPr>
      <w:r>
        <w:lastRenderedPageBreak/>
        <w:t>Sheldon Cooper</w:t>
      </w:r>
    </w:p>
    <w:p w14:paraId="31F312BD" w14:textId="77777777" w:rsidR="00162074" w:rsidRDefault="006E4140">
      <w:r>
        <w:t>Meanwhile, the Lagoon becomes salty, with salt concentration at 28.35 grams per liter.</w:t>
      </w:r>
    </w:p>
    <w:p w14:paraId="5522B6CC" w14:textId="77777777" w:rsidR="00162074" w:rsidRDefault="006E4140">
      <w:pPr>
        <w:pStyle w:val="12"/>
      </w:pPr>
      <w:r>
        <w:t>Leonard Hofstadter</w:t>
      </w:r>
    </w:p>
    <w:p w14:paraId="2FCB9DA8" w14:textId="77777777" w:rsidR="00162074" w:rsidRDefault="006E4140">
      <w:r>
        <w:t>Let’s catch the ocean summoner!</w:t>
      </w:r>
    </w:p>
    <w:p w14:paraId="316BFEF0" w14:textId="77777777" w:rsidR="00162074" w:rsidRDefault="006E4140">
      <w:pPr>
        <w:pStyle w:val="11"/>
      </w:pPr>
      <w:r>
        <w:t>Then, the swirl recurs, submerging Sheldon Cooper and Leonard Hofstadter.</w:t>
      </w:r>
    </w:p>
    <w:p w14:paraId="17200CEA" w14:textId="77777777" w:rsidR="00162074" w:rsidRDefault="006E4140">
      <w:pPr>
        <w:pStyle w:val="12"/>
      </w:pPr>
      <w:r>
        <w:t>(Bruce Wayne)</w:t>
      </w:r>
    </w:p>
    <w:p w14:paraId="439C2AAD" w14:textId="77777777" w:rsidR="00162074" w:rsidRDefault="006E4140">
      <w:r>
        <w:t>Order received.</w:t>
      </w:r>
    </w:p>
    <w:p w14:paraId="591DF521" w14:textId="77777777" w:rsidR="00162074" w:rsidRDefault="006E4140">
      <w:pPr>
        <w:pStyle w:val="12"/>
      </w:pPr>
      <w:r>
        <w:t>(Barry Allen)</w:t>
      </w:r>
    </w:p>
    <w:p w14:paraId="6D51DB5C" w14:textId="77777777" w:rsidR="00162074" w:rsidRDefault="006E4140">
      <w:r>
        <w:t>M-O-A-N-A, I know her.</w:t>
      </w:r>
    </w:p>
    <w:p w14:paraId="78595998" w14:textId="77777777" w:rsidR="00162074" w:rsidRDefault="006E4140">
      <w:r>
        <w:t>Bruce Wayne and Barry Allen enter the screen, but the lagoon water rises to resist them.</w:t>
      </w:r>
    </w:p>
    <w:p w14:paraId="16CF221E" w14:textId="77777777" w:rsidR="00162074" w:rsidRDefault="006E4140">
      <w:pPr>
        <w:pStyle w:val="12"/>
      </w:pPr>
      <w:r>
        <w:t>Belle</w:t>
      </w:r>
    </w:p>
    <w:p w14:paraId="235CA328" w14:textId="77777777" w:rsidR="00162074" w:rsidRDefault="006E4140">
      <w:r>
        <w:t>Page 12.</w:t>
      </w:r>
    </w:p>
    <w:p w14:paraId="33EBE93C" w14:textId="77777777" w:rsidR="00162074" w:rsidRDefault="006E4140">
      <w:pPr>
        <w:pStyle w:val="12"/>
      </w:pPr>
      <w:r>
        <w:t>Adela Chan Jr</w:t>
      </w:r>
    </w:p>
    <w:p w14:paraId="7C5F6302" w14:textId="77777777" w:rsidR="00162074" w:rsidRDefault="006E4140">
      <w:r>
        <w:rPr>
          <w:i/>
        </w:rPr>
        <w:t>(Pointing her torch to the torii gate)</w:t>
      </w:r>
      <w:r>
        <w:t xml:space="preserve"> ALOFT ELEVAR!</w:t>
      </w:r>
    </w:p>
    <w:p w14:paraId="7266371D" w14:textId="77777777" w:rsidR="00162074" w:rsidRDefault="006E4140">
      <w:pPr>
        <w:pStyle w:val="11"/>
      </w:pPr>
      <w:r>
        <w:t>The torii gate floats.</w:t>
      </w:r>
    </w:p>
    <w:p w14:paraId="565D493F" w14:textId="77777777" w:rsidR="00162074" w:rsidRDefault="006E4140">
      <w:pPr>
        <w:pStyle w:val="12"/>
      </w:pPr>
      <w:r>
        <w:t>Belle</w:t>
      </w:r>
    </w:p>
    <w:p w14:paraId="53CFDD83" w14:textId="77777777" w:rsidR="00162074" w:rsidRDefault="006E4140">
      <w:r>
        <w:rPr>
          <w:i/>
        </w:rPr>
        <w:t>(Pointing her wand there)</w:t>
      </w:r>
      <w:r>
        <w:t xml:space="preserve"> MAGNORA GANTUAN!</w:t>
      </w:r>
    </w:p>
    <w:p w14:paraId="6871CC72" w14:textId="77777777" w:rsidR="00162074" w:rsidRDefault="006E4140">
      <w:pPr>
        <w:pStyle w:val="11"/>
      </w:pPr>
      <w:r>
        <w:t>The torii gate enlarges and hits Bruce Wayne and Barry Allen, with its fragments hitting Clark Kent who just enters.</w:t>
      </w:r>
    </w:p>
    <w:p w14:paraId="70BD13CB" w14:textId="77777777" w:rsidR="00162074" w:rsidRDefault="006E4140">
      <w:r>
        <w:rPr>
          <w:rFonts w:hint="eastAsia"/>
        </w:rPr>
        <w:t>Angela</w:t>
      </w:r>
      <w:r>
        <w:t xml:space="preserve"> Chan</w:t>
      </w:r>
    </w:p>
    <w:p w14:paraId="20AD3F8B" w14:textId="77777777" w:rsidR="00162074" w:rsidRDefault="006E4140">
      <w:r>
        <w:rPr>
          <w:i/>
        </w:rPr>
        <w:t>(Tossing her green stone)</w:t>
      </w:r>
      <w:r>
        <w:t xml:space="preserve"> VOLTAR THUNDASIR!</w:t>
      </w:r>
    </w:p>
    <w:p w14:paraId="316B8772" w14:textId="77777777" w:rsidR="00162074" w:rsidRDefault="006E4140">
      <w:pPr>
        <w:pStyle w:val="11"/>
      </w:pPr>
      <w:r>
        <w:t>Thunder strikes Japan Pavilion onto the ground, and Clark Kent falls into the Lagoon.</w:t>
      </w:r>
    </w:p>
    <w:p w14:paraId="0537F2FD" w14:textId="77777777" w:rsidR="00162074" w:rsidRDefault="006E4140">
      <w:pPr>
        <w:pStyle w:val="12"/>
      </w:pPr>
      <w:r>
        <w:t>Adela Chan Jr</w:t>
      </w:r>
    </w:p>
    <w:p w14:paraId="4E718DD4" w14:textId="77777777" w:rsidR="00162074" w:rsidRDefault="006E4140">
      <w:r>
        <w:t>Another good job, sister. Let’s set out for the next pavilion.</w:t>
      </w:r>
    </w:p>
    <w:p w14:paraId="755AE783" w14:textId="77777777" w:rsidR="00162074" w:rsidRDefault="006E4140">
      <w:pPr>
        <w:pStyle w:val="Heading2"/>
      </w:pPr>
      <w:bookmarkStart w:id="69" w:name="_Toc80735941"/>
      <w:bookmarkStart w:id="70" w:name="_Toc84106688"/>
      <w:r>
        <w:t>Scene XII</w:t>
      </w:r>
      <w:bookmarkEnd w:id="69"/>
      <w:bookmarkEnd w:id="70"/>
    </w:p>
    <w:p w14:paraId="3B708334" w14:textId="7C77049B" w:rsidR="00162074" w:rsidRDefault="006E4140">
      <w:pPr>
        <w:pStyle w:val="11"/>
      </w:pPr>
      <w:r>
        <w:t xml:space="preserve">EXTERIOR — </w:t>
      </w:r>
      <w:r w:rsidR="00371A9E">
        <w:t>North Africa</w:t>
      </w:r>
      <w:r>
        <w:t xml:space="preserve"> Pavilion under refurbishment without workers. Adela and Angela Chan along with the twelve princesses walk by and stopped there. Adela Chan Jr opening the memorial (Part 2, Scene X), a series of blueprints dropped.</w:t>
      </w:r>
    </w:p>
    <w:p w14:paraId="66662A0B" w14:textId="77777777" w:rsidR="00162074" w:rsidRDefault="006E4140">
      <w:pPr>
        <w:pStyle w:val="12"/>
      </w:pPr>
      <w:r>
        <w:t>Adela Chan Jr</w:t>
      </w:r>
    </w:p>
    <w:p w14:paraId="7867E520" w14:textId="77777777" w:rsidR="00162074" w:rsidRDefault="006E4140">
      <w:r>
        <w:rPr>
          <w:i/>
          <w:iCs/>
        </w:rPr>
        <w:t xml:space="preserve">(Inserting a blueprint with a Moroccan flag to one of the constructing robots) </w:t>
      </w:r>
      <w:r>
        <w:t>People are going free of boredom as robots are replacing humankind’s positions of unskilled physical labors. This is leading to people’s pursuit towards knowledge, productivity and leisure, along with clean, controlled and calm societies, as well as…</w:t>
      </w:r>
    </w:p>
    <w:p w14:paraId="44CDE380" w14:textId="77777777" w:rsidR="00162074" w:rsidRDefault="006E4140">
      <w:pPr>
        <w:pStyle w:val="12"/>
      </w:pPr>
      <w:r>
        <w:lastRenderedPageBreak/>
        <w:t>Mulan</w:t>
      </w:r>
    </w:p>
    <w:p w14:paraId="299D8E7A" w14:textId="77777777" w:rsidR="00162074" w:rsidRDefault="006E4140">
      <w:r>
        <w:t>A Brand-New Community of Shared Future for Mankind!</w:t>
      </w:r>
    </w:p>
    <w:p w14:paraId="1C6FA428" w14:textId="77777777" w:rsidR="00162074" w:rsidRDefault="006E4140">
      <w:pPr>
        <w:pStyle w:val="12"/>
      </w:pPr>
      <w:r>
        <w:t>Merida</w:t>
      </w:r>
    </w:p>
    <w:p w14:paraId="01F9511A" w14:textId="77777777" w:rsidR="00162074" w:rsidRDefault="006E4140">
      <w:r>
        <w:t>Extinction of Monarchy!</w:t>
      </w:r>
    </w:p>
    <w:p w14:paraId="54A8F942" w14:textId="77777777" w:rsidR="00162074" w:rsidRDefault="006E4140">
      <w:pPr>
        <w:pStyle w:val="12"/>
      </w:pPr>
      <w:r>
        <w:t>Aurora</w:t>
      </w:r>
    </w:p>
    <w:p w14:paraId="716F3643" w14:textId="77777777" w:rsidR="00162074" w:rsidRDefault="006E4140">
      <w:r>
        <w:t>Gender Equality!</w:t>
      </w:r>
    </w:p>
    <w:p w14:paraId="52819EA7" w14:textId="77777777" w:rsidR="00162074" w:rsidRDefault="006E4140">
      <w:pPr>
        <w:pStyle w:val="12"/>
      </w:pPr>
      <w:r>
        <w:t>Rapunzel</w:t>
      </w:r>
    </w:p>
    <w:p w14:paraId="51B03F50" w14:textId="77777777" w:rsidR="00162074" w:rsidRDefault="006E4140">
      <w:r>
        <w:t>Sustainability of Development!</w:t>
      </w:r>
    </w:p>
    <w:p w14:paraId="7179C750" w14:textId="77777777" w:rsidR="00162074" w:rsidRDefault="006E4140">
      <w:pPr>
        <w:pStyle w:val="12"/>
      </w:pPr>
      <w:r>
        <w:t>Belle</w:t>
      </w:r>
    </w:p>
    <w:p w14:paraId="67E02D70" w14:textId="77777777" w:rsidR="00162074" w:rsidRDefault="006E4140">
      <w:r>
        <w:t>Zero Hunger and Thirst!</w:t>
      </w:r>
    </w:p>
    <w:p w14:paraId="1E3C18C0" w14:textId="77777777" w:rsidR="00162074" w:rsidRDefault="006E4140">
      <w:pPr>
        <w:pStyle w:val="12"/>
      </w:pPr>
      <w:r>
        <w:t>Snow White</w:t>
      </w:r>
    </w:p>
    <w:p w14:paraId="028E4948" w14:textId="77777777" w:rsidR="00162074" w:rsidRDefault="006E4140">
      <w:r>
        <w:t>Extermination of Poverty!</w:t>
      </w:r>
    </w:p>
    <w:p w14:paraId="279E063B" w14:textId="77777777" w:rsidR="00162074" w:rsidRDefault="006E4140">
      <w:pPr>
        <w:pStyle w:val="12"/>
      </w:pPr>
      <w:r>
        <w:t>Cinderella</w:t>
      </w:r>
    </w:p>
    <w:p w14:paraId="7461CC51" w14:textId="77777777" w:rsidR="00162074" w:rsidRDefault="006E4140">
      <w:r>
        <w:t>Peace and justice prospering in the world!</w:t>
      </w:r>
    </w:p>
    <w:p w14:paraId="66E829D2" w14:textId="77777777" w:rsidR="00162074" w:rsidRDefault="006E4140">
      <w:pPr>
        <w:pStyle w:val="12"/>
      </w:pPr>
      <w:r>
        <w:t>Tiana</w:t>
      </w:r>
    </w:p>
    <w:p w14:paraId="73995ACB" w14:textId="77777777" w:rsidR="00162074" w:rsidRDefault="006E4140">
      <w:r>
        <w:t>Annihilation of Racists!</w:t>
      </w:r>
    </w:p>
    <w:p w14:paraId="5D3D0119" w14:textId="77777777" w:rsidR="00162074" w:rsidRDefault="006E4140">
      <w:pPr>
        <w:pStyle w:val="12"/>
      </w:pPr>
      <w:r>
        <w:t>Jasmine</w:t>
      </w:r>
    </w:p>
    <w:p w14:paraId="086016E5" w14:textId="77777777" w:rsidR="00162074" w:rsidRDefault="006E4140">
      <w:r>
        <w:t>Adjusted and Comfortable Climate!</w:t>
      </w:r>
    </w:p>
    <w:p w14:paraId="695AF780" w14:textId="77777777" w:rsidR="00162074" w:rsidRDefault="006E4140">
      <w:pPr>
        <w:pStyle w:val="12"/>
      </w:pPr>
      <w:r>
        <w:t>Pocahontas</w:t>
      </w:r>
    </w:p>
    <w:p w14:paraId="61D5DF10" w14:textId="77777777" w:rsidR="00162074" w:rsidRDefault="006E4140">
      <w:r>
        <w:t>Well-organized Sanitation!</w:t>
      </w:r>
    </w:p>
    <w:p w14:paraId="64DB426D" w14:textId="77777777" w:rsidR="00162074" w:rsidRDefault="006E4140">
      <w:pPr>
        <w:pStyle w:val="12"/>
      </w:pPr>
      <w:r>
        <w:t>Moana</w:t>
      </w:r>
    </w:p>
    <w:p w14:paraId="4A9032BA" w14:textId="77777777" w:rsidR="00162074" w:rsidRDefault="006E4140">
      <w:r>
        <w:t>Impregnable Marine and Land Lives!</w:t>
      </w:r>
    </w:p>
    <w:p w14:paraId="18F6EF53" w14:textId="77777777" w:rsidR="00162074" w:rsidRDefault="006E4140">
      <w:pPr>
        <w:pStyle w:val="12"/>
      </w:pPr>
      <w:r>
        <w:t>Ariel</w:t>
      </w:r>
    </w:p>
    <w:p w14:paraId="54481041" w14:textId="77777777" w:rsidR="00162074" w:rsidRDefault="006E4140">
      <w:r>
        <w:t>Partnership for Our Goals!</w:t>
      </w:r>
    </w:p>
    <w:p w14:paraId="6BA463EE" w14:textId="77777777" w:rsidR="00162074" w:rsidRDefault="006E4140">
      <w:pPr>
        <w:pStyle w:val="11"/>
      </w:pPr>
      <w:r>
        <w:t>Reconstruction finished, leaving a 4×3×3-feet lockable cart labeled W. in the interior rear of the car displays 22:33:44.</w:t>
      </w:r>
    </w:p>
    <w:p w14:paraId="1C9A84E5" w14:textId="77777777" w:rsidR="00162074" w:rsidRDefault="006E4140">
      <w:pPr>
        <w:pStyle w:val="12"/>
      </w:pPr>
      <w:r>
        <w:t>Angela Chan</w:t>
      </w:r>
    </w:p>
    <w:p w14:paraId="6EE8FA2A" w14:textId="77777777" w:rsidR="00162074" w:rsidRDefault="006E4140">
      <w:r>
        <w:t>Forty-four, forty-five, forty-six, forty-seven, forty-eight… Anyone left now?</w:t>
      </w:r>
    </w:p>
    <w:p w14:paraId="7AD20734" w14:textId="77777777" w:rsidR="00162074" w:rsidRDefault="006E4140">
      <w:pPr>
        <w:pStyle w:val="11"/>
      </w:pPr>
      <w:r>
        <w:t>Nobody responds but Vanellope von Schweetz bursting into the screen with another lockable cart of the same dimensions, labeled D, carrying the same display as Cart W, and filled with bunches of fruits, donuts, packaged space food trademarked Space 220, sandwiches, tins of soup and salad, as well as cuisines from various countries.</w:t>
      </w:r>
    </w:p>
    <w:p w14:paraId="666B5019" w14:textId="77777777" w:rsidR="00162074" w:rsidRDefault="006E4140">
      <w:pPr>
        <w:pStyle w:val="12"/>
      </w:pPr>
      <w:r>
        <w:t>Vanellope von Schweetz</w:t>
      </w:r>
    </w:p>
    <w:p w14:paraId="3DECB2D0" w14:textId="77777777" w:rsidR="00162074" w:rsidRDefault="006E4140">
      <w:r>
        <w:t>Having survived a catastrophic assault in EPCOT, may your majesty help yourselves!</w:t>
      </w:r>
    </w:p>
    <w:p w14:paraId="3C94A656" w14:textId="77777777" w:rsidR="00162074" w:rsidRDefault="006E4140">
      <w:pPr>
        <w:pStyle w:val="11"/>
      </w:pPr>
      <w:r>
        <w:t>Jasmine’s carpet extends onto the ground, on which Adela and Angela Chan set up the meal.</w:t>
      </w:r>
    </w:p>
    <w:p w14:paraId="2DBE03BD" w14:textId="77777777" w:rsidR="00162074" w:rsidRDefault="006E4140">
      <w:pPr>
        <w:pStyle w:val="12"/>
      </w:pPr>
      <w:r>
        <w:lastRenderedPageBreak/>
        <w:t>Vanellope von Schweetz</w:t>
      </w:r>
    </w:p>
    <w:p w14:paraId="6DA242F9" w14:textId="77777777" w:rsidR="00162074" w:rsidRDefault="006E4140">
      <w:r>
        <w:t xml:space="preserve">Just wait for one minute. </w:t>
      </w:r>
      <w:r>
        <w:rPr>
          <w:i/>
        </w:rPr>
        <w:t>(Glitches out of the screen)</w:t>
      </w:r>
    </w:p>
    <w:p w14:paraId="04F03815" w14:textId="77777777" w:rsidR="00162074" w:rsidRDefault="006E4140">
      <w:pPr>
        <w:pStyle w:val="12"/>
      </w:pPr>
      <w:r>
        <w:t>Adela Chan Jr</w:t>
      </w:r>
    </w:p>
    <w:p w14:paraId="0EA42738" w14:textId="77777777" w:rsidR="00162074" w:rsidRDefault="006E4140">
      <w:r>
        <w:t xml:space="preserve">Thank you, Vanellope. </w:t>
      </w:r>
      <w:r>
        <w:rPr>
          <w:i/>
          <w:iCs/>
        </w:rPr>
        <w:t>(To Angela Chan and the princesses)</w:t>
      </w:r>
      <w:r>
        <w:t xml:space="preserve"> Then, let me talk about my analyses on your expectations. “It is not difficult to know that, but perform that. Since your Majesty truly knows this, there will be no difficulty, and you will become equal in complete virtue to our anterior kings. Wherein I, refrain from speaking that the blame will rest with me.”</w:t>
      </w:r>
    </w:p>
    <w:p w14:paraId="4A813B8D" w14:textId="77777777" w:rsidR="00162074" w:rsidRDefault="006E4140">
      <w:pPr>
        <w:pStyle w:val="11"/>
      </w:pPr>
      <w:r>
        <w:t>Vanellope von Schweetz returns with a 610-feet lengthwise striped carpet of seven reds and six whites, as well as a blue rectangle with fifty stars consuming two fifths of seven stripes. Upon laying the carpet, the blue rectangle points the northwest with stripes extending to the east and the west.</w:t>
      </w:r>
    </w:p>
    <w:p w14:paraId="5AD67081" w14:textId="77777777" w:rsidR="00162074" w:rsidRDefault="006E4140">
      <w:pPr>
        <w:pStyle w:val="12"/>
      </w:pPr>
      <w:r>
        <w:t>Vanellope von Schweetz</w:t>
      </w:r>
    </w:p>
    <w:p w14:paraId="6FA6EE5C" w14:textId="77777777" w:rsidR="00162074" w:rsidRDefault="006E4140">
      <w:r>
        <w:t>Everything is ready. Let’s eat but save some for our future!</w:t>
      </w:r>
    </w:p>
    <w:p w14:paraId="72133608" w14:textId="77777777" w:rsidR="00162074" w:rsidRDefault="006E4140">
      <w:pPr>
        <w:pStyle w:val="11"/>
      </w:pPr>
      <w:r>
        <w:t>All eat a quarter out of the food, with the remainder embarked into both carts. Adela Chan Jr loads Snow White, Cinderella, Aurora, Ariel, Belle and Jasmine with cart W, while Angela Chan loads Pocahontas, Mulan, Tiana, Rapunzel, Merida and Moana with cart D, both leaving for France Pavilion.</w:t>
      </w:r>
    </w:p>
    <w:p w14:paraId="660CBF6C" w14:textId="77777777" w:rsidR="00162074" w:rsidRDefault="006E4140">
      <w:pPr>
        <w:pStyle w:val="Heading2"/>
      </w:pPr>
      <w:bookmarkStart w:id="71" w:name="_Toc80735942"/>
      <w:bookmarkStart w:id="72" w:name="_Toc84106689"/>
      <w:r>
        <w:t>Scene XIII</w:t>
      </w:r>
      <w:bookmarkEnd w:id="71"/>
      <w:bookmarkEnd w:id="72"/>
    </w:p>
    <w:p w14:paraId="12188F71" w14:textId="77777777" w:rsidR="00162074" w:rsidRDefault="006E4140">
      <w:pPr>
        <w:pStyle w:val="11"/>
      </w:pPr>
      <w:r>
        <w:t>EXTERIOR — France Pavilion. Adela Chan Jr disembarks Cinderella and Belle, as they are familiar with that pavilion.</w:t>
      </w:r>
    </w:p>
    <w:p w14:paraId="5343A988" w14:textId="77777777" w:rsidR="00162074" w:rsidRDefault="006E4140">
      <w:pPr>
        <w:pStyle w:val="12"/>
      </w:pPr>
      <w:r>
        <w:t>Adela Chan Jr</w:t>
      </w:r>
    </w:p>
    <w:p w14:paraId="65CBAB2F" w14:textId="77777777" w:rsidR="00162074" w:rsidRDefault="006E4140">
      <w:r>
        <w:t>Could you please tell me where Anna and Elsa are located, Mesdemoiselles?</w:t>
      </w:r>
    </w:p>
    <w:p w14:paraId="51730FAD" w14:textId="77777777" w:rsidR="00162074" w:rsidRDefault="006E4140">
      <w:pPr>
        <w:pStyle w:val="12"/>
      </w:pPr>
      <w:r>
        <w:t>Belle, Cinderella</w:t>
      </w:r>
    </w:p>
    <w:p w14:paraId="462D4560" w14:textId="77777777" w:rsidR="00162074" w:rsidRDefault="006E4140">
      <w:r>
        <w:rPr>
          <w:i/>
          <w:iCs/>
        </w:rPr>
        <w:t>Palais du Cinema, aux Impressions de France…</w:t>
      </w:r>
      <w:r>
        <w:t xml:space="preserve"> [Palace of the Cinema, to the Impressions of France…]</w:t>
      </w:r>
    </w:p>
    <w:p w14:paraId="51CB526F" w14:textId="77777777" w:rsidR="00162074" w:rsidRDefault="006E4140">
      <w:pPr>
        <w:pStyle w:val="12"/>
      </w:pPr>
      <w:r>
        <w:t>Adela Chan Jr</w:t>
      </w:r>
    </w:p>
    <w:p w14:paraId="00264F02" w14:textId="77777777" w:rsidR="00162074" w:rsidRDefault="006E4140">
      <w:r>
        <w:t>Bon Voyage!</w:t>
      </w:r>
    </w:p>
    <w:p w14:paraId="58B1BBAB" w14:textId="77777777" w:rsidR="00162074" w:rsidRDefault="006E4140">
      <w:pPr>
        <w:pStyle w:val="11"/>
      </w:pPr>
      <w:r>
        <w:t>Adela Chan Jr leaves the screen.</w:t>
      </w:r>
    </w:p>
    <w:p w14:paraId="357974F3" w14:textId="77777777" w:rsidR="00162074" w:rsidRDefault="006E4140">
      <w:pPr>
        <w:pStyle w:val="12"/>
      </w:pPr>
      <w:r>
        <w:t>Angela Chan</w:t>
      </w:r>
    </w:p>
    <w:p w14:paraId="0F8870BD" w14:textId="77777777" w:rsidR="00162074" w:rsidRDefault="006E4140">
      <w:r>
        <w:t>See you in PLAY Pavilion!</w:t>
      </w:r>
    </w:p>
    <w:p w14:paraId="0059A9B4" w14:textId="77777777" w:rsidR="00162074" w:rsidRDefault="006E4140">
      <w:pPr>
        <w:pStyle w:val="11"/>
      </w:pPr>
      <w:r>
        <w:t>Belle and Cinderella leaving the screen, Angela Chan connects cart W behind D, leaves for PLAY Pavilion.</w:t>
      </w:r>
    </w:p>
    <w:p w14:paraId="0AD003DC" w14:textId="77777777" w:rsidR="00162074" w:rsidRDefault="006E4140">
      <w:pPr>
        <w:pStyle w:val="Heading2"/>
      </w:pPr>
      <w:bookmarkStart w:id="73" w:name="_Toc80735943"/>
      <w:bookmarkStart w:id="74" w:name="_Toc84106690"/>
      <w:r>
        <w:t>Scene XIV</w:t>
      </w:r>
      <w:bookmarkEnd w:id="73"/>
      <w:bookmarkEnd w:id="74"/>
    </w:p>
    <w:p w14:paraId="6930BB81" w14:textId="77777777" w:rsidR="00162074" w:rsidRDefault="006E4140">
      <w:pPr>
        <w:pStyle w:val="11"/>
      </w:pPr>
      <w:r>
        <w:t>INTERIOR — PLAY Pavilion, with a blue holographic MICROSOFIA in the Animation Academy. Adela Chan Jr returns with nobody but Cinderella and Belle, which disappoints Angela Chan and the residual princesses.</w:t>
      </w:r>
    </w:p>
    <w:p w14:paraId="0D962F01" w14:textId="77777777" w:rsidR="00162074" w:rsidRDefault="006E4140">
      <w:pPr>
        <w:pStyle w:val="12"/>
      </w:pPr>
      <w:r>
        <w:lastRenderedPageBreak/>
        <w:t>Angela Chan</w:t>
      </w:r>
    </w:p>
    <w:p w14:paraId="5595FA2D" w14:textId="77777777" w:rsidR="00162074" w:rsidRDefault="006E4140">
      <w:r>
        <w:t>Have you encountered anyone?</w:t>
      </w:r>
    </w:p>
    <w:p w14:paraId="75AB6EC1" w14:textId="77777777" w:rsidR="00162074" w:rsidRDefault="006E4140">
      <w:pPr>
        <w:pStyle w:val="12"/>
      </w:pPr>
      <w:r>
        <w:t>Adela Chan Jr</w:t>
      </w:r>
    </w:p>
    <w:p w14:paraId="4CC4DD38" w14:textId="77777777" w:rsidR="00162074" w:rsidRDefault="006E4140">
      <w:r>
        <w:t>We encountered only a bomb in the pavilion, so escaped.</w:t>
      </w:r>
    </w:p>
    <w:p w14:paraId="376797F8" w14:textId="77777777" w:rsidR="00162074" w:rsidRDefault="006E4140">
      <w:pPr>
        <w:pStyle w:val="12"/>
      </w:pPr>
      <w:r>
        <w:t>Jasmine</w:t>
      </w:r>
    </w:p>
    <w:p w14:paraId="1C3DCAC8" w14:textId="77777777" w:rsidR="00162074" w:rsidRDefault="006E4140">
      <w:r>
        <w:t>That’s fortunate. I was also interned there but escaped into the Land.</w:t>
      </w:r>
    </w:p>
    <w:p w14:paraId="09990B4A" w14:textId="77777777" w:rsidR="00162074" w:rsidRDefault="006E4140">
      <w:pPr>
        <w:pStyle w:val="12"/>
      </w:pPr>
      <w:r>
        <w:t>Adela Chan Jr</w:t>
      </w:r>
    </w:p>
    <w:p w14:paraId="4F52C4F0" w14:textId="77777777" w:rsidR="00162074" w:rsidRDefault="006E4140">
      <w:r>
        <w:t>Could you please reallocate Elsa and Anna who has been presumably scared by Pepe le Pew, Daffy Duck and so on?</w:t>
      </w:r>
    </w:p>
    <w:p w14:paraId="355A07BA" w14:textId="77777777" w:rsidR="00162074" w:rsidRDefault="006E4140">
      <w:pPr>
        <w:pStyle w:val="12"/>
      </w:pPr>
      <w:r>
        <w:t>Angela Chan</w:t>
      </w:r>
    </w:p>
    <w:p w14:paraId="59E72A8F" w14:textId="77777777" w:rsidR="00162074" w:rsidRDefault="006E4140">
      <w:r>
        <w:t>Sorry, please ask Edna Mode, who is present here.</w:t>
      </w:r>
    </w:p>
    <w:p w14:paraId="14588E70" w14:textId="77777777" w:rsidR="00162074" w:rsidRDefault="006E4140">
      <w:pPr>
        <w:pStyle w:val="12"/>
      </w:pPr>
      <w:r>
        <w:t>MICROSOFIA</w:t>
      </w:r>
    </w:p>
    <w:p w14:paraId="245D140A" w14:textId="77777777" w:rsidR="00162074" w:rsidRDefault="006E4140">
      <w:r>
        <w:t xml:space="preserve">Hi there. I'm MICROSOFIA, your personal productivity assistant, helping you get things done. Here are some things I can help you do: Stay on track, plan and get started quickly. </w:t>
      </w:r>
      <w:r>
        <w:rPr>
          <w:i/>
          <w:iCs/>
        </w:rPr>
        <w:t>(Pause for one second)</w:t>
      </w:r>
      <w:r>
        <w:t xml:space="preserve"> Edna Mode is unavailable, yet…</w:t>
      </w:r>
    </w:p>
    <w:p w14:paraId="21D683B3" w14:textId="77777777" w:rsidR="00162074" w:rsidRDefault="006E4140">
      <w:pPr>
        <w:pStyle w:val="12"/>
      </w:pPr>
      <w:r>
        <w:t>Belle</w:t>
      </w:r>
    </w:p>
    <w:p w14:paraId="3D87291E" w14:textId="77777777" w:rsidR="00162074" w:rsidRDefault="006E4140">
      <w:r>
        <w:t>Rapunzel told me that she didn’t encounter any joy in Imagination Pavilion, and then asked me in search of joy.</w:t>
      </w:r>
    </w:p>
    <w:p w14:paraId="05413B7E" w14:textId="77777777" w:rsidR="00162074" w:rsidRDefault="006E4140">
      <w:pPr>
        <w:pStyle w:val="12"/>
      </w:pPr>
      <w:r>
        <w:t>MICROSOFIA</w:t>
      </w:r>
    </w:p>
    <w:p w14:paraId="32941137" w14:textId="77777777" w:rsidR="00162074" w:rsidRDefault="006E4140">
      <w:r>
        <w:t>J</w:t>
      </w:r>
      <w:r>
        <w:rPr>
          <w:rFonts w:hint="eastAsia"/>
        </w:rPr>
        <w:t>oy</w:t>
      </w:r>
      <w:r>
        <w:t xml:space="preserve"> has been eliminated anonymously.</w:t>
      </w:r>
    </w:p>
    <w:p w14:paraId="7565268C" w14:textId="77777777" w:rsidR="00162074" w:rsidRDefault="006E4140">
      <w:pPr>
        <w:pStyle w:val="12"/>
      </w:pPr>
      <w:r>
        <w:t>Adela Chan Jr, Angela Chan</w:t>
      </w:r>
    </w:p>
    <w:p w14:paraId="4484B235" w14:textId="77777777" w:rsidR="00162074" w:rsidRDefault="006E4140">
      <w:r>
        <w:t>MICROSOFIA, our question is where Elsa and Anna are located.</w:t>
      </w:r>
    </w:p>
    <w:p w14:paraId="31B58414" w14:textId="77777777" w:rsidR="00162074" w:rsidRDefault="006E4140">
      <w:pPr>
        <w:pStyle w:val="12"/>
      </w:pPr>
      <w:r>
        <w:t>MICROSOFIA</w:t>
      </w:r>
    </w:p>
    <w:p w14:paraId="1B98D187" w14:textId="77777777" w:rsidR="00162074" w:rsidRDefault="006E4140">
      <w:r>
        <w:t>They are not in EPCOT Center, but on the petals.</w:t>
      </w:r>
    </w:p>
    <w:p w14:paraId="50AAEED9" w14:textId="77777777" w:rsidR="00162074" w:rsidRDefault="006E4140">
      <w:pPr>
        <w:pStyle w:val="12"/>
      </w:pPr>
      <w:r>
        <w:t>Adela Chan Jr, Angela Chan</w:t>
      </w:r>
    </w:p>
    <w:p w14:paraId="4899ED9F" w14:textId="77777777" w:rsidR="00162074" w:rsidRDefault="006E4140">
      <w:r>
        <w:t xml:space="preserve">Here we go! </w:t>
      </w:r>
      <w:r>
        <w:rPr>
          <w:i/>
        </w:rPr>
        <w:t>(Leaving PLAY Pavilion)</w:t>
      </w:r>
    </w:p>
    <w:p w14:paraId="543DD117" w14:textId="77777777" w:rsidR="00162074" w:rsidRDefault="006E4140">
      <w:pPr>
        <w:pStyle w:val="11"/>
      </w:pPr>
      <w:r>
        <w:t>All leaves PLAY Pavilion, and leaves EPCOT Center.</w:t>
      </w:r>
    </w:p>
    <w:p w14:paraId="628B4182" w14:textId="77777777" w:rsidR="00162074" w:rsidRDefault="006E4140">
      <w:pPr>
        <w:pStyle w:val="Heading2"/>
      </w:pPr>
      <w:bookmarkStart w:id="75" w:name="_Toc80735944"/>
      <w:bookmarkStart w:id="76" w:name="_Toc84106691"/>
      <w:r>
        <w:t>Scene XV</w:t>
      </w:r>
      <w:bookmarkEnd w:id="75"/>
      <w:bookmarkEnd w:id="76"/>
    </w:p>
    <w:p w14:paraId="135D167C" w14:textId="77777777" w:rsidR="00162074" w:rsidRDefault="006E4140">
      <w:pPr>
        <w:pStyle w:val="11"/>
      </w:pPr>
      <w:r>
        <w:t>EXTERIOR — Explorers’ Petal in EPCOT, without dwellers. Speedy Gonzales and his cousins, in disguise of Cinderella’s mice, among millions of Mexican mice invading the Petals as if they reached a cheese factory without a cat, is captured by Angela Chan who has been carting twelve princesses in front of Adela Chan Jr.</w:t>
      </w:r>
    </w:p>
    <w:p w14:paraId="753448FE" w14:textId="77777777" w:rsidR="00162074" w:rsidRDefault="006E4140">
      <w:pPr>
        <w:pStyle w:val="12"/>
      </w:pPr>
      <w:r>
        <w:t>Speedy Gonzales</w:t>
      </w:r>
    </w:p>
    <w:p w14:paraId="71E13015" w14:textId="77777777" w:rsidR="00162074" w:rsidRDefault="006E4140">
      <w:r>
        <w:t>Hola, pussycat! Are you looking for a nice mouse for dinner?</w:t>
      </w:r>
    </w:p>
    <w:p w14:paraId="66FE808D" w14:textId="77777777" w:rsidR="00162074" w:rsidRDefault="006E4140">
      <w:pPr>
        <w:pStyle w:val="12"/>
      </w:pPr>
      <w:r>
        <w:t>Mulan</w:t>
      </w:r>
    </w:p>
    <w:p w14:paraId="4C9682DB" w14:textId="77777777" w:rsidR="00162074" w:rsidRDefault="006E4140">
      <w:r>
        <w:t>Go catch these invasive mice!</w:t>
      </w:r>
    </w:p>
    <w:p w14:paraId="4526D909" w14:textId="77777777" w:rsidR="00162074" w:rsidRDefault="006E4140">
      <w:pPr>
        <w:pStyle w:val="11"/>
      </w:pPr>
      <w:r>
        <w:t xml:space="preserve">Angela Chan unloads all six princesses and extracts a sector of cheese from Cart </w:t>
      </w:r>
      <w:r>
        <w:lastRenderedPageBreak/>
        <w:t>D, raising and lowering, until the mice swarm to her.</w:t>
      </w:r>
    </w:p>
    <w:p w14:paraId="7E610110" w14:textId="77777777" w:rsidR="00162074" w:rsidRDefault="006E4140">
      <w:pPr>
        <w:pStyle w:val="12"/>
      </w:pPr>
      <w:r>
        <w:t>Cinderella</w:t>
      </w:r>
    </w:p>
    <w:p w14:paraId="6A72B800" w14:textId="77777777" w:rsidR="00162074" w:rsidRDefault="006E4140">
      <w:r>
        <w:t>How dare you catch my friends?</w:t>
      </w:r>
    </w:p>
    <w:p w14:paraId="4E09B523" w14:textId="77777777" w:rsidR="00162074" w:rsidRDefault="006E4140">
      <w:pPr>
        <w:pStyle w:val="12"/>
      </w:pPr>
      <w:r>
        <w:t>Adela Chan Jr</w:t>
      </w:r>
    </w:p>
    <w:p w14:paraId="6576D116" w14:textId="77777777" w:rsidR="00162074" w:rsidRDefault="006E4140">
      <w:r>
        <w:t xml:space="preserve">These are Mexican mice rather than Old-world mice. </w:t>
      </w:r>
      <w:r>
        <w:rPr>
          <w:rFonts w:hint="eastAsia"/>
        </w:rPr>
        <w:t>Color</w:t>
      </w:r>
      <w:r>
        <w:t>s, occurrences and preferences distinguish everything.</w:t>
      </w:r>
    </w:p>
    <w:p w14:paraId="1A401CE0" w14:textId="77777777" w:rsidR="00162074" w:rsidRDefault="006E4140">
      <w:pPr>
        <w:pStyle w:val="12"/>
      </w:pPr>
      <w:r>
        <w:t>Cinderella</w:t>
      </w:r>
    </w:p>
    <w:p w14:paraId="28A075B9" w14:textId="77777777" w:rsidR="00162074" w:rsidRDefault="006E4140">
      <w:r>
        <w:t xml:space="preserve">Sorry, my Saver. </w:t>
      </w:r>
      <w:r>
        <w:rPr>
          <w:i/>
        </w:rPr>
        <w:t>(Embarks Cart W)</w:t>
      </w:r>
    </w:p>
    <w:p w14:paraId="2ED10476" w14:textId="77777777" w:rsidR="00162074" w:rsidRDefault="006E4140">
      <w:pPr>
        <w:pStyle w:val="11"/>
      </w:pPr>
      <w:r>
        <w:t>Merida intends to shoot these mice, but shoots a black figure in the distance. It was King Kong, which was striding towards the scene.</w:t>
      </w:r>
    </w:p>
    <w:p w14:paraId="23A4FCEF" w14:textId="77777777" w:rsidR="00162074" w:rsidRDefault="006E4140">
      <w:pPr>
        <w:pStyle w:val="12"/>
      </w:pPr>
      <w:r>
        <w:t>King Kong</w:t>
      </w:r>
    </w:p>
    <w:p w14:paraId="0B881D0B" w14:textId="77777777" w:rsidR="00162074" w:rsidRDefault="006E4140">
      <w:r>
        <w:t xml:space="preserve">You’ve had your days! </w:t>
      </w:r>
      <w:r>
        <w:rPr>
          <w:i/>
        </w:rPr>
        <w:t>(Crawling towards Adela and Angela Chan as well as the princesses)</w:t>
      </w:r>
    </w:p>
    <w:p w14:paraId="7FCED5A8" w14:textId="77777777" w:rsidR="00162074" w:rsidRDefault="006E4140">
      <w:pPr>
        <w:pStyle w:val="11"/>
      </w:pPr>
      <w:r>
        <w:t>Flash back to Odyssey Events Pavilion, 22:00, when and where Adela Chan Jr encounters Belle and Rapunzel with Moana.</w:t>
      </w:r>
    </w:p>
    <w:p w14:paraId="3CE783BE" w14:textId="77777777" w:rsidR="00162074" w:rsidRDefault="006E4140">
      <w:pPr>
        <w:pStyle w:val="12"/>
      </w:pPr>
      <w:r>
        <w:t>Adela Chan Jr</w:t>
      </w:r>
    </w:p>
    <w:p w14:paraId="18B5F7A7" w14:textId="77777777" w:rsidR="00162074" w:rsidRDefault="006E4140">
      <w:r>
        <w:t>May God bless fortune on your Highness, Belle!</w:t>
      </w:r>
    </w:p>
    <w:p w14:paraId="17EA7D2A" w14:textId="77777777" w:rsidR="00162074" w:rsidRDefault="006E4140">
      <w:pPr>
        <w:pStyle w:val="12"/>
      </w:pPr>
      <w:r>
        <w:t>Belle</w:t>
      </w:r>
    </w:p>
    <w:p w14:paraId="19D07047" w14:textId="77777777" w:rsidR="00162074" w:rsidRDefault="006E4140">
      <w:r>
        <w:t>Thank you, but the Beast is turning to hurt instead of helping.</w:t>
      </w:r>
    </w:p>
    <w:p w14:paraId="6C701A39" w14:textId="77777777" w:rsidR="00162074" w:rsidRDefault="006E4140">
      <w:pPr>
        <w:pStyle w:val="12"/>
      </w:pPr>
      <w:r>
        <w:t>Adela Chan Jr</w:t>
      </w:r>
    </w:p>
    <w:p w14:paraId="23AAF305" w14:textId="77777777" w:rsidR="00162074" w:rsidRDefault="006E4140">
      <w:r>
        <w:t>You mean, the gigantic ape hijacking EPCOT!</w:t>
      </w:r>
    </w:p>
    <w:p w14:paraId="7039D976" w14:textId="77777777" w:rsidR="00162074" w:rsidRDefault="006E4140">
      <w:pPr>
        <w:pStyle w:val="11"/>
      </w:pPr>
      <w:r>
        <w:t>Moana summons the Ocean to intimidate and collapse King Kong, during whose unconsciousness she leaves the pavilion with Belle and Rapunzel. Flash forward to the timepoint before last flashback.</w:t>
      </w:r>
    </w:p>
    <w:p w14:paraId="76586B1E" w14:textId="77777777" w:rsidR="00162074" w:rsidRDefault="006E4140">
      <w:pPr>
        <w:pStyle w:val="12"/>
      </w:pPr>
      <w:r>
        <w:t>Adela Chan Jr</w:t>
      </w:r>
    </w:p>
    <w:p w14:paraId="3912436D" w14:textId="77777777" w:rsidR="00162074" w:rsidRDefault="006E4140">
      <w:r>
        <w:t>Moana’s Ocean is his best enemy.</w:t>
      </w:r>
    </w:p>
    <w:p w14:paraId="0CB18B3C" w14:textId="77777777" w:rsidR="00162074" w:rsidRDefault="006E4140">
      <w:pPr>
        <w:pStyle w:val="12"/>
      </w:pPr>
      <w:r>
        <w:t>Moana</w:t>
      </w:r>
    </w:p>
    <w:p w14:paraId="12374016" w14:textId="77777777" w:rsidR="00162074" w:rsidRDefault="006E4140">
      <w:r>
        <w:t>Summon!</w:t>
      </w:r>
    </w:p>
    <w:p w14:paraId="6CA243D0" w14:textId="77777777" w:rsidR="00162074" w:rsidRDefault="006E4140">
      <w:pPr>
        <w:pStyle w:val="11"/>
      </w:pPr>
      <w:r>
        <w:t>Ocean rises to wash King Kong down to the ground, and then Mulan shoots it with three arrows.</w:t>
      </w:r>
    </w:p>
    <w:p w14:paraId="281068C4" w14:textId="77777777" w:rsidR="00162074" w:rsidRDefault="006E4140">
      <w:pPr>
        <w:pStyle w:val="12"/>
      </w:pPr>
      <w:r>
        <w:t>Angela Chan</w:t>
      </w:r>
    </w:p>
    <w:p w14:paraId="188FF7C1" w14:textId="77777777" w:rsidR="00162074" w:rsidRDefault="006E4140">
      <w:r>
        <w:t>Another Brilliant Performance!</w:t>
      </w:r>
    </w:p>
    <w:p w14:paraId="662064B4" w14:textId="77777777" w:rsidR="00162074" w:rsidRDefault="006E4140">
      <w:pPr>
        <w:pStyle w:val="11"/>
      </w:pPr>
      <w:r>
        <w:t>All continues to trap the Mexican mice into the ocean, but Speedy Gonzales escaped, until Rapunzel catches it and returned.</w:t>
      </w:r>
    </w:p>
    <w:p w14:paraId="03C43313" w14:textId="77777777" w:rsidR="00162074" w:rsidRDefault="006E4140">
      <w:pPr>
        <w:pStyle w:val="12"/>
      </w:pPr>
      <w:r>
        <w:t>Mulan</w:t>
      </w:r>
    </w:p>
    <w:p w14:paraId="18E7FFAD" w14:textId="77777777" w:rsidR="00162074" w:rsidRDefault="006E4140">
      <w:r>
        <w:t>How did you catch it?</w:t>
      </w:r>
    </w:p>
    <w:p w14:paraId="174843ED" w14:textId="77777777" w:rsidR="00162074" w:rsidRDefault="006E4140">
      <w:pPr>
        <w:pStyle w:val="12"/>
      </w:pPr>
      <w:r>
        <w:t>Rapunzel</w:t>
      </w:r>
    </w:p>
    <w:p w14:paraId="4A6297CA" w14:textId="77777777" w:rsidR="00162074" w:rsidRDefault="006E4140">
      <w:r>
        <w:t>I just ran after it until it encounters Elsa who froze it magically.</w:t>
      </w:r>
    </w:p>
    <w:p w14:paraId="4365FF2B" w14:textId="77777777" w:rsidR="00162074" w:rsidRDefault="006E4140">
      <w:pPr>
        <w:pStyle w:val="12"/>
      </w:pPr>
      <w:r>
        <w:lastRenderedPageBreak/>
        <w:t>Mulan</w:t>
      </w:r>
    </w:p>
    <w:p w14:paraId="3AFAE5D8" w14:textId="77777777" w:rsidR="00162074" w:rsidRDefault="006E4140">
      <w:r>
        <w:t>Where is Elsa?</w:t>
      </w:r>
    </w:p>
    <w:p w14:paraId="46506569" w14:textId="77777777" w:rsidR="00162074" w:rsidRDefault="006E4140">
      <w:pPr>
        <w:pStyle w:val="12"/>
      </w:pPr>
      <w:r>
        <w:t>Rapunzel</w:t>
      </w:r>
    </w:p>
    <w:p w14:paraId="154F5419" w14:textId="77777777" w:rsidR="00162074" w:rsidRDefault="006E4140">
      <w:r>
        <w:t>Room 404, T8, Teachers’ Petal.</w:t>
      </w:r>
    </w:p>
    <w:p w14:paraId="1F5A0C97" w14:textId="77777777" w:rsidR="00162074" w:rsidRDefault="006E4140">
      <w:pPr>
        <w:pStyle w:val="12"/>
      </w:pPr>
      <w:r>
        <w:rPr>
          <w:rFonts w:hint="eastAsia"/>
        </w:rPr>
        <w:t>Mulan</w:t>
      </w:r>
    </w:p>
    <w:p w14:paraId="5CA1B799" w14:textId="77777777" w:rsidR="00162074" w:rsidRDefault="006E4140">
      <w:r>
        <w:t>Why didn’t you carry her?</w:t>
      </w:r>
    </w:p>
    <w:p w14:paraId="430D5202" w14:textId="77777777" w:rsidR="00162074" w:rsidRDefault="006E4140">
      <w:pPr>
        <w:pStyle w:val="12"/>
      </w:pPr>
      <w:r>
        <w:t>Rapunzel</w:t>
      </w:r>
    </w:p>
    <w:p w14:paraId="710FE001" w14:textId="77777777" w:rsidR="00162074" w:rsidRDefault="006E4140">
      <w:r>
        <w:t>She is chained by several privates of the untied tastes, among which one cut my magic hair.</w:t>
      </w:r>
    </w:p>
    <w:p w14:paraId="091178EF" w14:textId="77777777" w:rsidR="00162074" w:rsidRDefault="006E4140">
      <w:pPr>
        <w:pStyle w:val="12"/>
      </w:pPr>
      <w:r>
        <w:t>Mulan</w:t>
      </w:r>
    </w:p>
    <w:p w14:paraId="7E5911F5" w14:textId="77777777" w:rsidR="00162074" w:rsidRDefault="006E4140">
      <w:r>
        <w:t>Now, let me observe them.</w:t>
      </w:r>
    </w:p>
    <w:p w14:paraId="3A12D97E" w14:textId="77777777" w:rsidR="00162074" w:rsidRDefault="006E4140">
      <w:pPr>
        <w:pStyle w:val="11"/>
      </w:pPr>
      <w:r>
        <w:t>Holding Cart W, Adela Chan Jr stayed at the earth shelter nearby. All others set off to Teachers’ Petal with Cart D.</w:t>
      </w:r>
    </w:p>
    <w:p w14:paraId="002E896C" w14:textId="77777777" w:rsidR="00162074" w:rsidRDefault="006E4140">
      <w:pPr>
        <w:pStyle w:val="Heading2"/>
      </w:pPr>
      <w:bookmarkStart w:id="77" w:name="_Toc80735945"/>
      <w:bookmarkStart w:id="78" w:name="_Toc84106692"/>
      <w:r>
        <w:t>Scene XVI</w:t>
      </w:r>
      <w:bookmarkEnd w:id="77"/>
      <w:bookmarkEnd w:id="78"/>
    </w:p>
    <w:p w14:paraId="145AB520" w14:textId="77777777" w:rsidR="00162074" w:rsidRDefault="006E4140">
      <w:pPr>
        <w:pStyle w:val="11"/>
      </w:pPr>
      <w:r>
        <w:t>INTERIOR — Room 404, T8, Teachers’ Petal. A white-haired woman is tied to a column with an ice blue sweater, also, with bold white letters "JUST LET IT GO", black sparkly sweatpants, and ice blue ballet flats. Chopping down the ropes and columns, Mulan recognizes and leads Elsa around the Teachers’ Petal.</w:t>
      </w:r>
    </w:p>
    <w:p w14:paraId="76E34BA3" w14:textId="77777777" w:rsidR="00162074" w:rsidRDefault="006E4140">
      <w:pPr>
        <w:pStyle w:val="12"/>
      </w:pPr>
      <w:r>
        <w:t>Mulan</w:t>
      </w:r>
    </w:p>
    <w:p w14:paraId="08D9B192" w14:textId="77777777" w:rsidR="00162074" w:rsidRDefault="006E4140">
      <w:r>
        <w:t>Elsa, your Majesty of Celebration, it is Anna to be our next target, and her Majesty of Discovery!</w:t>
      </w:r>
    </w:p>
    <w:p w14:paraId="227DF5BF" w14:textId="77777777" w:rsidR="00162074" w:rsidRDefault="006E4140">
      <w:pPr>
        <w:pStyle w:val="12"/>
      </w:pPr>
      <w:r>
        <w:t>Elsa</w:t>
      </w:r>
    </w:p>
    <w:p w14:paraId="554973B5" w14:textId="77777777" w:rsidR="00162074" w:rsidRDefault="006E4140">
      <w:r>
        <w:t xml:space="preserve">Here we go! </w:t>
      </w:r>
      <w:r>
        <w:rPr>
          <w:i/>
        </w:rPr>
        <w:t>(Sprinting towards the stairs)</w:t>
      </w:r>
    </w:p>
    <w:p w14:paraId="7DE8BFFD" w14:textId="77777777" w:rsidR="00162074" w:rsidRDefault="006E4140">
      <w:pPr>
        <w:pStyle w:val="11"/>
      </w:pPr>
      <w:r>
        <w:t>From Room 403 emerge three untied tastes’ privates, and Elsa retreats and freezes them.</w:t>
      </w:r>
    </w:p>
    <w:p w14:paraId="651A59EC" w14:textId="77777777" w:rsidR="00162074" w:rsidRDefault="006E4140">
      <w:pPr>
        <w:pStyle w:val="12"/>
      </w:pPr>
      <w:r>
        <w:t>Angela Chan</w:t>
      </w:r>
    </w:p>
    <w:p w14:paraId="3EF8AD3E" w14:textId="77777777" w:rsidR="00162074" w:rsidRDefault="006E4140">
      <w:r>
        <w:rPr>
          <w:i/>
          <w:iCs/>
        </w:rPr>
        <w:t>(Obtaining the privates’ speakers)</w:t>
      </w:r>
      <w:r>
        <w:t xml:space="preserve"> Elsa your Majesty conducting God’s punishment, is bound for conquest without battle. </w:t>
      </w:r>
      <w:r>
        <w:rPr>
          <w:i/>
        </w:rPr>
        <w:t>(Delivering two speakers to Elsa)</w:t>
      </w:r>
    </w:p>
    <w:p w14:paraId="651AFCB0" w14:textId="77777777" w:rsidR="00162074" w:rsidRDefault="006E4140">
      <w:pPr>
        <w:pStyle w:val="12"/>
      </w:pPr>
      <w:r>
        <w:t>Elsa</w:t>
      </w:r>
    </w:p>
    <w:p w14:paraId="575CCB9F" w14:textId="77777777" w:rsidR="00162074" w:rsidRDefault="006E4140">
      <w:r>
        <w:t>How to know that?</w:t>
      </w:r>
    </w:p>
    <w:p w14:paraId="1DFC6AE1" w14:textId="77777777" w:rsidR="00162074" w:rsidRDefault="006E4140">
      <w:pPr>
        <w:pStyle w:val="12"/>
      </w:pPr>
      <w:r>
        <w:t>Angela Chan</w:t>
      </w:r>
    </w:p>
    <w:p w14:paraId="779D0497" w14:textId="77777777" w:rsidR="00162074" w:rsidRDefault="006E4140">
      <w:r>
        <w:t>As your Majesty restores soldiers and civilians from the states to our EPCOT, Our Fathers will be very delighted to be commemorated. This will occur once and only once within this millennium.</w:t>
      </w:r>
    </w:p>
    <w:p w14:paraId="5DC6004D" w14:textId="77777777" w:rsidR="00162074" w:rsidRDefault="006E4140">
      <w:pPr>
        <w:pStyle w:val="12"/>
      </w:pPr>
      <w:r>
        <w:t>Elsa</w:t>
      </w:r>
    </w:p>
    <w:p w14:paraId="10067619" w14:textId="77777777" w:rsidR="00162074" w:rsidRDefault="006E4140">
      <w:pPr>
        <w:rPr>
          <w:i/>
          <w:iCs/>
        </w:rPr>
      </w:pPr>
      <w:r>
        <w:t xml:space="preserve">This is </w:t>
      </w:r>
      <w:r>
        <w:rPr>
          <w:rFonts w:hint="eastAsia"/>
        </w:rPr>
        <w:t>what</w:t>
      </w:r>
      <w:r>
        <w:t xml:space="preserve"> we’re expecting. </w:t>
      </w:r>
      <w:r>
        <w:rPr>
          <w:i/>
          <w:iCs/>
        </w:rPr>
        <w:t>(Sprinting down the stair</w:t>
      </w:r>
      <w:r>
        <w:rPr>
          <w:rFonts w:hint="eastAsia"/>
          <w:i/>
          <w:iCs/>
        </w:rPr>
        <w:t>s</w:t>
      </w:r>
      <w:r>
        <w:rPr>
          <w:i/>
          <w:iCs/>
        </w:rPr>
        <w:t>)</w:t>
      </w:r>
    </w:p>
    <w:p w14:paraId="62ED54AD" w14:textId="77777777" w:rsidR="00162074" w:rsidRDefault="006E4140">
      <w:pPr>
        <w:pStyle w:val="12"/>
      </w:pPr>
      <w:r>
        <w:t>Mulan</w:t>
      </w:r>
    </w:p>
    <w:p w14:paraId="45D66882" w14:textId="77777777" w:rsidR="00162074" w:rsidRDefault="006E4140">
      <w:r>
        <w:t>My expectation, too.</w:t>
      </w:r>
    </w:p>
    <w:p w14:paraId="4D742023" w14:textId="77777777" w:rsidR="00162074" w:rsidRDefault="006E4140">
      <w:pPr>
        <w:pStyle w:val="11"/>
      </w:pPr>
      <w:r>
        <w:lastRenderedPageBreak/>
        <w:t>All follows Elsa down the building.</w:t>
      </w:r>
    </w:p>
    <w:p w14:paraId="7B01C18B" w14:textId="77777777" w:rsidR="00162074" w:rsidRDefault="006E4140">
      <w:pPr>
        <w:pStyle w:val="Heading2"/>
      </w:pPr>
      <w:bookmarkStart w:id="79" w:name="_Toc84106693"/>
      <w:r>
        <w:t>Scene XVII</w:t>
      </w:r>
      <w:bookmarkEnd w:id="79"/>
    </w:p>
    <w:p w14:paraId="0D6AE1BE" w14:textId="77777777" w:rsidR="00162074" w:rsidRDefault="006E4140">
      <w:pPr>
        <w:pStyle w:val="11"/>
      </w:pPr>
      <w:r>
        <w:t>EXTERIOR — Organizers’ Petal. Presuming that Anna is located there, Angela Chan and Elsa keep the gate of House O1, with Mulan, Rapunzel and Moana searching in the public basement, while Pocahontas, Tiana and Merida explore and inspect clues within the petal’s overground infrastructures.</w:t>
      </w:r>
    </w:p>
    <w:p w14:paraId="5862ED65" w14:textId="77777777" w:rsidR="00162074" w:rsidRDefault="006E4140">
      <w:pPr>
        <w:pStyle w:val="12"/>
      </w:pPr>
      <w:r>
        <w:t>Elsa</w:t>
      </w:r>
    </w:p>
    <w:p w14:paraId="663A1E72" w14:textId="77777777" w:rsidR="00162074" w:rsidRDefault="006E4140">
      <w:r>
        <w:t>Thanks for your delicacies around the world.</w:t>
      </w:r>
    </w:p>
    <w:p w14:paraId="5EAEE4B0" w14:textId="77777777" w:rsidR="00162074" w:rsidRDefault="006E4140">
      <w:pPr>
        <w:pStyle w:val="12"/>
      </w:pPr>
      <w:r>
        <w:t>Angela Chan</w:t>
      </w:r>
    </w:p>
    <w:p w14:paraId="768815A4" w14:textId="77777777" w:rsidR="00162074" w:rsidRDefault="006E4140">
      <w:pPr>
        <w:rPr>
          <w:i/>
          <w:iCs/>
        </w:rPr>
      </w:pPr>
      <w:r>
        <w:t xml:space="preserve">You are welcome, but my wish is to gather Anna and Raya before midnight. </w:t>
      </w:r>
      <w:r>
        <w:rPr>
          <w:i/>
          <w:iCs/>
        </w:rPr>
        <w:t>(Turn on her speaker) Could you please turn to Mulan or Pocahontas?</w:t>
      </w:r>
    </w:p>
    <w:p w14:paraId="5DB32F62" w14:textId="77777777" w:rsidR="00162074" w:rsidRDefault="006E4140">
      <w:pPr>
        <w:pStyle w:val="12"/>
      </w:pPr>
      <w:r>
        <w:t>(Pocahontas)</w:t>
      </w:r>
    </w:p>
    <w:p w14:paraId="3E2DB7B7" w14:textId="77777777" w:rsidR="00162074" w:rsidRDefault="006E4140">
      <w:r>
        <w:t>This is Pocahontas. We have gathered one clue, “A white beam is raising from the orient.”</w:t>
      </w:r>
    </w:p>
    <w:p w14:paraId="7AEDBDA5" w14:textId="77777777" w:rsidR="00162074" w:rsidRDefault="006E4140">
      <w:pPr>
        <w:pStyle w:val="12"/>
      </w:pPr>
      <w:r>
        <w:t>Angela Chan</w:t>
      </w:r>
    </w:p>
    <w:p w14:paraId="0D915ECD" w14:textId="77777777" w:rsidR="00162074" w:rsidRDefault="006E4140">
      <w:r>
        <w:t>Please regroup the letters, your Majesties.</w:t>
      </w:r>
    </w:p>
    <w:p w14:paraId="1CEE9BB1" w14:textId="77777777" w:rsidR="00162074" w:rsidRDefault="006E4140">
      <w:pPr>
        <w:pStyle w:val="12"/>
      </w:pPr>
      <w:r>
        <w:t>(Tiana)</w:t>
      </w:r>
    </w:p>
    <w:p w14:paraId="08D79824" w14:textId="77777777" w:rsidR="00162074" w:rsidRDefault="006E4140">
      <w:r>
        <w:t>“She goes in basement II with fair armor.”</w:t>
      </w:r>
    </w:p>
    <w:p w14:paraId="51F45174" w14:textId="77777777" w:rsidR="00162074" w:rsidRDefault="006E4140">
      <w:pPr>
        <w:pStyle w:val="12"/>
      </w:pPr>
      <w:r>
        <w:t>Angela Chan</w:t>
      </w:r>
    </w:p>
    <w:p w14:paraId="24E5A7B5" w14:textId="77777777" w:rsidR="00162074" w:rsidRDefault="006E4140">
      <w:r>
        <w:t>And then…</w:t>
      </w:r>
    </w:p>
    <w:p w14:paraId="195F990F" w14:textId="77777777" w:rsidR="00162074" w:rsidRDefault="006E4140">
      <w:pPr>
        <w:pStyle w:val="12"/>
      </w:pPr>
      <w:r>
        <w:t>(Merida)</w:t>
      </w:r>
    </w:p>
    <w:p w14:paraId="037F80D0" w14:textId="77777777" w:rsidR="00162074" w:rsidRDefault="006E4140">
      <w:r>
        <w:t>“Beware night shaman’s roof termite III!”</w:t>
      </w:r>
    </w:p>
    <w:p w14:paraId="4D7D4D0E" w14:textId="77777777" w:rsidR="00162074" w:rsidRDefault="006E4140">
      <w:pPr>
        <w:pStyle w:val="12"/>
      </w:pPr>
      <w:r>
        <w:t>Angela Chan</w:t>
      </w:r>
    </w:p>
    <w:p w14:paraId="5B01F357" w14:textId="77777777" w:rsidR="00162074" w:rsidRDefault="006E4140">
      <w:r>
        <w:t>Who is night shaman III?</w:t>
      </w:r>
    </w:p>
    <w:p w14:paraId="74E147F7" w14:textId="77777777" w:rsidR="00162074" w:rsidRDefault="006E4140">
      <w:pPr>
        <w:pStyle w:val="11"/>
      </w:pPr>
      <w:r>
        <w:t>No one replies within three seconds.</w:t>
      </w:r>
    </w:p>
    <w:p w14:paraId="0192B623" w14:textId="77777777" w:rsidR="00162074" w:rsidRDefault="006E4140">
      <w:pPr>
        <w:pStyle w:val="12"/>
      </w:pPr>
      <w:r>
        <w:t>(Bilbo Baggins, Frodo Baggins, Gandalf the Grey)</w:t>
      </w:r>
    </w:p>
    <w:p w14:paraId="7462034D" w14:textId="77777777" w:rsidR="00162074" w:rsidRDefault="006E4140">
      <w:r>
        <w:rPr>
          <w:i/>
          <w:iCs/>
        </w:rPr>
        <w:t>(Jealously)</w:t>
      </w:r>
      <w:r>
        <w:t xml:space="preserve"> Ha, ha, ha! You Catch Me!</w:t>
      </w:r>
    </w:p>
    <w:p w14:paraId="6F258FB7" w14:textId="77777777" w:rsidR="00162074" w:rsidRDefault="006E4140">
      <w:pPr>
        <w:pStyle w:val="11"/>
      </w:pPr>
      <w:r>
        <w:t>Upon their appearance on the screen, three arrows smash into their hips.</w:t>
      </w:r>
    </w:p>
    <w:p w14:paraId="0F0756B2" w14:textId="77777777" w:rsidR="00162074" w:rsidRDefault="006E4140">
      <w:pPr>
        <w:pStyle w:val="12"/>
      </w:pPr>
      <w:r>
        <w:t>Angela Chan</w:t>
      </w:r>
    </w:p>
    <w:p w14:paraId="27959DD8" w14:textId="77777777" w:rsidR="00162074" w:rsidRDefault="006E4140">
      <w:r>
        <w:t>There! Elsa, your majestic turn!</w:t>
      </w:r>
    </w:p>
    <w:p w14:paraId="31D51D45" w14:textId="77777777" w:rsidR="00162074" w:rsidRDefault="006E4140">
      <w:pPr>
        <w:pStyle w:val="11"/>
      </w:pPr>
      <w:r>
        <w:t>Elsa raises her magical hands to freeze Bilbo and Frodo Baggins, and then Gandalf the Grey.</w:t>
      </w:r>
    </w:p>
    <w:p w14:paraId="57D0A393" w14:textId="77777777" w:rsidR="00162074" w:rsidRDefault="006E4140">
      <w:pPr>
        <w:pStyle w:val="12"/>
      </w:pPr>
      <w:r>
        <w:t>Angela Chan</w:t>
      </w:r>
    </w:p>
    <w:p w14:paraId="7A20317D" w14:textId="77777777" w:rsidR="00162074" w:rsidRDefault="006E4140">
      <w:r>
        <w:t>Your majesty, they have multifunctional magics, much more than freezing of yours… It’s high time to search and rescue Anna in Basement two.</w:t>
      </w:r>
    </w:p>
    <w:p w14:paraId="4017889D" w14:textId="77777777" w:rsidR="00162074" w:rsidRDefault="006E4140">
      <w:pPr>
        <w:pStyle w:val="11"/>
        <w:rPr>
          <w:i/>
          <w:iCs/>
        </w:rPr>
      </w:pPr>
      <w:r>
        <w:t xml:space="preserve">Elsa and Angela Chan pace down the stairs to Basement two, public basement, but the unfortunate thing is Elsa tripped by Speedy Gonzales and then captured by groups of Mexican mice in Basement one. </w:t>
      </w:r>
      <w:r>
        <w:rPr>
          <w:i/>
          <w:iCs/>
        </w:rPr>
        <w:t>(Off-screen)</w:t>
      </w:r>
    </w:p>
    <w:p w14:paraId="61E0C0C8" w14:textId="77777777" w:rsidR="00162074" w:rsidRDefault="006E4140">
      <w:pPr>
        <w:pStyle w:val="Heading2"/>
      </w:pPr>
      <w:bookmarkStart w:id="80" w:name="_Toc84106694"/>
      <w:r>
        <w:lastRenderedPageBreak/>
        <w:t>Scene XVIII</w:t>
      </w:r>
      <w:bookmarkEnd w:id="80"/>
    </w:p>
    <w:p w14:paraId="06509905" w14:textId="77777777" w:rsidR="00162074" w:rsidRDefault="006E4140">
      <w:pPr>
        <w:pStyle w:val="11"/>
      </w:pPr>
      <w:r>
        <w:t>INTERIOR — Basement two, Organizers’ Petal, enclosed by darkness.</w:t>
      </w:r>
    </w:p>
    <w:p w14:paraId="5D0AF88E" w14:textId="77777777" w:rsidR="00162074" w:rsidRDefault="006E4140">
      <w:pPr>
        <w:pStyle w:val="12"/>
      </w:pPr>
      <w:r>
        <w:t>Mulan</w:t>
      </w:r>
    </w:p>
    <w:p w14:paraId="08EE5214" w14:textId="77777777" w:rsidR="00162074" w:rsidRDefault="006E4140">
      <w:r>
        <w:t>Where is Elsa, Angela Chan?</w:t>
      </w:r>
    </w:p>
    <w:p w14:paraId="39CF91B9" w14:textId="77777777" w:rsidR="00162074" w:rsidRDefault="006E4140">
      <w:pPr>
        <w:pStyle w:val="12"/>
      </w:pPr>
      <w:r>
        <w:t>Angela Chan</w:t>
      </w:r>
    </w:p>
    <w:p w14:paraId="6B16327B" w14:textId="77777777" w:rsidR="00162074" w:rsidRDefault="006E4140">
      <w:r>
        <w:t>Trapped and captured by thousands of invasive mice in Basement 1.</w:t>
      </w:r>
    </w:p>
    <w:p w14:paraId="4D9B9570" w14:textId="77777777" w:rsidR="00162074" w:rsidRDefault="006E4140">
      <w:pPr>
        <w:pStyle w:val="12"/>
      </w:pPr>
      <w:r>
        <w:t>Mulan</w:t>
      </w:r>
    </w:p>
    <w:p w14:paraId="64C0D429" w14:textId="77777777" w:rsidR="00162074" w:rsidRDefault="006E4140">
      <w:r>
        <w:t>And then?</w:t>
      </w:r>
    </w:p>
    <w:p w14:paraId="54980701" w14:textId="77777777" w:rsidR="00162074" w:rsidRDefault="006E4140">
      <w:pPr>
        <w:pStyle w:val="12"/>
      </w:pPr>
      <w:r>
        <w:t>Angela Chan</w:t>
      </w:r>
    </w:p>
    <w:p w14:paraId="67519098" w14:textId="77777777" w:rsidR="00162074" w:rsidRDefault="006E4140">
      <w:r>
        <w:t>Her majesty is fight</w:t>
      </w:r>
      <w:r>
        <w:rPr>
          <w:rFonts w:hint="eastAsia"/>
        </w:rPr>
        <w:t>ing</w:t>
      </w:r>
      <w:r>
        <w:t xml:space="preserve"> against three “night shamans”, assuming that Speedy Gonzales is their “roof termite”.</w:t>
      </w:r>
    </w:p>
    <w:p w14:paraId="3F251240" w14:textId="77777777" w:rsidR="00162074" w:rsidRDefault="006E4140">
      <w:pPr>
        <w:pStyle w:val="12"/>
      </w:pPr>
      <w:r>
        <w:t>Mulan</w:t>
      </w:r>
    </w:p>
    <w:p w14:paraId="0C3A04D5" w14:textId="77777777" w:rsidR="00162074" w:rsidRDefault="006E4140">
      <w:r>
        <w:t>Let’s see.</w:t>
      </w:r>
    </w:p>
    <w:p w14:paraId="28D82237" w14:textId="77777777" w:rsidR="00162074" w:rsidRDefault="006E4140">
      <w:pPr>
        <w:pStyle w:val="11"/>
      </w:pPr>
      <w:r>
        <w:t>Angela Chan and Mulan creep onto Basement one.</w:t>
      </w:r>
    </w:p>
    <w:p w14:paraId="06A572B9" w14:textId="77777777" w:rsidR="00162074" w:rsidRDefault="006E4140">
      <w:pPr>
        <w:pStyle w:val="12"/>
      </w:pPr>
      <w:r>
        <w:t>Angela Chan</w:t>
      </w:r>
    </w:p>
    <w:p w14:paraId="142ED569" w14:textId="77777777" w:rsidR="00162074" w:rsidRDefault="006E4140">
      <w:r>
        <w:rPr>
          <w:i/>
          <w:iCs/>
        </w:rPr>
        <w:t>(Glancing over her watch indicating 23:00)</w:t>
      </w:r>
      <w:r>
        <w:t xml:space="preserve"> It’s time of Mice!</w:t>
      </w:r>
    </w:p>
    <w:p w14:paraId="63BDEB71" w14:textId="77777777" w:rsidR="00162074" w:rsidRDefault="006E4140">
      <w:pPr>
        <w:pStyle w:val="12"/>
      </w:pPr>
      <w:r>
        <w:t>Mulan</w:t>
      </w:r>
    </w:p>
    <w:p w14:paraId="07FE4723" w14:textId="77777777" w:rsidR="00162074" w:rsidRDefault="006E4140">
      <w:r>
        <w:t>Let me sword out some road.</w:t>
      </w:r>
    </w:p>
    <w:p w14:paraId="40FBD192" w14:textId="77777777" w:rsidR="00162074" w:rsidRDefault="006E4140">
      <w:pPr>
        <w:pStyle w:val="11"/>
      </w:pPr>
      <w:r>
        <w:t>Pocahontas, Tiana and Merida enter the scene.</w:t>
      </w:r>
    </w:p>
    <w:p w14:paraId="17A3AF4C" w14:textId="77777777" w:rsidR="00162074" w:rsidRDefault="006E4140">
      <w:pPr>
        <w:pStyle w:val="12"/>
      </w:pPr>
      <w:r>
        <w:t>Pocahontas, Tiana, Merida</w:t>
      </w:r>
    </w:p>
    <w:p w14:paraId="7D88C79A" w14:textId="77777777" w:rsidR="00162074" w:rsidRDefault="006E4140">
      <w:r>
        <w:t>Road?</w:t>
      </w:r>
    </w:p>
    <w:p w14:paraId="035E6CB7" w14:textId="77777777" w:rsidR="00162074" w:rsidRDefault="006E4140">
      <w:pPr>
        <w:pStyle w:val="12"/>
      </w:pPr>
      <w:r>
        <w:t>Angela Chan</w:t>
      </w:r>
    </w:p>
    <w:p w14:paraId="587D4F11" w14:textId="77777777" w:rsidR="00162074" w:rsidRDefault="006E4140">
      <w:pPr>
        <w:rPr>
          <w:rFonts w:ascii="Iosevka Heavy" w:hAnsi="Iosevka Heavy"/>
        </w:rPr>
      </w:pPr>
      <w:r>
        <w:t xml:space="preserve">Here. </w:t>
      </w:r>
      <w:r>
        <w:rPr>
          <w:i/>
          <w:iCs/>
        </w:rPr>
        <w:t>(Points out a road)</w:t>
      </w:r>
      <w:r>
        <w:t xml:space="preserve"> Your Highnesses just need to shoot the night shamans. We are bound to win over them before midnight!</w:t>
      </w:r>
    </w:p>
    <w:p w14:paraId="5A4F2DEB" w14:textId="77777777" w:rsidR="00162074" w:rsidRDefault="006E4140">
      <w:pPr>
        <w:pStyle w:val="12"/>
      </w:pPr>
      <w:r>
        <w:t>Gandalf the Grey</w:t>
      </w:r>
    </w:p>
    <w:p w14:paraId="2AA17C0B" w14:textId="77777777" w:rsidR="00162074" w:rsidRDefault="006E4140">
      <w:r>
        <w:t>You shall not pass!</w:t>
      </w:r>
    </w:p>
    <w:p w14:paraId="10208C83" w14:textId="77777777" w:rsidR="00162074" w:rsidRDefault="006E4140">
      <w:pPr>
        <w:pStyle w:val="12"/>
      </w:pPr>
      <w:r>
        <w:t>Angela Chan</w:t>
      </w:r>
    </w:p>
    <w:p w14:paraId="4BBB4140" w14:textId="77777777" w:rsidR="00162074" w:rsidRDefault="006E4140">
      <w:r>
        <w:rPr>
          <w:i/>
          <w:iCs/>
        </w:rPr>
        <w:t>(Raises Pocahontas’ club)</w:t>
      </w:r>
      <w:r>
        <w:t xml:space="preserve"> VOLTAR THUNDASIR!</w:t>
      </w:r>
    </w:p>
    <w:p w14:paraId="69C30EE9" w14:textId="77777777" w:rsidR="00162074" w:rsidRDefault="006E4140">
      <w:pPr>
        <w:pStyle w:val="11"/>
      </w:pPr>
      <w:r>
        <w:t>A thunder strikes Gandalf the Grey, then Bilbo and Frodo Baggins. Speedy Gonzales runs so quickly as to escape the basement in time, but other mice are caught by Pocahontas, Mulan, Tiana and Merida. Gandalf the Grey raises a fireball in return.</w:t>
      </w:r>
    </w:p>
    <w:p w14:paraId="7B1FF89A" w14:textId="77777777" w:rsidR="00162074" w:rsidRDefault="006E4140">
      <w:pPr>
        <w:pStyle w:val="12"/>
      </w:pPr>
      <w:r>
        <w:t>Angela Chan</w:t>
      </w:r>
    </w:p>
    <w:p w14:paraId="149124BC" w14:textId="77777777" w:rsidR="00162074" w:rsidRDefault="006E4140">
      <w:r>
        <w:t>ALOFT ELEVAR!</w:t>
      </w:r>
    </w:p>
    <w:p w14:paraId="1F3AEC48" w14:textId="77777777" w:rsidR="00162074" w:rsidRDefault="006E4140">
      <w:pPr>
        <w:pStyle w:val="11"/>
      </w:pPr>
      <w:r>
        <w:t>The fireball retreats to burn Gandalf the Gray and the Baggins, but the basement was pristine. Angela Chan scurries to Basement two.</w:t>
      </w:r>
    </w:p>
    <w:p w14:paraId="32875189" w14:textId="77777777" w:rsidR="00162074" w:rsidRDefault="006E4140">
      <w:pPr>
        <w:pStyle w:val="12"/>
      </w:pPr>
      <w:r>
        <w:t>Angela Chan</w:t>
      </w:r>
    </w:p>
    <w:p w14:paraId="0C4FC446" w14:textId="77777777" w:rsidR="00162074" w:rsidRDefault="006E4140">
      <w:r>
        <w:t>Have you ever met Anna her Majesty of Discovery, Rapunzel and Moana?</w:t>
      </w:r>
    </w:p>
    <w:p w14:paraId="6B295A30" w14:textId="77777777" w:rsidR="00162074" w:rsidRDefault="006E4140">
      <w:pPr>
        <w:pStyle w:val="11"/>
      </w:pPr>
      <w:r>
        <w:t>Rapunzel and Moana appear with sorrow.</w:t>
      </w:r>
    </w:p>
    <w:p w14:paraId="2C75DC73" w14:textId="77777777" w:rsidR="00162074" w:rsidRDefault="006E4140">
      <w:pPr>
        <w:pStyle w:val="12"/>
      </w:pPr>
      <w:r>
        <w:lastRenderedPageBreak/>
        <w:t>Rapunzel, Moana</w:t>
      </w:r>
    </w:p>
    <w:p w14:paraId="4096E8BE" w14:textId="77777777" w:rsidR="00162074" w:rsidRDefault="006E4140">
      <w:r>
        <w:t>Sorry, we haven’t found her yet.</w:t>
      </w:r>
    </w:p>
    <w:p w14:paraId="786B8701" w14:textId="77777777" w:rsidR="00162074" w:rsidRDefault="006E4140">
      <w:pPr>
        <w:pStyle w:val="12"/>
      </w:pPr>
      <w:r>
        <w:t>Angela Chan</w:t>
      </w:r>
    </w:p>
    <w:p w14:paraId="5027243A" w14:textId="77777777" w:rsidR="00162074" w:rsidRDefault="006E4140">
      <w:r>
        <w:t xml:space="preserve">Clues are provided: one is that a white beam is raising from the orient, while another is that she goes in basement II with fair armor. You’ve been searching the correct floor. Now, let’s search Room B220 and B284! </w:t>
      </w:r>
      <w:r>
        <w:rPr>
          <w:i/>
          <w:iCs/>
        </w:rPr>
        <w:t>(Scuttles towards Room B220, with Rapunzel and Moana following, and then the camera)</w:t>
      </w:r>
    </w:p>
    <w:p w14:paraId="08A5B072" w14:textId="77777777" w:rsidR="00162074" w:rsidRDefault="006E4140">
      <w:pPr>
        <w:pStyle w:val="12"/>
      </w:pPr>
      <w:r>
        <w:t>Rapunzel, Moana</w:t>
      </w:r>
    </w:p>
    <w:p w14:paraId="576EC40E" w14:textId="77777777" w:rsidR="00162074" w:rsidRDefault="006E4140">
      <w:r>
        <w:t>Huh? B220 is a switchboard room??</w:t>
      </w:r>
    </w:p>
    <w:p w14:paraId="4F64213B" w14:textId="77777777" w:rsidR="00162074" w:rsidRDefault="006E4140">
      <w:pPr>
        <w:pStyle w:val="12"/>
      </w:pPr>
      <w:r>
        <w:t>Angela Chan</w:t>
      </w:r>
    </w:p>
    <w:p w14:paraId="4F5BAD99" w14:textId="77777777" w:rsidR="00162074" w:rsidRDefault="006E4140">
      <w:r>
        <w:t>Don’t panic. Let’s find the main switch.</w:t>
      </w:r>
    </w:p>
    <w:p w14:paraId="0B1FA645" w14:textId="77777777" w:rsidR="00162074" w:rsidRDefault="006E4140">
      <w:pPr>
        <w:pStyle w:val="11"/>
      </w:pPr>
      <w:r>
        <w:t>Stared by Rapunzel and Moana, Angela Chan spots a string of letters: MAIN SWITCH. Angela pushes the bar to the other side, and the lights start to operate, dazzling and astounding.</w:t>
      </w:r>
    </w:p>
    <w:p w14:paraId="583A56D1" w14:textId="77777777" w:rsidR="00162074" w:rsidRDefault="006E4140">
      <w:pPr>
        <w:pStyle w:val="12"/>
      </w:pPr>
      <w:r>
        <w:t>Angela Chan</w:t>
      </w:r>
    </w:p>
    <w:p w14:paraId="51218124" w14:textId="77777777" w:rsidR="00162074" w:rsidRDefault="006E4140">
      <w:r>
        <w:t>Then, Anna is in room B284!</w:t>
      </w:r>
      <w:r>
        <w:rPr>
          <w:i/>
          <w:iCs/>
        </w:rPr>
        <w:t xml:space="preserve"> (Edges towards Room B284, with Rapunzel and Moana following, and then the camera)</w:t>
      </w:r>
    </w:p>
    <w:p w14:paraId="0D642D87" w14:textId="77777777" w:rsidR="00162074" w:rsidRDefault="006E4140">
      <w:pPr>
        <w:pStyle w:val="11"/>
      </w:pPr>
      <w:r>
        <w:t>The automatic door of room B284 opens, leaving a blonde girl with green flannel shirt over a black top with "FINISH EACH OTHER'S" over a graphic of a sandwich, blue jean shorts, and black-over-white sneakers. She is Anna, still retaining the white streak on the three o’clock side of her hair.</w:t>
      </w:r>
    </w:p>
    <w:p w14:paraId="573359A6" w14:textId="77777777" w:rsidR="00162074" w:rsidRDefault="006E4140">
      <w:pPr>
        <w:pStyle w:val="12"/>
      </w:pPr>
      <w:r>
        <w:t>Angela Chan</w:t>
      </w:r>
    </w:p>
    <w:p w14:paraId="68032BB0" w14:textId="77777777" w:rsidR="00162074" w:rsidRDefault="006E4140">
      <w:r>
        <w:t>The “fair armor” is her flannel shirt, and so are Elsa’s sweater, Mulan’s, Rapunzel’s and Merida’s jackets. All of them are bullet-proof.</w:t>
      </w:r>
    </w:p>
    <w:p w14:paraId="5CAFFED7" w14:textId="77777777" w:rsidR="00162074" w:rsidRDefault="006E4140">
      <w:pPr>
        <w:pStyle w:val="12"/>
      </w:pPr>
      <w:r>
        <w:t>Anna</w:t>
      </w:r>
    </w:p>
    <w:p w14:paraId="66D05A44" w14:textId="77777777" w:rsidR="00162074" w:rsidRDefault="006E4140">
      <w:r>
        <w:t>Hello, North Ultra! Could you please repair the light that suddenly burnt out?</w:t>
      </w:r>
    </w:p>
    <w:p w14:paraId="6223CC93" w14:textId="77777777" w:rsidR="00162074" w:rsidRDefault="006E4140">
      <w:pPr>
        <w:pStyle w:val="12"/>
      </w:pPr>
      <w:r>
        <w:t>Angela Chan</w:t>
      </w:r>
    </w:p>
    <w:p w14:paraId="126C167F" w14:textId="77777777" w:rsidR="00162074" w:rsidRDefault="006E4140">
      <w:pPr>
        <w:rPr>
          <w:i/>
          <w:iCs/>
        </w:rPr>
      </w:pPr>
      <w:r>
        <w:t xml:space="preserve">Yes, your Majesty of Discovery. </w:t>
      </w:r>
      <w:r>
        <w:rPr>
          <w:i/>
          <w:iCs/>
        </w:rPr>
        <w:t>(Retreats)</w:t>
      </w:r>
    </w:p>
    <w:p w14:paraId="57A7B99D" w14:textId="77777777" w:rsidR="00162074" w:rsidRDefault="006E4140">
      <w:pPr>
        <w:pStyle w:val="11"/>
      </w:pPr>
      <w:r>
        <w:t>The screen turns dark due to Angela Chan’s absence along with her torch. Bees’ buzzing starts.</w:t>
      </w:r>
    </w:p>
    <w:p w14:paraId="58888DB5" w14:textId="77777777" w:rsidR="00162074" w:rsidRDefault="006E4140">
      <w:pPr>
        <w:pStyle w:val="12"/>
      </w:pPr>
      <w:r>
        <w:t>(Angela Chan)</w:t>
      </w:r>
    </w:p>
    <w:p w14:paraId="09B13226" w14:textId="77777777" w:rsidR="00162074" w:rsidRDefault="006E4140">
      <w:r>
        <w:t>Bee-triple-two. Discovered 40 induction lamps with serial numbers: 0036, 0126, 0130, 0154, 0172, 0493, 0542, 0550, 0575, 1368, 1755, 1865, 2052, 2060, 2428, 2635, 2815, 2863, 2990, 2997, 3085, 3384, 3845, 3864, 4056, 4460, 4968, 5184, 6380, 7636, 7860, 8112, 8136, 8165, 8632, 9032, 9131, 9140, 9638, and 9964.</w:t>
      </w:r>
    </w:p>
    <w:p w14:paraId="6DDD83AA" w14:textId="77777777" w:rsidR="00162074" w:rsidRDefault="006E4140">
      <w:pPr>
        <w:pStyle w:val="12"/>
      </w:pPr>
      <w:r>
        <w:t>Anna</w:t>
      </w:r>
    </w:p>
    <w:p w14:paraId="661102DF" w14:textId="77777777" w:rsidR="00162074" w:rsidRDefault="006E4140">
      <w:r>
        <w:t>Select the two that can add up to 10000 exactly.</w:t>
      </w:r>
    </w:p>
    <w:p w14:paraId="35A8176E" w14:textId="77777777" w:rsidR="00162074" w:rsidRDefault="006E4140">
      <w:pPr>
        <w:pStyle w:val="12"/>
      </w:pPr>
      <w:r>
        <w:lastRenderedPageBreak/>
        <w:t>(Angela Chan)</w:t>
      </w:r>
    </w:p>
    <w:p w14:paraId="0C979874" w14:textId="77777777" w:rsidR="00162074" w:rsidRDefault="006E4140">
      <w:r>
        <w:t>9964 and 0036, or 1368 and 8632.</w:t>
      </w:r>
    </w:p>
    <w:p w14:paraId="2EC0442D" w14:textId="77777777" w:rsidR="00162074" w:rsidRDefault="006E4140">
      <w:pPr>
        <w:pStyle w:val="12"/>
      </w:pPr>
      <w:r>
        <w:t>Anna</w:t>
      </w:r>
    </w:p>
    <w:p w14:paraId="2104485E" w14:textId="77777777" w:rsidR="00162074" w:rsidRDefault="006E4140">
      <w:r>
        <w:t>As EPCOT is ascending in opulence, we select 1368.</w:t>
      </w:r>
    </w:p>
    <w:p w14:paraId="3C5905B5" w14:textId="77777777" w:rsidR="00162074" w:rsidRDefault="006E4140">
      <w:pPr>
        <w:pStyle w:val="12"/>
      </w:pPr>
      <w:r>
        <w:t>(Angela Chan)</w:t>
      </w:r>
    </w:p>
    <w:p w14:paraId="3E3CB623" w14:textId="77777777" w:rsidR="00162074" w:rsidRDefault="006E4140">
      <w:pPr>
        <w:rPr>
          <w:i/>
          <w:iCs/>
        </w:rPr>
      </w:pPr>
      <w:r>
        <w:t xml:space="preserve">Here! </w:t>
      </w:r>
      <w:r>
        <w:rPr>
          <w:i/>
          <w:iCs/>
        </w:rPr>
        <w:t>(Returns to Room B284 with induction lamp #1368)</w:t>
      </w:r>
    </w:p>
    <w:p w14:paraId="3A243E32" w14:textId="77777777" w:rsidR="00162074" w:rsidRDefault="006E4140">
      <w:pPr>
        <w:pStyle w:val="11"/>
      </w:pPr>
      <w:r>
        <w:t>Angela installs the lamp, which illuminates Room B284 when Rapunzel or Moana toggles the main switch to reboot the basement.</w:t>
      </w:r>
    </w:p>
    <w:p w14:paraId="1B72EA12" w14:textId="77777777" w:rsidR="00162074" w:rsidRDefault="006E4140">
      <w:pPr>
        <w:pStyle w:val="12"/>
      </w:pPr>
      <w:r>
        <w:t>Anna</w:t>
      </w:r>
    </w:p>
    <w:p w14:paraId="228A6937" w14:textId="77777777" w:rsidR="00162074" w:rsidRDefault="006E4140">
      <w:r>
        <w:t>It’s worth much more than thanks!</w:t>
      </w:r>
    </w:p>
    <w:p w14:paraId="32F3310F" w14:textId="77777777" w:rsidR="00162074" w:rsidRDefault="006E4140">
      <w:pPr>
        <w:pStyle w:val="11"/>
      </w:pPr>
      <w:r>
        <w:t>Shouldering Anna, Angela Chan gathers all remainders to Organizers’ Tower.</w:t>
      </w:r>
    </w:p>
    <w:p w14:paraId="36ADCA44" w14:textId="77777777" w:rsidR="00162074" w:rsidRDefault="006E4140">
      <w:pPr>
        <w:pStyle w:val="Heading2"/>
      </w:pPr>
      <w:bookmarkStart w:id="81" w:name="_Toc84106695"/>
      <w:r>
        <w:t>Scene XIX</w:t>
      </w:r>
      <w:bookmarkEnd w:id="81"/>
    </w:p>
    <w:p w14:paraId="443566EC" w14:textId="77777777" w:rsidR="00162074" w:rsidRDefault="006E4140">
      <w:pPr>
        <w:pStyle w:val="11"/>
      </w:pPr>
      <w:r>
        <w:t>INTERIOR — Room 1205, Organizers’ Tower, with current adult (age≥21) residents’ name “David Ian Smith” “Nancy Eleanor Windsor”. Angela Chan, Pocahontas, Mulan, Tiana, Rapunzel, Merida, Elsa, Anna and Moana spotted nobody but a clock indicating 23:23:23 and all other parts of furniture normally functioning.</w:t>
      </w:r>
    </w:p>
    <w:p w14:paraId="4FBA4BDE" w14:textId="77777777" w:rsidR="00162074" w:rsidRDefault="006E4140">
      <w:pPr>
        <w:pStyle w:val="12"/>
      </w:pPr>
      <w:r>
        <w:t>Pocahontas</w:t>
      </w:r>
    </w:p>
    <w:p w14:paraId="38FD5F36" w14:textId="77777777" w:rsidR="00162074" w:rsidRDefault="006E4140">
      <w:r>
        <w:t>On the table carved the first clue: Her Majesty of Nature lies in Explorers’ Petal.</w:t>
      </w:r>
    </w:p>
    <w:p w14:paraId="6B3A731B" w14:textId="77777777" w:rsidR="00162074" w:rsidRDefault="006E4140">
      <w:pPr>
        <w:pStyle w:val="12"/>
      </w:pPr>
      <w:r>
        <w:t>Tiana</w:t>
      </w:r>
    </w:p>
    <w:p w14:paraId="3C5EC081" w14:textId="77777777" w:rsidR="00162074" w:rsidRDefault="006E4140">
      <w:r>
        <w:t>ELEVEN PM — infers explorer Raya set initial host.</w:t>
      </w:r>
    </w:p>
    <w:p w14:paraId="1A0BEBB5" w14:textId="77777777" w:rsidR="00162074" w:rsidRDefault="006E4140">
      <w:pPr>
        <w:pStyle w:val="12"/>
      </w:pPr>
      <w:r>
        <w:t>Moana</w:t>
      </w:r>
    </w:p>
    <w:p w14:paraId="565E463C" w14:textId="77777777" w:rsidR="00162074" w:rsidRDefault="006E4140">
      <w:r>
        <w:t>First Real Master — she exploits an alley in Europe.</w:t>
      </w:r>
    </w:p>
    <w:p w14:paraId="79B95092" w14:textId="77777777" w:rsidR="00162074" w:rsidRDefault="006E4140">
      <w:pPr>
        <w:pStyle w:val="12"/>
      </w:pPr>
      <w:r>
        <w:t>Angela Chan</w:t>
      </w:r>
    </w:p>
    <w:p w14:paraId="5554FD01" w14:textId="77777777" w:rsidR="00162074" w:rsidRDefault="006E4140">
      <w:r>
        <w:t>They would imply that she is in the Green Belt near Explorers’ Petal. This is the second clue, more helpful than first.</w:t>
      </w:r>
    </w:p>
    <w:p w14:paraId="387AF4E4" w14:textId="77777777" w:rsidR="00162074" w:rsidRDefault="006E4140">
      <w:pPr>
        <w:pStyle w:val="12"/>
      </w:pPr>
      <w:r>
        <w:t>Elsa</w:t>
      </w:r>
    </w:p>
    <w:p w14:paraId="6011AD63" w14:textId="77777777" w:rsidR="00162074" w:rsidRDefault="006E4140">
      <w:r>
        <w:t>What? We have no use for anagrams!</w:t>
      </w:r>
    </w:p>
    <w:p w14:paraId="213591A6" w14:textId="77777777" w:rsidR="00162074" w:rsidRDefault="006E4140">
      <w:pPr>
        <w:pStyle w:val="12"/>
      </w:pPr>
      <w:r>
        <w:t>Angela Chan</w:t>
      </w:r>
    </w:p>
    <w:p w14:paraId="1F214940" w14:textId="77777777" w:rsidR="00162074" w:rsidRDefault="006E4140">
      <w:r>
        <w:t xml:space="preserve">Now, let’s stop arguing and set off to Explorers’ Petal! Raya will pass away at midnight if we don’t rescue her in time. </w:t>
      </w:r>
      <w:r>
        <w:rPr>
          <w:i/>
        </w:rPr>
        <w:t>(Rushing towards the Elevator, with camera following)</w:t>
      </w:r>
      <w:r>
        <w:t xml:space="preserve"> Do not take anything that belongs to dwellers other than us!</w:t>
      </w:r>
    </w:p>
    <w:p w14:paraId="5B03DBB7" w14:textId="77777777" w:rsidR="00162074" w:rsidRDefault="006E4140">
      <w:pPr>
        <w:pStyle w:val="11"/>
      </w:pPr>
      <w:r>
        <w:t>The elevator bell rings, with a light emitting from the elevator interior.</w:t>
      </w:r>
    </w:p>
    <w:p w14:paraId="3E10CF8D" w14:textId="77777777" w:rsidR="00162074" w:rsidRDefault="006E4140">
      <w:pPr>
        <w:pStyle w:val="12"/>
      </w:pPr>
      <w:r>
        <w:t>Angela Chan</w:t>
      </w:r>
    </w:p>
    <w:p w14:paraId="25F7266C" w14:textId="77777777" w:rsidR="00162074" w:rsidRDefault="006E4140">
      <w:r>
        <w:t>My sister Adela is in the first earth shelter of Explorers’ Petal with friends. Let’s meet there!</w:t>
      </w:r>
    </w:p>
    <w:p w14:paraId="1589BAAE" w14:textId="77777777" w:rsidR="00162074" w:rsidRDefault="006E4140">
      <w:pPr>
        <w:pStyle w:val="11"/>
      </w:pPr>
      <w:r>
        <w:lastRenderedPageBreak/>
        <w:t>The screen darkens.</w:t>
      </w:r>
    </w:p>
    <w:p w14:paraId="5FCB5696" w14:textId="77777777" w:rsidR="00162074" w:rsidRDefault="006E4140">
      <w:pPr>
        <w:pStyle w:val="Heading2"/>
      </w:pPr>
      <w:bookmarkStart w:id="82" w:name="_Toc84106696"/>
      <w:r>
        <w:t>Scene XX</w:t>
      </w:r>
      <w:bookmarkEnd w:id="82"/>
    </w:p>
    <w:p w14:paraId="16C5AD3C" w14:textId="77777777" w:rsidR="00162074" w:rsidRDefault="006E4140">
      <w:pPr>
        <w:pStyle w:val="11"/>
      </w:pPr>
      <w:r>
        <w:t>EXTERIOR — South-opening Gate of House E1, Explorers’ Petal, Angela Chan triggers the doorbell, while Pocahontas, Mulan, Tiana, Rapunzel, Merida, Elsa, Anna and Moana are leaving the scene eastwards.</w:t>
      </w:r>
    </w:p>
    <w:p w14:paraId="38938A20" w14:textId="77777777" w:rsidR="00162074" w:rsidRDefault="006E4140">
      <w:pPr>
        <w:pStyle w:val="12"/>
      </w:pPr>
      <w:r>
        <w:t>Angela Chan</w:t>
      </w:r>
    </w:p>
    <w:p w14:paraId="0F26B15D" w14:textId="77777777" w:rsidR="00162074" w:rsidRDefault="006E4140">
      <w:r>
        <w:t>Where are you going, please?</w:t>
      </w:r>
    </w:p>
    <w:p w14:paraId="5A6EF80D" w14:textId="77777777" w:rsidR="00162074" w:rsidRDefault="006E4140">
      <w:pPr>
        <w:pStyle w:val="12"/>
      </w:pPr>
      <w:r>
        <w:t>(Private D, Private E)</w:t>
      </w:r>
    </w:p>
    <w:p w14:paraId="6E2EFE8F" w14:textId="77777777" w:rsidR="00162074" w:rsidRDefault="006E4140">
      <w:pPr>
        <w:rPr>
          <w:i/>
          <w:iCs/>
        </w:rPr>
      </w:pPr>
      <w:r>
        <w:t xml:space="preserve">Search! </w:t>
      </w:r>
      <w:r>
        <w:rPr>
          <w:i/>
          <w:iCs/>
        </w:rPr>
        <w:t>(Bursting the door open)</w:t>
      </w:r>
    </w:p>
    <w:p w14:paraId="1BE8AD1C" w14:textId="77777777" w:rsidR="00162074" w:rsidRDefault="006E4140">
      <w:pPr>
        <w:pStyle w:val="11"/>
      </w:pPr>
      <w:r>
        <w:t>Angela Chan raising her hands, two figures fall onto the ground.</w:t>
      </w:r>
    </w:p>
    <w:p w14:paraId="4845DA12" w14:textId="77777777" w:rsidR="00162074" w:rsidRDefault="006E4140">
      <w:pPr>
        <w:pStyle w:val="12"/>
      </w:pPr>
      <w:r>
        <w:t>Angela Chan</w:t>
      </w:r>
    </w:p>
    <w:p w14:paraId="3ACBC8A5" w14:textId="77777777" w:rsidR="00162074" w:rsidRDefault="006E4140">
      <w:pPr>
        <w:rPr>
          <w:i/>
          <w:iCs/>
        </w:rPr>
      </w:pPr>
      <w:r>
        <w:t xml:space="preserve">Anyone else? </w:t>
      </w:r>
      <w:r>
        <w:rPr>
          <w:i/>
          <w:iCs/>
        </w:rPr>
        <w:t>(Turning the main light on)</w:t>
      </w:r>
    </w:p>
    <w:p w14:paraId="36DD2F32" w14:textId="77777777" w:rsidR="00162074" w:rsidRDefault="006E4140">
      <w:pPr>
        <w:pStyle w:val="11"/>
      </w:pPr>
      <w:r>
        <w:t>Then, a slender but slightly muscular 18-year-old Southeast Asian girl with tan skin, long black hair and dark brown eyes, appears with a yellow shirt under brown vest, light-green-striped olive-green jeans, and a brown belt, maroon-cuffed dark brown boots, a turquoise-striped red cape, and a yellow necklace around her neck, and a Cantonese conical hat, carrying a whip sword. She is Raya.</w:t>
      </w:r>
    </w:p>
    <w:p w14:paraId="5E684F0E" w14:textId="77777777" w:rsidR="00162074" w:rsidRDefault="006E4140">
      <w:pPr>
        <w:pStyle w:val="12"/>
      </w:pPr>
      <w:r>
        <w:t>Raya</w:t>
      </w:r>
    </w:p>
    <w:p w14:paraId="62ADA746" w14:textId="77777777" w:rsidR="00162074" w:rsidRDefault="006E4140">
      <w:r>
        <w:t>Where are my friends?</w:t>
      </w:r>
    </w:p>
    <w:p w14:paraId="3AF70471" w14:textId="77777777" w:rsidR="00162074" w:rsidRDefault="006E4140">
      <w:pPr>
        <w:pStyle w:val="12"/>
      </w:pPr>
      <w:r>
        <w:t>Angela Chan</w:t>
      </w:r>
    </w:p>
    <w:p w14:paraId="31723EFD" w14:textId="77777777" w:rsidR="00162074" w:rsidRDefault="006E4140">
      <w:r>
        <w:t>I, Angela Chan, presume they left for reunion with my sister Adela Chan Jr, Snow White, Cinderella, Aurora, Ariel, Belle and Jasmine.</w:t>
      </w:r>
    </w:p>
    <w:p w14:paraId="06E744E2" w14:textId="77777777" w:rsidR="00162074" w:rsidRDefault="006E4140">
      <w:pPr>
        <w:pStyle w:val="12"/>
      </w:pPr>
      <w:r>
        <w:t>Raya</w:t>
      </w:r>
    </w:p>
    <w:p w14:paraId="714A44D3" w14:textId="77777777" w:rsidR="00162074" w:rsidRDefault="006E4140">
      <w:r>
        <w:t>Let’s go!</w:t>
      </w:r>
    </w:p>
    <w:p w14:paraId="493F51BB" w14:textId="77777777" w:rsidR="00162074" w:rsidRDefault="006E4140">
      <w:pPr>
        <w:pStyle w:val="11"/>
      </w:pPr>
      <w:r>
        <w:t>Vanellope von Schweetz emerge from the interior with respective signature outfits and board Cart D along with Raya turning the main light off. The screen blacks out and all set off eastwards.</w:t>
      </w:r>
    </w:p>
    <w:p w14:paraId="1D2F4F2C" w14:textId="77777777" w:rsidR="00162074" w:rsidRDefault="006E4140">
      <w:pPr>
        <w:pStyle w:val="CommentTextChar"/>
      </w:pPr>
      <w:r>
        <w:t>— MVSICA INTERACTA —</w:t>
      </w:r>
      <w:bookmarkStart w:id="83" w:name="_Toc80735946"/>
      <w:r>
        <w:br w:type="page"/>
      </w:r>
    </w:p>
    <w:p w14:paraId="3AFD1577" w14:textId="77777777" w:rsidR="00162074" w:rsidRDefault="006E4140" w:rsidP="00021E86">
      <w:pPr>
        <w:pStyle w:val="Heading1"/>
      </w:pPr>
      <w:bookmarkStart w:id="84" w:name="_Toc84106697"/>
      <w:r>
        <w:lastRenderedPageBreak/>
        <w:t xml:space="preserve">Part 3. Spark of </w:t>
      </w:r>
      <w:bookmarkEnd w:id="83"/>
      <w:r>
        <w:t>Hope</w:t>
      </w:r>
      <w:bookmarkEnd w:id="84"/>
      <w:r>
        <w:t xml:space="preserve"> </w:t>
      </w:r>
    </w:p>
    <w:p w14:paraId="1A2D3ED7" w14:textId="77777777" w:rsidR="00162074" w:rsidRDefault="006E4140">
      <w:pPr>
        <w:pStyle w:val="Heading2"/>
      </w:pPr>
      <w:bookmarkStart w:id="85" w:name="_Toc80735947"/>
      <w:bookmarkStart w:id="86" w:name="_Toc84106698"/>
      <w:r>
        <w:t>Scene I</w:t>
      </w:r>
      <w:bookmarkEnd w:id="85"/>
      <w:bookmarkEnd w:id="86"/>
    </w:p>
    <w:p w14:paraId="54D071F4" w14:textId="2E570DF3" w:rsidR="00162074" w:rsidRDefault="006E4140">
      <w:pPr>
        <w:pStyle w:val="11"/>
      </w:pPr>
      <w:r>
        <w:t xml:space="preserve">EXTERIOR — Dreamers’ Point. Sitting aside from the Statue to the </w:t>
      </w:r>
      <w:r w:rsidR="00B0635F">
        <w:t xml:space="preserve">slightly glowing </w:t>
      </w:r>
      <w:r>
        <w:t xml:space="preserve">Wishing Tree, Adela </w:t>
      </w:r>
      <w:r w:rsidR="00254E3E">
        <w:t>Chan Jr and</w:t>
      </w:r>
      <w:r>
        <w:t xml:space="preserve"> the </w:t>
      </w:r>
      <w:r w:rsidR="00254E3E">
        <w:t>original six princesses</w:t>
      </w:r>
      <w:r>
        <w:t xml:space="preserve"> watch the New Year countdown fireworks rising higher and higher from the Orlando Chinatown, sharing their remaining delicacies with each other.</w:t>
      </w:r>
    </w:p>
    <w:p w14:paraId="5BB09227" w14:textId="2054E784" w:rsidR="00162074" w:rsidRDefault="00C00FD3">
      <w:pPr>
        <w:pStyle w:val="12"/>
      </w:pPr>
      <w:r>
        <w:t>(</w:t>
      </w:r>
      <w:r w:rsidR="006E4140">
        <w:t>Angela Chan</w:t>
      </w:r>
      <w:r>
        <w:t>)</w:t>
      </w:r>
    </w:p>
    <w:p w14:paraId="1FE3CD51" w14:textId="77777777" w:rsidR="00162074" w:rsidRDefault="006E4140">
      <w:r>
        <w:t>Happy New Year! What did you dream yesternight, Adela and the princesses?</w:t>
      </w:r>
    </w:p>
    <w:p w14:paraId="01486C87" w14:textId="77777777" w:rsidR="00162074" w:rsidRDefault="006E4140">
      <w:pPr>
        <w:pStyle w:val="12"/>
      </w:pPr>
      <w:r>
        <w:t>Adela Chan Jr</w:t>
      </w:r>
    </w:p>
    <w:p w14:paraId="52783130" w14:textId="77777777" w:rsidR="00162074" w:rsidRDefault="006E4140">
      <w:r>
        <w:t>Happy New Year! I dreamt of the flourishing EPCOT with flowers nourishing people’s eyes, wild birds singing and trees refreshing the air!</w:t>
      </w:r>
    </w:p>
    <w:p w14:paraId="6803D67A" w14:textId="77777777" w:rsidR="00162074" w:rsidRDefault="006E4140">
      <w:pPr>
        <w:pStyle w:val="11"/>
      </w:pPr>
      <w:r>
        <w:t>Sounds of explosion. Orlando Chinatown raises fireworks featuring Mickey and Minnie Mouse, higher than the countdown fireworks.</w:t>
      </w:r>
    </w:p>
    <w:p w14:paraId="7647FC08" w14:textId="77777777" w:rsidR="00162074" w:rsidRDefault="006E4140">
      <w:pPr>
        <w:pStyle w:val="12"/>
      </w:pPr>
      <w:r>
        <w:t>Snow White</w:t>
      </w:r>
    </w:p>
    <w:p w14:paraId="429CA675" w14:textId="77777777" w:rsidR="00162074" w:rsidRDefault="006E4140">
      <w:r>
        <w:t>Local animals return, defeating invaders, and the Evil Queen leave her reigning island for the arrestment in the nearest continent.</w:t>
      </w:r>
    </w:p>
    <w:p w14:paraId="0EAAB18C" w14:textId="77777777" w:rsidR="00162074" w:rsidRDefault="006E4140">
      <w:pPr>
        <w:pStyle w:val="12"/>
      </w:pPr>
      <w:r>
        <w:t>Cinderella</w:t>
      </w:r>
    </w:p>
    <w:p w14:paraId="4569EF92" w14:textId="77777777" w:rsidR="00162074" w:rsidRDefault="006E4140">
      <w:r>
        <w:t>No one live in rag, slums or ghettos, all of which are extinct and replaced by Neo-futuristic precincts of towers and malls.</w:t>
      </w:r>
    </w:p>
    <w:p w14:paraId="0C189839" w14:textId="77777777" w:rsidR="00162074" w:rsidRDefault="006E4140">
      <w:pPr>
        <w:pStyle w:val="12"/>
      </w:pPr>
      <w:r>
        <w:t>Aurora</w:t>
      </w:r>
    </w:p>
    <w:p w14:paraId="26947091" w14:textId="698475AA" w:rsidR="00162074" w:rsidRDefault="006E4140">
      <w:r>
        <w:t>Fauna and flora reunion, with Mother Earth continuously blessing us merry weather!</w:t>
      </w:r>
      <w:r w:rsidR="00226C73">
        <w:t xml:space="preserve"> </w:t>
      </w:r>
      <w:r w:rsidR="00076BC3">
        <w:t xml:space="preserve">Curses turn to the </w:t>
      </w:r>
      <w:r w:rsidR="00D13E93">
        <w:t xml:space="preserve">pawn </w:t>
      </w:r>
      <w:r w:rsidR="008A720D">
        <w:t>of</w:t>
      </w:r>
      <w:r w:rsidR="00D13E93">
        <w:t xml:space="preserve"> m</w:t>
      </w:r>
      <w:r w:rsidR="002623C7">
        <w:t>aleficent</w:t>
      </w:r>
      <w:r w:rsidR="00D13E93">
        <w:t xml:space="preserve"> untied tastes’ </w:t>
      </w:r>
      <w:r w:rsidR="00B75834">
        <w:t>port</w:t>
      </w:r>
      <w:r w:rsidR="00D13E93">
        <w:t xml:space="preserve"> knight.</w:t>
      </w:r>
    </w:p>
    <w:p w14:paraId="27AF2473" w14:textId="77777777" w:rsidR="00162074" w:rsidRDefault="006E4140">
      <w:pPr>
        <w:pStyle w:val="12"/>
      </w:pPr>
      <w:r>
        <w:t>Ariel</w:t>
      </w:r>
    </w:p>
    <w:p w14:paraId="051604FB" w14:textId="77777777" w:rsidR="00162074" w:rsidRDefault="006E4140">
      <w:r>
        <w:t>The ocean will be so clear that fish, turtles, whales and dolphins can watch each other in 30 yards with coral reefs growing splendor and every ocean life producing sustainability!</w:t>
      </w:r>
    </w:p>
    <w:p w14:paraId="38C9C350" w14:textId="77777777" w:rsidR="00162074" w:rsidRDefault="006E4140">
      <w:pPr>
        <w:pStyle w:val="12"/>
      </w:pPr>
      <w:r>
        <w:t>Belle</w:t>
      </w:r>
    </w:p>
    <w:p w14:paraId="2F569B65" w14:textId="77777777" w:rsidR="00162074" w:rsidRDefault="006E4140">
      <w:r>
        <w:t>Beasts will be our friends forever instead of foes, with major tangible and intangible cultural heritages delicately and elegantly protected for creative transformations and innovative developments.</w:t>
      </w:r>
    </w:p>
    <w:p w14:paraId="28944889" w14:textId="77777777" w:rsidR="00162074" w:rsidRDefault="006E4140">
      <w:pPr>
        <w:pStyle w:val="12"/>
      </w:pPr>
      <w:r>
        <w:t>Jasmine</w:t>
      </w:r>
    </w:p>
    <w:p w14:paraId="5BAF7740" w14:textId="77777777" w:rsidR="00162074" w:rsidRDefault="006E4140">
      <w:r>
        <w:t>Deserts grow forests and communities, discriminatory governments collapse, and benevolence replace malevolence.</w:t>
      </w:r>
    </w:p>
    <w:p w14:paraId="757EB707" w14:textId="77777777" w:rsidR="00162074" w:rsidRDefault="006E4140">
      <w:pPr>
        <w:pStyle w:val="12"/>
      </w:pPr>
      <w:r>
        <w:t>Angela Chan</w:t>
      </w:r>
    </w:p>
    <w:p w14:paraId="19406D26" w14:textId="77777777" w:rsidR="00162074" w:rsidRDefault="006E4140">
      <w:r>
        <w:t>Well. Let’s accomplish them in the New Year!</w:t>
      </w:r>
    </w:p>
    <w:p w14:paraId="57A809F8" w14:textId="3208C529" w:rsidR="00162074" w:rsidRDefault="006E4140">
      <w:pPr>
        <w:pStyle w:val="11"/>
      </w:pPr>
      <w:r>
        <w:t>Camera flicks, and the photograph flips to the other side</w:t>
      </w:r>
      <w:r w:rsidR="00B92C9C">
        <w:t>.</w:t>
      </w:r>
    </w:p>
    <w:p w14:paraId="1961C17B" w14:textId="29080C36" w:rsidR="00D3299B" w:rsidRDefault="00D3299B" w:rsidP="00D3299B">
      <w:pPr>
        <w:pStyle w:val="Heading2"/>
      </w:pPr>
      <w:bookmarkStart w:id="87" w:name="_Toc84106699"/>
      <w:r>
        <w:lastRenderedPageBreak/>
        <w:t>Scene II</w:t>
      </w:r>
      <w:bookmarkEnd w:id="87"/>
    </w:p>
    <w:p w14:paraId="34C949DC" w14:textId="40C6AA93" w:rsidR="00D3299B" w:rsidRPr="00D3299B" w:rsidRDefault="00D3299B" w:rsidP="00D3299B">
      <w:pPr>
        <w:pStyle w:val="11"/>
      </w:pPr>
      <w:r>
        <w:t xml:space="preserve">EXTERIOR — </w:t>
      </w:r>
      <w:r w:rsidR="00A05139">
        <w:t>Plaza level of Festival Area.</w:t>
      </w:r>
      <w:r w:rsidR="00B92C9C">
        <w:t xml:space="preserve"> </w:t>
      </w:r>
      <w:r w:rsidR="00254E3E">
        <w:t>The residual princesses, Elsa, Anna, Raya and Vanellope von Schweetz</w:t>
      </w:r>
      <w:r w:rsidR="00C00FD3">
        <w:t xml:space="preserve"> </w:t>
      </w:r>
      <w:r w:rsidR="008A227B">
        <w:t xml:space="preserve">are singing in their dreams and the </w:t>
      </w:r>
      <w:r w:rsidR="001F38FE">
        <w:t>embracement of Angela Chan.</w:t>
      </w:r>
    </w:p>
    <w:p w14:paraId="64934DA7" w14:textId="77777777" w:rsidR="00162074" w:rsidRDefault="006E4140">
      <w:pPr>
        <w:pStyle w:val="12"/>
      </w:pPr>
      <w:r>
        <w:t>Pocahontas (Sing)</w:t>
      </w:r>
    </w:p>
    <w:p w14:paraId="0216E25A" w14:textId="77777777" w:rsidR="00162074" w:rsidRDefault="006E4140">
      <w:r>
        <w:t>Where does the heaven and earth congregate?</w:t>
      </w:r>
    </w:p>
    <w:p w14:paraId="42F652A3" w14:textId="77777777" w:rsidR="00162074" w:rsidRDefault="006E4140">
      <w:r>
        <w:t>Where do the twelve regions go separate?</w:t>
      </w:r>
    </w:p>
    <w:p w14:paraId="7ECD1D0B" w14:textId="77777777" w:rsidR="00162074" w:rsidRDefault="006E4140">
      <w:pPr>
        <w:pStyle w:val="12"/>
      </w:pPr>
      <w:r>
        <w:t>Mulan (Sing)</w:t>
      </w:r>
    </w:p>
    <w:p w14:paraId="1DE01A12" w14:textId="77777777" w:rsidR="00162074" w:rsidRDefault="006E4140">
      <w:r>
        <w:t>What is the sun and moon belonging to?</w:t>
      </w:r>
    </w:p>
    <w:p w14:paraId="3954EDBF" w14:textId="77777777" w:rsidR="00162074" w:rsidRDefault="006E4140">
      <w:r>
        <w:t>Where do the stars and planets expose due?</w:t>
      </w:r>
    </w:p>
    <w:p w14:paraId="0A317DA0" w14:textId="77777777" w:rsidR="00162074" w:rsidRDefault="006E4140">
      <w:pPr>
        <w:pStyle w:val="12"/>
      </w:pPr>
      <w:r>
        <w:t>Tiana (Sing)</w:t>
      </w:r>
    </w:p>
    <w:p w14:paraId="27AD104F" w14:textId="77777777" w:rsidR="00162074" w:rsidRDefault="006E4140">
      <w:r>
        <w:t>Rising from day to day in orient,</w:t>
      </w:r>
    </w:p>
    <w:p w14:paraId="35576E7B" w14:textId="77777777" w:rsidR="00162074" w:rsidRDefault="006E4140">
      <w:r>
        <w:t>And always arriving at occident,</w:t>
      </w:r>
    </w:p>
    <w:p w14:paraId="76363EF8" w14:textId="77777777" w:rsidR="00162074" w:rsidRDefault="006E4140">
      <w:pPr>
        <w:pStyle w:val="12"/>
      </w:pPr>
      <w:r>
        <w:t>Rapunzel (Sing)</w:t>
      </w:r>
    </w:p>
    <w:p w14:paraId="1A1AAB94" w14:textId="77777777" w:rsidR="00162074" w:rsidRDefault="006E4140">
      <w:r>
        <w:t xml:space="preserve">From the crack of first light to the nightfall, </w:t>
      </w:r>
    </w:p>
    <w:p w14:paraId="0C350D6F" w14:textId="77777777" w:rsidR="00162074" w:rsidRDefault="006E4140">
      <w:r>
        <w:t>How many leagues does the Sun tour for all?</w:t>
      </w:r>
    </w:p>
    <w:p w14:paraId="6A51056F" w14:textId="77777777" w:rsidR="00162074" w:rsidRDefault="006E4140">
      <w:pPr>
        <w:pStyle w:val="12"/>
      </w:pPr>
      <w:r>
        <w:t>Merida (Sing)</w:t>
      </w:r>
    </w:p>
    <w:p w14:paraId="414A504F" w14:textId="77777777" w:rsidR="00162074" w:rsidRDefault="006E4140">
      <w:r>
        <w:t>Where comes the integrity of the Moon?</w:t>
      </w:r>
    </w:p>
    <w:p w14:paraId="5AF7D07F" w14:textId="77777777" w:rsidR="00162074" w:rsidRDefault="006E4140">
      <w:r>
        <w:t>As it retains after its decay soon?</w:t>
      </w:r>
    </w:p>
    <w:p w14:paraId="70068441" w14:textId="77777777" w:rsidR="00162074" w:rsidRDefault="006E4140">
      <w:pPr>
        <w:pStyle w:val="12"/>
      </w:pPr>
      <w:r>
        <w:t>Elsa (Sing)</w:t>
      </w:r>
    </w:p>
    <w:p w14:paraId="450CB5F0" w14:textId="77777777" w:rsidR="00162074" w:rsidRDefault="006E4140">
      <w:r>
        <w:t>What yields the gloominess on its figure?</w:t>
      </w:r>
    </w:p>
    <w:p w14:paraId="13AC89A3" w14:textId="77777777" w:rsidR="00162074" w:rsidRDefault="006E4140">
      <w:r>
        <w:t>With a rabbit hidden in its center?</w:t>
      </w:r>
    </w:p>
    <w:p w14:paraId="5D28F6B3" w14:textId="77777777" w:rsidR="00162074" w:rsidRDefault="006E4140">
      <w:pPr>
        <w:pStyle w:val="12"/>
      </w:pPr>
      <w:r>
        <w:t>Anna (Sing)</w:t>
      </w:r>
    </w:p>
    <w:p w14:paraId="078D0B9F" w14:textId="77777777" w:rsidR="00162074" w:rsidRDefault="006E4140">
      <w:r>
        <w:t>O, the primitive goddess has vigor,</w:t>
      </w:r>
    </w:p>
    <w:p w14:paraId="49037707" w14:textId="77777777" w:rsidR="00162074" w:rsidRDefault="006E4140">
      <w:r>
        <w:t>Or why has she been nine children’s venter?</w:t>
      </w:r>
    </w:p>
    <w:p w14:paraId="24FA1E16" w14:textId="77777777" w:rsidR="00162074" w:rsidRDefault="006E4140">
      <w:pPr>
        <w:pStyle w:val="12"/>
      </w:pPr>
      <w:r>
        <w:t>Moana (Sing)</w:t>
      </w:r>
    </w:p>
    <w:p w14:paraId="2A6103F7" w14:textId="77777777" w:rsidR="00162074" w:rsidRDefault="006E4140">
      <w:r>
        <w:t>Where did the pandemic carrier abscond?</w:t>
      </w:r>
    </w:p>
    <w:p w14:paraId="66E1E9A1" w14:textId="77777777" w:rsidR="00162074" w:rsidRDefault="006E4140">
      <w:r>
        <w:t>Where has the auspiciousness and peace spawned?</w:t>
      </w:r>
    </w:p>
    <w:p w14:paraId="03CCA999" w14:textId="77777777" w:rsidR="00162074" w:rsidRDefault="006E4140">
      <w:pPr>
        <w:pStyle w:val="12"/>
      </w:pPr>
      <w:r>
        <w:t>Raya (Sing)</w:t>
      </w:r>
    </w:p>
    <w:p w14:paraId="5D92F978" w14:textId="77777777" w:rsidR="00162074" w:rsidRDefault="006E4140">
      <w:r>
        <w:t>What’s closed so that darkness fills in the world?</w:t>
      </w:r>
    </w:p>
    <w:p w14:paraId="6A7954D8" w14:textId="77777777" w:rsidR="00162074" w:rsidRDefault="006E4140">
      <w:r>
        <w:t>And what opens so that light will emerge?</w:t>
      </w:r>
    </w:p>
    <w:p w14:paraId="4BB8E405" w14:textId="067A66ED" w:rsidR="00162074" w:rsidRDefault="006E4140">
      <w:pPr>
        <w:pStyle w:val="12"/>
      </w:pPr>
      <w:r>
        <w:t>Vanellope von Schweetz</w:t>
      </w:r>
      <w:r w:rsidR="008A227B">
        <w:t xml:space="preserve"> (Sing)</w:t>
      </w:r>
    </w:p>
    <w:p w14:paraId="0F106FD5" w14:textId="77777777" w:rsidR="00162074" w:rsidRDefault="006E4140">
      <w:r>
        <w:t>Before the crocodile raise its head uncurled,</w:t>
      </w:r>
    </w:p>
    <w:p w14:paraId="049EF3F5" w14:textId="77777777" w:rsidR="00162074" w:rsidRDefault="006E4140">
      <w:r>
        <w:t>Where hid the spirit of Sun set to surge?</w:t>
      </w:r>
    </w:p>
    <w:p w14:paraId="6101AC9C" w14:textId="77777777" w:rsidR="00162074" w:rsidRDefault="006E4140">
      <w:pPr>
        <w:pStyle w:val="11"/>
      </w:pPr>
      <w:r>
        <w:t>Six black figures drop into the Lagoon, where another firework rises.</w:t>
      </w:r>
    </w:p>
    <w:p w14:paraId="1847B5C4" w14:textId="77777777" w:rsidR="00162074" w:rsidRDefault="006E4140">
      <w:pPr>
        <w:pStyle w:val="12"/>
      </w:pPr>
      <w:r>
        <w:t>Adela Chan Jr</w:t>
      </w:r>
    </w:p>
    <w:p w14:paraId="1214D28F" w14:textId="77777777" w:rsidR="00162074" w:rsidRDefault="006E4140">
      <w:r>
        <w:t xml:space="preserve">Barry Allen, Bruce Wayne, Clark Kent, Hal Jordan, Harry Potter and Ron Weasley hid it secretly, not knowing the place. They were conspiring but </w:t>
      </w:r>
      <w:r>
        <w:lastRenderedPageBreak/>
        <w:t>failed to murder our Ladies at midnight, so they sink themselves into the lagoon, triggering fireworks.</w:t>
      </w:r>
    </w:p>
    <w:p w14:paraId="43DE6DD3" w14:textId="77777777" w:rsidR="00162074" w:rsidRDefault="006E4140">
      <w:pPr>
        <w:pStyle w:val="12"/>
      </w:pPr>
      <w:r>
        <w:t>Vanellope von Schweetz</w:t>
      </w:r>
    </w:p>
    <w:p w14:paraId="47280222" w14:textId="77777777" w:rsidR="00162074" w:rsidRDefault="006E4140">
      <w:r>
        <w:t>Encanto!</w:t>
      </w:r>
    </w:p>
    <w:p w14:paraId="64E69AF5" w14:textId="77777777" w:rsidR="00162074" w:rsidRDefault="006E4140">
      <w:pPr>
        <w:pStyle w:val="11"/>
      </w:pPr>
      <w:r>
        <w:t>All depart to World Celebration Creation Shop.</w:t>
      </w:r>
    </w:p>
    <w:p w14:paraId="7DD38337" w14:textId="0576926D" w:rsidR="00162074" w:rsidRDefault="006E4140">
      <w:pPr>
        <w:pStyle w:val="Heading2"/>
      </w:pPr>
      <w:bookmarkStart w:id="88" w:name="_Toc84106700"/>
      <w:r>
        <w:t>Scene II</w:t>
      </w:r>
      <w:r w:rsidR="001F38FE">
        <w:t>I</w:t>
      </w:r>
      <w:bookmarkEnd w:id="88"/>
    </w:p>
    <w:p w14:paraId="365DC97F" w14:textId="77777777" w:rsidR="00162074" w:rsidRDefault="006E4140">
      <w:pPr>
        <w:pStyle w:val="11"/>
      </w:pPr>
      <w:r>
        <w:t>INTERIOR — World Celebration Creation Shop, with nothing on sale. Pepe le Pew sits in the center. Adela and Angela Chan et alia enter through all the gates, left open with all lights on, to remove its smell.</w:t>
      </w:r>
    </w:p>
    <w:p w14:paraId="4707D1FF" w14:textId="77777777" w:rsidR="00162074" w:rsidRDefault="006E4140">
      <w:pPr>
        <w:pStyle w:val="12"/>
      </w:pPr>
      <w:r>
        <w:t>All</w:t>
      </w:r>
    </w:p>
    <w:p w14:paraId="120FFAB5" w14:textId="77777777" w:rsidR="00162074" w:rsidRDefault="006E4140">
      <w:r>
        <w:t>Could you please recover our creations?</w:t>
      </w:r>
    </w:p>
    <w:p w14:paraId="0A11A7C8" w14:textId="77777777" w:rsidR="00162074" w:rsidRDefault="006E4140">
      <w:pPr>
        <w:pStyle w:val="11"/>
      </w:pPr>
      <w:r>
        <w:t>Chased by Adela Chan Jr, Pepe le Pew flees, only to be frozen at once.</w:t>
      </w:r>
    </w:p>
    <w:p w14:paraId="625E55B5" w14:textId="77777777" w:rsidR="00162074" w:rsidRDefault="006E4140">
      <w:pPr>
        <w:pStyle w:val="12"/>
      </w:pPr>
      <w:r>
        <w:t>(Adela Chan Jr)</w:t>
      </w:r>
    </w:p>
    <w:p w14:paraId="580AE77B" w14:textId="77777777" w:rsidR="00162074" w:rsidRDefault="006E4140">
      <w:r>
        <w:t>Yes, when the sun rises again.</w:t>
      </w:r>
    </w:p>
    <w:p w14:paraId="355F34A6" w14:textId="77777777" w:rsidR="00162074" w:rsidRDefault="006E4140">
      <w:pPr>
        <w:pStyle w:val="12"/>
      </w:pPr>
      <w:r>
        <w:t>All but Adela Chan Jr</w:t>
      </w:r>
    </w:p>
    <w:p w14:paraId="20738B6A" w14:textId="77777777" w:rsidR="00162074" w:rsidRDefault="006E4140">
      <w:r>
        <w:t>That’s good.</w:t>
      </w:r>
    </w:p>
    <w:p w14:paraId="0BB82373" w14:textId="77777777" w:rsidR="00162074" w:rsidRDefault="006E4140">
      <w:pPr>
        <w:pStyle w:val="12"/>
      </w:pPr>
      <w:r>
        <w:t>(Adela Chan Jr)</w:t>
      </w:r>
    </w:p>
    <w:p w14:paraId="3234A043" w14:textId="77777777" w:rsidR="00162074" w:rsidRDefault="006E4140">
      <w:r>
        <w:t>Operating the next quest: Remove invasive vines on the glass panes of Imagination Pavilion. The shear required is here.</w:t>
      </w:r>
    </w:p>
    <w:p w14:paraId="27F4E7A2" w14:textId="77777777" w:rsidR="00162074" w:rsidRDefault="006E4140">
      <w:pPr>
        <w:pStyle w:val="12"/>
      </w:pPr>
      <w:r>
        <w:t>Angela Chan</w:t>
      </w:r>
    </w:p>
    <w:p w14:paraId="7966FBA7" w14:textId="77777777" w:rsidR="00162074" w:rsidRDefault="006E4140">
      <w:r>
        <w:t>Just keep safe and try any methods.</w:t>
      </w:r>
    </w:p>
    <w:p w14:paraId="7ED132A5" w14:textId="77777777" w:rsidR="00162074" w:rsidRDefault="006E4140">
      <w:pPr>
        <w:pStyle w:val="11"/>
      </w:pPr>
      <w:r>
        <w:t>Touring around the exterior boundary of Imagination Pavilion, Adela Chan Jr cut the vines using one fragment of her cart, and the pulls the vines down with bare hands. Angela Chan helps her clean the vines, only to release some robots.</w:t>
      </w:r>
    </w:p>
    <w:p w14:paraId="3A90E33F" w14:textId="77777777" w:rsidR="00162074" w:rsidRDefault="006E4140">
      <w:pPr>
        <w:pStyle w:val="12"/>
      </w:pPr>
      <w:r>
        <w:t>(Snow White, Jasmine, Pocahontas, Mulan, Tiana, Moana)</w:t>
      </w:r>
    </w:p>
    <w:p w14:paraId="636AB2BD" w14:textId="77777777" w:rsidR="00162074" w:rsidRDefault="006E4140">
      <w:r>
        <w:rPr>
          <w:i/>
          <w:iCs/>
        </w:rPr>
        <w:t>(Confusedly)</w:t>
      </w:r>
      <w:r>
        <w:t xml:space="preserve"> Robots can be woken by sound and light?</w:t>
      </w:r>
    </w:p>
    <w:p w14:paraId="0F57E81C" w14:textId="77777777" w:rsidR="00162074" w:rsidRDefault="006E4140">
      <w:pPr>
        <w:pStyle w:val="12"/>
      </w:pPr>
      <w:r>
        <w:t>Adela Chan Jr, Angela Chan</w:t>
      </w:r>
    </w:p>
    <w:p w14:paraId="3A703FC8" w14:textId="77777777" w:rsidR="00162074" w:rsidRDefault="006E4140">
      <w:r>
        <w:t xml:space="preserve">This is a new but accustomed technology. Your Highnesses just need to have a rest. Residents are </w:t>
      </w:r>
      <w:r>
        <w:rPr>
          <w:rFonts w:hint="eastAsia"/>
        </w:rPr>
        <w:t>returning</w:t>
      </w:r>
      <w:r>
        <w:t xml:space="preserve"> to save you now.</w:t>
      </w:r>
    </w:p>
    <w:p w14:paraId="7F4BABAD" w14:textId="77777777" w:rsidR="00162074" w:rsidRDefault="006E4140">
      <w:pPr>
        <w:pStyle w:val="12"/>
      </w:pPr>
      <w:r>
        <w:t>(Snow White, Jasmine, Pocahontas, Mulan, Tiana, Moana)</w:t>
      </w:r>
    </w:p>
    <w:p w14:paraId="15060BC1" w14:textId="77777777" w:rsidR="00162074" w:rsidRDefault="006E4140">
      <w:r>
        <w:t>Wonderful!</w:t>
      </w:r>
    </w:p>
    <w:p w14:paraId="23FDA0FD" w14:textId="77777777" w:rsidR="00162074" w:rsidRDefault="006E4140">
      <w:pPr>
        <w:pStyle w:val="11"/>
      </w:pPr>
      <w:r>
        <w:t>Carrying a roll of blueprints, Adela and Angela Chan return to the Creation Shop with construction robots and the camera.</w:t>
      </w:r>
    </w:p>
    <w:p w14:paraId="5415D463" w14:textId="77777777" w:rsidR="00162074" w:rsidRDefault="006E4140">
      <w:pPr>
        <w:pStyle w:val="12"/>
      </w:pPr>
      <w:r>
        <w:t>Adela Chan Jr</w:t>
      </w:r>
    </w:p>
    <w:p w14:paraId="6481C8EF" w14:textId="77777777" w:rsidR="00162074" w:rsidRDefault="006E4140">
      <w:r>
        <w:t>Here are blueprints of our Experimental Prototype Community of Tomorrow. We’ve just recovered them under the vines on Imagination Pavilion. Let’s go and reconstruct our pavilions!</w:t>
      </w:r>
    </w:p>
    <w:p w14:paraId="62065309" w14:textId="77777777" w:rsidR="00162074" w:rsidRDefault="006E4140">
      <w:pPr>
        <w:pStyle w:val="11"/>
      </w:pPr>
      <w:r>
        <w:t>All scurry to Imagination Pavilion.</w:t>
      </w:r>
    </w:p>
    <w:p w14:paraId="27AC74C9" w14:textId="3CC387F0" w:rsidR="00162074" w:rsidRDefault="006E4140">
      <w:pPr>
        <w:pStyle w:val="Heading2"/>
      </w:pPr>
      <w:bookmarkStart w:id="89" w:name="_Toc84106701"/>
      <w:r>
        <w:lastRenderedPageBreak/>
        <w:t xml:space="preserve">Scene </w:t>
      </w:r>
      <w:r w:rsidR="001F38FE">
        <w:t>IV</w:t>
      </w:r>
      <w:bookmarkEnd w:id="89"/>
    </w:p>
    <w:p w14:paraId="1E0907CE" w14:textId="77777777" w:rsidR="00162074" w:rsidRDefault="006E4140">
      <w:pPr>
        <w:pStyle w:val="11"/>
      </w:pPr>
      <w:r>
        <w:t>INTERIOR — Imagination Pavilion, in which Adela and Angela Chan et alia observe robots reconstructing the attractions.</w:t>
      </w:r>
    </w:p>
    <w:p w14:paraId="5B7D39EF" w14:textId="77777777" w:rsidR="00162074" w:rsidRDefault="006E4140">
      <w:pPr>
        <w:pStyle w:val="12"/>
      </w:pPr>
      <w:r>
        <w:t>Adela Chan Jr</w:t>
      </w:r>
    </w:p>
    <w:p w14:paraId="6E246654" w14:textId="77777777" w:rsidR="00162074" w:rsidRDefault="006E4140">
      <w:pPr>
        <w:rPr>
          <w:i/>
          <w:iCs/>
        </w:rPr>
      </w:pPr>
      <w:r>
        <w:rPr>
          <w:i/>
          <w:iCs/>
        </w:rPr>
        <w:t>(Pointing at the blueprint titled “IMAGINATION! PAVILION”)</w:t>
      </w:r>
      <w:r>
        <w:t xml:space="preserve"> This pavilion consists of attractions “Journey into Imagination with Figment” and “How the Image Works: The What-if Labs”, along with Disney Vacation Club Lounges where Disney &amp; Pixar Short Film Festivals are organized, three portable water stands and a popcorn kiosk. As applied here, Full-automatic Robot laborers possess privileges over human in durable working, no salary requirements and simple reparations.</w:t>
      </w:r>
    </w:p>
    <w:p w14:paraId="0576A2EC" w14:textId="77777777" w:rsidR="00162074" w:rsidRDefault="006E4140">
      <w:pPr>
        <w:pStyle w:val="12"/>
      </w:pPr>
      <w:r>
        <w:t>Rapunzel</w:t>
      </w:r>
    </w:p>
    <w:p w14:paraId="3354FBB2" w14:textId="77777777" w:rsidR="00162074" w:rsidRDefault="006E4140">
      <w:r>
        <w:t>Who is Figment? How can we journey into imagination with him?</w:t>
      </w:r>
    </w:p>
    <w:p w14:paraId="5E48ABD6" w14:textId="77777777" w:rsidR="00162074" w:rsidRDefault="006E4140">
      <w:pPr>
        <w:pStyle w:val="12"/>
      </w:pPr>
      <w:r>
        <w:t>Adela Chan Jr</w:t>
      </w:r>
    </w:p>
    <w:p w14:paraId="24F51838" w14:textId="77777777" w:rsidR="00162074" w:rsidRDefault="006E4140">
      <w:pPr>
        <w:rPr>
          <w:i/>
          <w:iCs/>
        </w:rPr>
      </w:pPr>
      <w:r>
        <w:t xml:space="preserve">Carrying fabrication, creation, invention, illusion, fantasy and hallucination, Figment works in a full house: Sight, Sound, Smell, Touch and Taste. Therefore, we can take a tram through his Imagination Institute, to excavate our potentials to realize our imaginations. </w:t>
      </w:r>
      <w:r>
        <w:rPr>
          <w:i/>
          <w:iCs/>
        </w:rPr>
        <w:t>(Rolls the blueprints)</w:t>
      </w:r>
    </w:p>
    <w:p w14:paraId="69AEF043" w14:textId="77777777" w:rsidR="00162074" w:rsidRDefault="006E4140">
      <w:pPr>
        <w:pStyle w:val="11"/>
      </w:pPr>
      <w:r>
        <w:t>Marvin the Martian turns back into the pavilion, and Angela Chan chases him, followed by Mulan, Rapunzel, Merida, Elsa and Anna.</w:t>
      </w:r>
    </w:p>
    <w:p w14:paraId="774424F6" w14:textId="77777777" w:rsidR="00162074" w:rsidRDefault="006E4140">
      <w:pPr>
        <w:pStyle w:val="12"/>
      </w:pPr>
      <w:r>
        <w:t>Angela Chan</w:t>
      </w:r>
    </w:p>
    <w:p w14:paraId="0C4ADD6B" w14:textId="77777777" w:rsidR="00162074" w:rsidRDefault="006E4140">
      <w:r>
        <w:t>The Earth is never tolerating invaders!</w:t>
      </w:r>
    </w:p>
    <w:p w14:paraId="2F1D02A7" w14:textId="77777777" w:rsidR="00162074" w:rsidRDefault="006E4140">
      <w:pPr>
        <w:pStyle w:val="11"/>
      </w:pPr>
      <w:r>
        <w:t xml:space="preserve">Merida shoots him with one arrow, and he fled to The Living Seas. </w:t>
      </w:r>
    </w:p>
    <w:p w14:paraId="06FB7DAA" w14:textId="77777777" w:rsidR="00162074" w:rsidRDefault="006E4140">
      <w:pPr>
        <w:pStyle w:val="12"/>
        <w:rPr>
          <w:rFonts w:ascii="Calibri" w:hAnsi="Calibri" w:cs="Calibri"/>
        </w:rPr>
      </w:pPr>
      <w:r>
        <w:t>(Merida)</w:t>
      </w:r>
    </w:p>
    <w:p w14:paraId="791090B0" w14:textId="77777777" w:rsidR="00162074" w:rsidRDefault="006E4140">
      <w:r>
        <w:t>Pursue! He is polluting the Sea Base!</w:t>
      </w:r>
    </w:p>
    <w:p w14:paraId="0B8B970B" w14:textId="77777777" w:rsidR="00162074" w:rsidRDefault="006E4140">
      <w:pPr>
        <w:pStyle w:val="12"/>
      </w:pPr>
      <w:r>
        <w:t>Adela Chan Jr</w:t>
      </w:r>
    </w:p>
    <w:p w14:paraId="052E3214" w14:textId="77777777" w:rsidR="00162074" w:rsidRDefault="006E4140">
      <w:r>
        <w:rPr>
          <w:i/>
          <w:iCs/>
        </w:rPr>
        <w:t>(Settles the remaining ladies)</w:t>
      </w:r>
      <w:r>
        <w:t xml:space="preserve"> Don’t Panic. These six persons are very capable in catching Martians. Without them, legions of Earth resources will be smuggled away. Now let’s guard the ODYSSEY.</w:t>
      </w:r>
    </w:p>
    <w:p w14:paraId="5843DBC4" w14:textId="77777777" w:rsidR="00162074" w:rsidRDefault="006E4140">
      <w:pPr>
        <w:pStyle w:val="12"/>
      </w:pPr>
      <w:r>
        <w:t>Ariel</w:t>
      </w:r>
    </w:p>
    <w:p w14:paraId="3E52D860" w14:textId="77777777" w:rsidR="00162074" w:rsidRDefault="006E4140">
      <w:r>
        <w:t xml:space="preserve">Well, more pollutants descend from the Earth itself. For example, the </w:t>
      </w:r>
      <w:r>
        <w:rPr>
          <w:rFonts w:hint="eastAsia"/>
        </w:rPr>
        <w:t>m</w:t>
      </w:r>
      <w:r>
        <w:t>arine debris, majorly deprecated nets and plastics, has claimed large quantities of fish and turtles, by means of suffocating, infilling, releasing microbeads to cumulate, carry germs and infect diseases to them.</w:t>
      </w:r>
    </w:p>
    <w:p w14:paraId="0B43C37A" w14:textId="77777777" w:rsidR="00162074" w:rsidRDefault="006E4140">
      <w:pPr>
        <w:pStyle w:val="11"/>
      </w:pPr>
      <w:r>
        <w:t>The screen quickly darkens, with Adela Chan Jr leads the remaining ladies towards Odyssey Events Pavilion.</w:t>
      </w:r>
    </w:p>
    <w:p w14:paraId="41AEE8AD" w14:textId="03BA43B2" w:rsidR="00162074" w:rsidRDefault="006E4140">
      <w:pPr>
        <w:pStyle w:val="Heading2"/>
      </w:pPr>
      <w:bookmarkStart w:id="90" w:name="_Toc84106702"/>
      <w:r>
        <w:lastRenderedPageBreak/>
        <w:t>Scene V</w:t>
      </w:r>
      <w:bookmarkEnd w:id="90"/>
    </w:p>
    <w:p w14:paraId="6E210804" w14:textId="77777777" w:rsidR="00162074" w:rsidRDefault="006E4140">
      <w:pPr>
        <w:pStyle w:val="11"/>
      </w:pPr>
      <w:r>
        <w:t>INTERIOR — Odyssey Events Pavilion, clean and organized. Turning on the lights, Adela and Angela Chan observe merely an empty space, without exhibitions, concessions or attractions.</w:t>
      </w:r>
    </w:p>
    <w:p w14:paraId="043D7320" w14:textId="77777777" w:rsidR="00162074" w:rsidRDefault="006E4140">
      <w:pPr>
        <w:pStyle w:val="12"/>
      </w:pPr>
      <w:r>
        <w:t>Belle</w:t>
      </w:r>
    </w:p>
    <w:p w14:paraId="447634DE" w14:textId="77777777" w:rsidR="00162074" w:rsidRDefault="006E4140">
      <w:r>
        <w:t>It was Moana who roused the cleaner, “Ocean”.</w:t>
      </w:r>
    </w:p>
    <w:p w14:paraId="05D702DE" w14:textId="77777777" w:rsidR="00162074" w:rsidRDefault="006E4140">
      <w:pPr>
        <w:pStyle w:val="11"/>
      </w:pPr>
      <w:r>
        <w:t>Moana smiles.</w:t>
      </w:r>
    </w:p>
    <w:p w14:paraId="2495A670" w14:textId="77777777" w:rsidR="00162074" w:rsidRDefault="006E4140">
      <w:pPr>
        <w:pStyle w:val="12"/>
      </w:pPr>
      <w:r>
        <w:t>Adela Chan Jr</w:t>
      </w:r>
    </w:p>
    <w:p w14:paraId="1C1EDB79" w14:textId="77777777" w:rsidR="00162074" w:rsidRDefault="006E4140">
      <w:r>
        <w:rPr>
          <w:i/>
          <w:iCs/>
        </w:rPr>
        <w:t>(Pointing a blueprint titled “ODYSSEY EVENTS PAVILION”)</w:t>
      </w:r>
      <w:r>
        <w:t xml:space="preserve"> This pavilion consists of an exhibitory center that predicts openings, a flexible space for festivals and sporadic events, and the Odyssey Restaurant serving exotic cuisines, as well as a platform for first aid, lost children and baby services. </w:t>
      </w:r>
      <w:r>
        <w:rPr>
          <w:i/>
          <w:iCs/>
        </w:rPr>
        <w:t>(Scan the blueprint at the leading robot)</w:t>
      </w:r>
    </w:p>
    <w:p w14:paraId="66D6810E" w14:textId="77777777" w:rsidR="00162074" w:rsidRDefault="006E4140">
      <w:pPr>
        <w:pStyle w:val="12"/>
      </w:pPr>
      <w:r>
        <w:t>Ariel</w:t>
      </w:r>
    </w:p>
    <w:p w14:paraId="4E21D698" w14:textId="77777777" w:rsidR="00162074" w:rsidRDefault="006E4140">
      <w:r>
        <w:t>Well, we can locate our melody now!</w:t>
      </w:r>
    </w:p>
    <w:p w14:paraId="03325D43" w14:textId="77777777" w:rsidR="00162074" w:rsidRDefault="006E4140">
      <w:pPr>
        <w:pStyle w:val="12"/>
      </w:pPr>
      <w:r>
        <w:t>Jasmine</w:t>
      </w:r>
    </w:p>
    <w:p w14:paraId="3E30973A" w14:textId="77777777" w:rsidR="00162074" w:rsidRDefault="006E4140">
      <w:r>
        <w:t>OK, but I just missed my favorite dishes last year. It’s from the Far East.</w:t>
      </w:r>
    </w:p>
    <w:p w14:paraId="69265547" w14:textId="77777777" w:rsidR="00162074" w:rsidRDefault="006E4140">
      <w:pPr>
        <w:pStyle w:val="11"/>
      </w:pPr>
      <w:r>
        <w:t>Mulan returns along with Angela Chan, Rapunzel, Merida, Elsa and Anna.</w:t>
      </w:r>
    </w:p>
    <w:p w14:paraId="7EA26107" w14:textId="77777777" w:rsidR="00162074" w:rsidRDefault="006E4140">
      <w:pPr>
        <w:pStyle w:val="12"/>
      </w:pPr>
      <w:r>
        <w:t>Mulan, Raya</w:t>
      </w:r>
    </w:p>
    <w:p w14:paraId="36713A63" w14:textId="77777777" w:rsidR="00162074" w:rsidRDefault="006E4140">
      <w:r>
        <w:t>Cheers!</w:t>
      </w:r>
    </w:p>
    <w:p w14:paraId="30D9B0B9" w14:textId="77777777" w:rsidR="00162074" w:rsidRDefault="006E4140">
      <w:pPr>
        <w:pStyle w:val="11"/>
      </w:pPr>
      <w:r>
        <w:t>All leaves, looking at Spaceship Earth, whose 9,292 out of 11,324 sandwich panels have been destroyed. Adela and Angela Chan offer to fix them, with other ladies too scared to walk near it. Therefore, the Adela and Angela Chan draw them back to Test Track.</w:t>
      </w:r>
    </w:p>
    <w:p w14:paraId="2A5D6AFF" w14:textId="1BC3C0CF" w:rsidR="00162074" w:rsidRDefault="006E4140">
      <w:pPr>
        <w:pStyle w:val="Heading2"/>
      </w:pPr>
      <w:bookmarkStart w:id="91" w:name="_Toc84106703"/>
      <w:r>
        <w:t>Scene V</w:t>
      </w:r>
      <w:r w:rsidR="00B76F2B">
        <w:t>I</w:t>
      </w:r>
      <w:bookmarkEnd w:id="91"/>
    </w:p>
    <w:p w14:paraId="5CDE7E8B" w14:textId="77777777" w:rsidR="00162074" w:rsidRDefault="006E4140">
      <w:pPr>
        <w:pStyle w:val="11"/>
      </w:pPr>
      <w:r>
        <w:t>INTERIOR — Test Track Pavilion. Adela and Angela Chan et alia walk along the test route.</w:t>
      </w:r>
    </w:p>
    <w:p w14:paraId="5EA98664" w14:textId="77777777" w:rsidR="00162074" w:rsidRDefault="006E4140">
      <w:pPr>
        <w:pStyle w:val="12"/>
      </w:pPr>
      <w:r>
        <w:t>Adela Chan Jr</w:t>
      </w:r>
    </w:p>
    <w:p w14:paraId="289599C0" w14:textId="77777777" w:rsidR="00162074" w:rsidRDefault="006E4140">
      <w:r>
        <w:rPr>
          <w:i/>
          <w:iCs/>
        </w:rPr>
        <w:t>(Pointing a blueprint titled “TEST TRACK”)</w:t>
      </w:r>
      <w:r>
        <w:t xml:space="preserve"> On the test track, guests design and board their own cars, which are then taken through the "digital" testing ground of the "Sim-Track". Throughout the ride, guests see how their designs performed in each individual test: capability, efficiency, responsiveness, and power. After the ride, guests can observe their car’s scores, reward themselves in cool wash and donut box, film a commercial, race their designs, or even go shopping in Test Track SIMPORIUM.</w:t>
      </w:r>
    </w:p>
    <w:p w14:paraId="0E38120D" w14:textId="77777777" w:rsidR="00162074" w:rsidRDefault="006E4140">
      <w:pPr>
        <w:pStyle w:val="12"/>
      </w:pPr>
      <w:r>
        <w:t>Mulan, Raya</w:t>
      </w:r>
    </w:p>
    <w:p w14:paraId="18193226" w14:textId="77777777" w:rsidR="00162074" w:rsidRDefault="006E4140">
      <w:r>
        <w:rPr>
          <w:i/>
          <w:iCs/>
        </w:rPr>
        <w:t xml:space="preserve">(Sword pointing Adela Chan Jr) </w:t>
      </w:r>
      <w:r>
        <w:t>Are you treating us?</w:t>
      </w:r>
    </w:p>
    <w:p w14:paraId="19A5A2D7" w14:textId="77777777" w:rsidR="00162074" w:rsidRDefault="006E4140">
      <w:pPr>
        <w:pStyle w:val="12"/>
      </w:pPr>
      <w:r>
        <w:lastRenderedPageBreak/>
        <w:t>Adela Chan Jr</w:t>
      </w:r>
    </w:p>
    <w:p w14:paraId="0264CD14" w14:textId="77777777" w:rsidR="00162074" w:rsidRDefault="006E4140">
      <w:r>
        <w:t>No, robots will come to rebuild them. They just add some details since the basic facilities were not damaged.</w:t>
      </w:r>
    </w:p>
    <w:p w14:paraId="701C29DE" w14:textId="77777777" w:rsidR="00162074" w:rsidRDefault="006E4140">
      <w:pPr>
        <w:pStyle w:val="12"/>
      </w:pPr>
      <w:r>
        <w:t>Angela Chan</w:t>
      </w:r>
    </w:p>
    <w:p w14:paraId="037F0CEF" w14:textId="77777777" w:rsidR="00162074" w:rsidRDefault="006E4140">
      <w:r>
        <w:t>So, our sparks of hope haven’t been blown out or burnt out yet.</w:t>
      </w:r>
    </w:p>
    <w:p w14:paraId="3C1FEACA" w14:textId="77777777" w:rsidR="00162074" w:rsidRDefault="006E4140">
      <w:pPr>
        <w:pStyle w:val="11"/>
      </w:pPr>
      <w:r>
        <w:t>All exit the pavilion and enter Test Track SIMPORIUM, with Camera following.</w:t>
      </w:r>
    </w:p>
    <w:p w14:paraId="2F7F298A" w14:textId="77777777" w:rsidR="00162074" w:rsidRDefault="006E4140">
      <w:pPr>
        <w:pStyle w:val="12"/>
      </w:pPr>
      <w:r>
        <w:t>Snow White</w:t>
      </w:r>
    </w:p>
    <w:p w14:paraId="3C696B06" w14:textId="77777777" w:rsidR="00162074" w:rsidRDefault="006E4140">
      <w:r>
        <w:t>Here comes my first birthday gift in EPCOT!</w:t>
      </w:r>
    </w:p>
    <w:p w14:paraId="333BA17E" w14:textId="77777777" w:rsidR="00162074" w:rsidRDefault="006E4140">
      <w:pPr>
        <w:pStyle w:val="12"/>
      </w:pPr>
      <w:r>
        <w:t>Adela Chan Jr</w:t>
      </w:r>
    </w:p>
    <w:p w14:paraId="11AF3039" w14:textId="77777777" w:rsidR="00162074" w:rsidRDefault="006E4140">
      <w:r>
        <w:t>In this Super-Intelligent Market Plaza of Recreation Imagineers’ Union Master will be selling toy cars, figurines, pit crew caps, pins, T-shirts, water cups and bottles, as well as engravable goods and so on.</w:t>
      </w:r>
    </w:p>
    <w:p w14:paraId="08D9BF32" w14:textId="3FC88111" w:rsidR="00162074" w:rsidRDefault="006E4140">
      <w:pPr>
        <w:pStyle w:val="Heading2"/>
      </w:pPr>
      <w:bookmarkStart w:id="92" w:name="_Toc84106704"/>
      <w:r>
        <w:t>Scene VI</w:t>
      </w:r>
      <w:r w:rsidR="00B76F2B">
        <w:t>I</w:t>
      </w:r>
      <w:bookmarkEnd w:id="92"/>
    </w:p>
    <w:p w14:paraId="24889564" w14:textId="77777777" w:rsidR="00162074" w:rsidRDefault="006E4140">
      <w:pPr>
        <w:pStyle w:val="11"/>
      </w:pPr>
      <w:r>
        <w:t>INTERIOR — Planetary Plaza, the exterior courtyard of Mission: Space.</w:t>
      </w:r>
    </w:p>
    <w:p w14:paraId="26D7E7F5" w14:textId="77777777" w:rsidR="00162074" w:rsidRDefault="006E4140">
      <w:pPr>
        <w:pStyle w:val="12"/>
      </w:pPr>
      <w:r>
        <w:t>Pocahontas</w:t>
      </w:r>
    </w:p>
    <w:p w14:paraId="43EA788C" w14:textId="77777777" w:rsidR="00162074" w:rsidRDefault="006E4140">
      <w:r>
        <w:t>What are the marks on spheres and plaques about to tell us?</w:t>
      </w:r>
    </w:p>
    <w:p w14:paraId="151F64D5" w14:textId="77777777" w:rsidR="00162074" w:rsidRDefault="006E4140">
      <w:pPr>
        <w:pStyle w:val="12"/>
      </w:pPr>
      <w:r>
        <w:t>Adela Chan Jr</w:t>
      </w:r>
    </w:p>
    <w:p w14:paraId="706C0E47" w14:textId="77777777" w:rsidR="00162074" w:rsidRDefault="006E4140">
      <w:r>
        <w:t>They celebrate the human exploration of our solar system, among which ten plaques are lined along the walls featuring inspirational quotes from various figures in the history of space travel, and four spheres represent the Earth, Mars, the Moon, and Jupiter, with “Mars” containing the attraction's entrance. Over one hundred markers with flags on “Moon” and “Mars” are covered in markers characterize worldwide rocket missions to the Moon and Mars, both crewed and uncrewed.</w:t>
      </w:r>
    </w:p>
    <w:p w14:paraId="7C6C9DE5" w14:textId="77777777" w:rsidR="00162074" w:rsidRDefault="006E4140">
      <w:pPr>
        <w:pStyle w:val="12"/>
      </w:pPr>
      <w:r>
        <w:t>Mulan</w:t>
      </w:r>
    </w:p>
    <w:p w14:paraId="6DF24DCE" w14:textId="77777777" w:rsidR="00162074" w:rsidRDefault="006E4140">
      <w:r>
        <w:t>Now we travel inside Mars.</w:t>
      </w:r>
    </w:p>
    <w:p w14:paraId="039FBC2B" w14:textId="77777777" w:rsidR="00162074" w:rsidRDefault="006E4140">
      <w:pPr>
        <w:pStyle w:val="12"/>
      </w:pPr>
      <w:r>
        <w:t>Adela Chan Jr</w:t>
      </w:r>
    </w:p>
    <w:p w14:paraId="2202797E" w14:textId="77777777" w:rsidR="00162074" w:rsidRDefault="006E4140">
      <w:r>
        <w:rPr>
          <w:i/>
          <w:iCs/>
        </w:rPr>
        <w:t>(Leads Angela Chan and the ladies into the entrance and enters)</w:t>
      </w:r>
      <w:r>
        <w:t xml:space="preserve"> Upon arrival features the main ride: a simulated astronaut training for the first manned mission of the state to Mars aboard the fictional X-2 Deep Space Shuttle in 2048, right after the semicentenary of launching the International Space Station.</w:t>
      </w:r>
    </w:p>
    <w:p w14:paraId="53FB8F45" w14:textId="77777777" w:rsidR="00162074" w:rsidRDefault="006E4140">
      <w:pPr>
        <w:pStyle w:val="12"/>
      </w:pPr>
      <w:r>
        <w:t>Tiana</w:t>
      </w:r>
    </w:p>
    <w:p w14:paraId="74B42241" w14:textId="77777777" w:rsidR="00162074" w:rsidRDefault="006E4140">
      <w:r>
        <w:t>And then?</w:t>
      </w:r>
    </w:p>
    <w:p w14:paraId="3D930FCC" w14:textId="77777777" w:rsidR="00162074" w:rsidRDefault="006E4140">
      <w:pPr>
        <w:pStyle w:val="12"/>
      </w:pPr>
      <w:r>
        <w:t>Adela Chan Jr</w:t>
      </w:r>
    </w:p>
    <w:p w14:paraId="4DD1EC6F" w14:textId="77777777" w:rsidR="00162074" w:rsidRDefault="006E4140">
      <w:r>
        <w:t>Riders are "trainees" at the “International Space Training Center”, where they are arranged into crews of four, one navigator, one pilot, one commander and one engineer, given two tasks to perform during the mission.</w:t>
      </w:r>
    </w:p>
    <w:p w14:paraId="09684AAD" w14:textId="51FD7F89" w:rsidR="00162074" w:rsidRDefault="00511E30">
      <w:pPr>
        <w:pStyle w:val="12"/>
      </w:pPr>
      <w:r>
        <w:lastRenderedPageBreak/>
        <w:t>Rapunzel</w:t>
      </w:r>
    </w:p>
    <w:p w14:paraId="010574FE" w14:textId="77777777" w:rsidR="00162074" w:rsidRDefault="006E4140">
      <w:r>
        <w:t>What does the commander do?</w:t>
      </w:r>
    </w:p>
    <w:p w14:paraId="4965D2D8" w14:textId="77777777" w:rsidR="00162074" w:rsidRDefault="006E4140">
      <w:pPr>
        <w:pStyle w:val="12"/>
      </w:pPr>
      <w:r>
        <w:t>Adela Chan Jr</w:t>
      </w:r>
    </w:p>
    <w:p w14:paraId="62568681" w14:textId="77777777" w:rsidR="00162074" w:rsidRDefault="006E4140">
      <w:r>
        <w:t>The commander operates the “spacecraft” with several buttons, one of which initiates the rocket's first-stage separation, and the other activates manual flight control.</w:t>
      </w:r>
    </w:p>
    <w:p w14:paraId="2C72E698" w14:textId="399724EE" w:rsidR="00162074" w:rsidRDefault="00511E30">
      <w:pPr>
        <w:pStyle w:val="12"/>
      </w:pPr>
      <w:r>
        <w:t>Merida</w:t>
      </w:r>
    </w:p>
    <w:p w14:paraId="4F0525FE" w14:textId="77777777" w:rsidR="00162074" w:rsidRDefault="006E4140">
      <w:r>
        <w:t>The pilot?</w:t>
      </w:r>
    </w:p>
    <w:p w14:paraId="138F53C6" w14:textId="77777777" w:rsidR="00162074" w:rsidRDefault="006E4140">
      <w:pPr>
        <w:pStyle w:val="12"/>
      </w:pPr>
      <w:r>
        <w:t>Adela Chan Jr</w:t>
      </w:r>
    </w:p>
    <w:p w14:paraId="7C8D85E1" w14:textId="77777777" w:rsidR="00162074" w:rsidRDefault="006E4140">
      <w:r>
        <w:t>The spacecraft's on-board self-automated pilot will perform each task if the rider does not respond to his prompt from Mission Control or if there is no one to perform the task. Various fooling buttons and switches are also featured within riders’ reach but do nothing, only added to the realism aspect of the ride.</w:t>
      </w:r>
    </w:p>
    <w:p w14:paraId="5C55F65B" w14:textId="77777777" w:rsidR="00162074" w:rsidRDefault="006E4140">
      <w:pPr>
        <w:pStyle w:val="12"/>
      </w:pPr>
      <w:r>
        <w:t>Moana</w:t>
      </w:r>
    </w:p>
    <w:p w14:paraId="68D8F75E" w14:textId="77777777" w:rsidR="00162074" w:rsidRDefault="006E4140">
      <w:r>
        <w:t>What about the navigator and the engineer?</w:t>
      </w:r>
    </w:p>
    <w:p w14:paraId="6696CA15" w14:textId="77777777" w:rsidR="00162074" w:rsidRDefault="006E4140">
      <w:pPr>
        <w:pStyle w:val="12"/>
        <w:rPr>
          <w:lang w:eastAsia="zh-TW"/>
        </w:rPr>
      </w:pPr>
      <w:r>
        <w:rPr>
          <w:lang w:eastAsia="zh-TW"/>
        </w:rPr>
        <w:t>Adela Chan Jr</w:t>
      </w:r>
    </w:p>
    <w:p w14:paraId="41D367E9" w14:textId="77777777" w:rsidR="00162074" w:rsidRDefault="006E4140">
      <w:pPr>
        <w:rPr>
          <w:lang w:eastAsia="zh-TW"/>
        </w:rPr>
      </w:pPr>
      <w:r>
        <w:rPr>
          <w:lang w:eastAsia="zh-TW"/>
        </w:rPr>
        <w:t>They help navigate the space shuttle correctly and securely to Mars.</w:t>
      </w:r>
    </w:p>
    <w:p w14:paraId="66463F24" w14:textId="0517C9A2" w:rsidR="00162074" w:rsidRDefault="00511E30">
      <w:pPr>
        <w:pStyle w:val="12"/>
        <w:rPr>
          <w:lang w:eastAsia="zh-TW"/>
        </w:rPr>
      </w:pPr>
      <w:r>
        <w:rPr>
          <w:lang w:eastAsia="zh-TW"/>
        </w:rPr>
        <w:t>Jasmine</w:t>
      </w:r>
    </w:p>
    <w:p w14:paraId="2FF13EB1" w14:textId="77777777" w:rsidR="00162074" w:rsidRDefault="006E4140">
      <w:pPr>
        <w:rPr>
          <w:lang w:eastAsia="zh-TW"/>
        </w:rPr>
      </w:pPr>
      <w:r>
        <w:rPr>
          <w:lang w:eastAsia="zh-TW"/>
        </w:rPr>
        <w:t>After the mission, guests are invited into an advanced training lab featuring other activities. What are they?</w:t>
      </w:r>
    </w:p>
    <w:p w14:paraId="54FED461" w14:textId="77777777" w:rsidR="00162074" w:rsidRDefault="006E4140">
      <w:pPr>
        <w:pStyle w:val="12"/>
        <w:rPr>
          <w:lang w:eastAsia="zh-TW"/>
        </w:rPr>
      </w:pPr>
      <w:r>
        <w:rPr>
          <w:lang w:eastAsia="zh-TW"/>
        </w:rPr>
        <w:t>Adela Chan Jr</w:t>
      </w:r>
    </w:p>
    <w:p w14:paraId="4F268366" w14:textId="77777777" w:rsidR="00162074" w:rsidRDefault="006E4140">
      <w:pPr>
        <w:rPr>
          <w:lang w:eastAsia="zh-TW"/>
        </w:rPr>
      </w:pPr>
      <w:r>
        <w:rPr>
          <w:lang w:eastAsia="zh-TW"/>
        </w:rPr>
        <w:t>For one thing, the multiplayer game Space Race requires up to 60 players send a rocket from Mars back to Earth by cooperatively fixing technical issues.</w:t>
      </w:r>
    </w:p>
    <w:p w14:paraId="138BCB0E" w14:textId="77777777" w:rsidR="00162074" w:rsidRDefault="006E4140">
      <w:pPr>
        <w:pStyle w:val="12"/>
        <w:rPr>
          <w:lang w:eastAsia="zh-TW"/>
        </w:rPr>
      </w:pPr>
      <w:r>
        <w:rPr>
          <w:lang w:eastAsia="zh-TW"/>
        </w:rPr>
        <w:t>Angela Chan</w:t>
      </w:r>
    </w:p>
    <w:p w14:paraId="74F99A3F" w14:textId="77777777" w:rsidR="00162074" w:rsidRDefault="006E4140">
      <w:pPr>
        <w:rPr>
          <w:lang w:eastAsia="zh-TW"/>
        </w:rPr>
      </w:pPr>
      <w:r>
        <w:rPr>
          <w:lang w:eastAsia="zh-TW"/>
        </w:rPr>
        <w:t>For another thing, the single-player game Expedition Mars lasts four minutes where guests control an astronaut attempting to return their expedition team.</w:t>
      </w:r>
    </w:p>
    <w:p w14:paraId="269F4BA3" w14:textId="77777777" w:rsidR="00162074" w:rsidRDefault="006E4140">
      <w:pPr>
        <w:pStyle w:val="12"/>
        <w:rPr>
          <w:lang w:eastAsia="zh-TW"/>
        </w:rPr>
      </w:pPr>
      <w:r>
        <w:rPr>
          <w:lang w:eastAsia="zh-TW"/>
        </w:rPr>
        <w:t>Adela Chan Jr</w:t>
      </w:r>
    </w:p>
    <w:p w14:paraId="482583A8" w14:textId="77777777" w:rsidR="00162074" w:rsidRDefault="006E4140">
      <w:pPr>
        <w:rPr>
          <w:lang w:eastAsia="zh-TW"/>
        </w:rPr>
      </w:pPr>
      <w:r>
        <w:rPr>
          <w:lang w:eastAsia="zh-TW"/>
        </w:rPr>
        <w:t>Besides, for children too young to ride the missions, a space-themed playing place presents as Space Base. Additionally, a camera kiosk, Postcards from Space allows guests send messages from “space” to their localhosts on Earth.</w:t>
      </w:r>
    </w:p>
    <w:p w14:paraId="62389CE5" w14:textId="77777777" w:rsidR="00162074" w:rsidRDefault="006E4140">
      <w:pPr>
        <w:pStyle w:val="12"/>
        <w:rPr>
          <w:lang w:eastAsia="zh-TW"/>
        </w:rPr>
      </w:pPr>
      <w:r>
        <w:rPr>
          <w:lang w:eastAsia="zh-TW"/>
        </w:rPr>
        <w:t>Angela Chan</w:t>
      </w:r>
    </w:p>
    <w:p w14:paraId="30E7E75E" w14:textId="77777777" w:rsidR="00162074" w:rsidRDefault="006E4140">
      <w:pPr>
        <w:rPr>
          <w:lang w:eastAsia="zh-TW"/>
        </w:rPr>
      </w:pPr>
      <w:r>
        <w:rPr>
          <w:lang w:eastAsia="zh-TW"/>
        </w:rPr>
        <w:t>Beyond the training lab is the Mission Space Cargo Bay gift shop, as well as a new simulated space restaurant, Space 220, holding up to 220 families of “space travelers”. Yesterday, we tried some Space 220 food recommended by our little Vanellope, and they are more than delicious — wonderful!</w:t>
      </w:r>
    </w:p>
    <w:p w14:paraId="4BA3C362" w14:textId="77777777" w:rsidR="00162074" w:rsidRDefault="006E4140">
      <w:pPr>
        <w:pStyle w:val="12"/>
        <w:rPr>
          <w:lang w:eastAsia="zh-TW"/>
        </w:rPr>
      </w:pPr>
      <w:r>
        <w:rPr>
          <w:lang w:eastAsia="zh-TW"/>
        </w:rPr>
        <w:t>Ariel</w:t>
      </w:r>
    </w:p>
    <w:p w14:paraId="648B7651" w14:textId="77777777" w:rsidR="00162074" w:rsidRDefault="006E4140">
      <w:pPr>
        <w:rPr>
          <w:lang w:eastAsia="zh-TW"/>
        </w:rPr>
      </w:pPr>
      <w:r>
        <w:rPr>
          <w:lang w:eastAsia="zh-TW"/>
        </w:rPr>
        <w:t>Bon Appetit!</w:t>
      </w:r>
    </w:p>
    <w:p w14:paraId="5546FAF5" w14:textId="77777777" w:rsidR="00162074" w:rsidRDefault="006E4140">
      <w:pPr>
        <w:pStyle w:val="11"/>
        <w:rPr>
          <w:lang w:eastAsia="zh-TW"/>
        </w:rPr>
      </w:pPr>
      <w:r>
        <w:rPr>
          <w:lang w:eastAsia="zh-TW"/>
        </w:rPr>
        <w:t>Led by Ariel, all dashes towards Space 220 Restaurant, with camera following.</w:t>
      </w:r>
    </w:p>
    <w:p w14:paraId="1F167AAC" w14:textId="77777777" w:rsidR="00162074" w:rsidRDefault="006E4140">
      <w:pPr>
        <w:pStyle w:val="12"/>
        <w:rPr>
          <w:lang w:eastAsia="zh-TW"/>
        </w:rPr>
      </w:pPr>
      <w:r>
        <w:rPr>
          <w:lang w:eastAsia="zh-TW"/>
        </w:rPr>
        <w:lastRenderedPageBreak/>
        <w:t>Vanellope von Schweetz</w:t>
      </w:r>
    </w:p>
    <w:p w14:paraId="3C6CE104" w14:textId="77777777" w:rsidR="00162074" w:rsidRDefault="006E4140">
      <w:pPr>
        <w:rPr>
          <w:i/>
          <w:iCs/>
          <w:lang w:eastAsia="zh-TW"/>
        </w:rPr>
      </w:pPr>
      <w:r>
        <w:rPr>
          <w:lang w:eastAsia="zh-TW"/>
        </w:rPr>
        <w:t xml:space="preserve">Ladies, this is where I gathered and delivered space food packages for your Majesties, Highnesses and Excellencies. Let’s enjoy yourselves throughout our EPCOT! </w:t>
      </w:r>
      <w:r>
        <w:rPr>
          <w:i/>
          <w:iCs/>
          <w:lang w:eastAsia="zh-TW"/>
        </w:rPr>
        <w:t>(Flees through the wall)</w:t>
      </w:r>
    </w:p>
    <w:p w14:paraId="380129B3" w14:textId="77777777" w:rsidR="00162074" w:rsidRDefault="006E4140">
      <w:pPr>
        <w:pStyle w:val="12"/>
        <w:rPr>
          <w:lang w:eastAsia="zh-TW"/>
        </w:rPr>
      </w:pPr>
      <w:r>
        <w:rPr>
          <w:lang w:eastAsia="zh-TW"/>
        </w:rPr>
        <w:t>Angela Chan</w:t>
      </w:r>
    </w:p>
    <w:p w14:paraId="1FA98A4D" w14:textId="77777777" w:rsidR="00162074" w:rsidRDefault="006E4140">
      <w:pPr>
        <w:rPr>
          <w:lang w:eastAsia="zh-TW"/>
        </w:rPr>
      </w:pPr>
      <w:r>
        <w:rPr>
          <w:lang w:eastAsia="zh-TW"/>
        </w:rPr>
        <w:t>Our next destination is PLAY Pavilion.</w:t>
      </w:r>
    </w:p>
    <w:p w14:paraId="462B7062" w14:textId="77777777" w:rsidR="00162074" w:rsidRDefault="006E4140">
      <w:pPr>
        <w:pStyle w:val="11"/>
        <w:rPr>
          <w:lang w:eastAsia="zh-TW"/>
        </w:rPr>
      </w:pPr>
      <w:r>
        <w:rPr>
          <w:lang w:eastAsia="zh-TW"/>
        </w:rPr>
        <w:t>All tread to PLAY Pavilion.</w:t>
      </w:r>
    </w:p>
    <w:p w14:paraId="0B83333A" w14:textId="0A0C480A" w:rsidR="00162074" w:rsidRDefault="006E4140">
      <w:pPr>
        <w:pStyle w:val="Heading2"/>
        <w:rPr>
          <w:lang w:eastAsia="zh-TW"/>
        </w:rPr>
      </w:pPr>
      <w:bookmarkStart w:id="93" w:name="_Toc84106705"/>
      <w:r>
        <w:rPr>
          <w:lang w:eastAsia="zh-TW"/>
        </w:rPr>
        <w:t>Scene VII</w:t>
      </w:r>
      <w:r w:rsidR="00B76F2B">
        <w:rPr>
          <w:lang w:eastAsia="zh-TW"/>
        </w:rPr>
        <w:t>I</w:t>
      </w:r>
      <w:bookmarkEnd w:id="93"/>
    </w:p>
    <w:p w14:paraId="4350E075" w14:textId="77777777" w:rsidR="00162074" w:rsidRDefault="006E4140">
      <w:pPr>
        <w:pStyle w:val="11"/>
        <w:rPr>
          <w:lang w:eastAsia="zh-TW"/>
        </w:rPr>
      </w:pPr>
      <w:r>
        <w:rPr>
          <w:lang w:eastAsia="zh-TW"/>
        </w:rPr>
        <w:t>INTERIOR — PLAY Pavilion. Adela and Angela Chan et alia summon MICROSOFIA.</w:t>
      </w:r>
    </w:p>
    <w:p w14:paraId="10BFBEAD" w14:textId="77777777" w:rsidR="00162074" w:rsidRDefault="006E4140">
      <w:pPr>
        <w:pStyle w:val="12"/>
        <w:rPr>
          <w:lang w:eastAsia="zh-TW"/>
        </w:rPr>
      </w:pPr>
      <w:r>
        <w:rPr>
          <w:lang w:eastAsia="zh-TW"/>
        </w:rPr>
        <w:t>Adela Chan Jr</w:t>
      </w:r>
    </w:p>
    <w:p w14:paraId="2702A1FB" w14:textId="77777777" w:rsidR="00162074" w:rsidRDefault="006E4140">
      <w:pPr>
        <w:rPr>
          <w:i/>
          <w:iCs/>
          <w:lang w:eastAsia="zh-TW"/>
        </w:rPr>
      </w:pPr>
      <w:r>
        <w:rPr>
          <w:lang w:eastAsia="zh-TW"/>
        </w:rPr>
        <w:t xml:space="preserve">Blueprints are ready. </w:t>
      </w:r>
      <w:r>
        <w:rPr>
          <w:i/>
          <w:iCs/>
          <w:lang w:eastAsia="zh-TW"/>
        </w:rPr>
        <w:t>(Handing the blueprints over to MICROSOFIA)</w:t>
      </w:r>
    </w:p>
    <w:p w14:paraId="2B0CD754" w14:textId="77777777" w:rsidR="00162074" w:rsidRDefault="006E4140">
      <w:pPr>
        <w:pStyle w:val="12"/>
        <w:rPr>
          <w:lang w:eastAsia="zh-TW"/>
        </w:rPr>
      </w:pPr>
      <w:r>
        <w:rPr>
          <w:lang w:eastAsia="zh-TW"/>
        </w:rPr>
        <w:t>MICROSOFIA</w:t>
      </w:r>
    </w:p>
    <w:p w14:paraId="26AD6D63" w14:textId="77777777" w:rsidR="00162074" w:rsidRDefault="006E4140">
      <w:pPr>
        <w:rPr>
          <w:lang w:eastAsia="zh-TW"/>
        </w:rPr>
      </w:pPr>
      <w:r>
        <w:rPr>
          <w:lang w:eastAsia="zh-TW"/>
        </w:rPr>
        <w:t xml:space="preserve">The PLAY Pavilion contains an Animation Academy, where guests help Edna Mode with uninspired style. Next to it is an interactive game, Hotel Heist, hosted by Nick Wilde and Judy Hopps, where players assist them by receiving visitors and arrest robbers. Besides, a water balloon throwing game with Huey, Dewey, and Louie, and Webby Vander-quack will arrive. Other potential attractions include meet-and-greets for 6 Big Heroes, Wreck-It Ralph and Vanellope von Schweetz, as well as </w:t>
      </w:r>
      <w:r>
        <w:rPr>
          <w:i/>
          <w:iCs/>
          <w:lang w:eastAsia="zh-TW"/>
        </w:rPr>
        <w:t>(points westwards)</w:t>
      </w:r>
      <w:r>
        <w:rPr>
          <w:lang w:eastAsia="zh-TW"/>
        </w:rPr>
        <w:t xml:space="preserve"> the right honorable Guardians of the GALAXY!</w:t>
      </w:r>
    </w:p>
    <w:p w14:paraId="664A2775" w14:textId="77777777" w:rsidR="00162074" w:rsidRDefault="006E4140">
      <w:pPr>
        <w:pStyle w:val="12"/>
        <w:rPr>
          <w:lang w:eastAsia="zh-TW"/>
        </w:rPr>
      </w:pPr>
      <w:r>
        <w:rPr>
          <w:lang w:eastAsia="zh-TW"/>
        </w:rPr>
        <w:t>Adela Chan Jr</w:t>
      </w:r>
    </w:p>
    <w:p w14:paraId="45D8B20F" w14:textId="77777777" w:rsidR="00162074" w:rsidRDefault="006E4140">
      <w:pPr>
        <w:rPr>
          <w:lang w:eastAsia="zh-TW"/>
        </w:rPr>
      </w:pPr>
      <w:r>
        <w:rPr>
          <w:lang w:eastAsia="zh-TW"/>
        </w:rPr>
        <w:t>Cosmic Rewind?</w:t>
      </w:r>
    </w:p>
    <w:p w14:paraId="2533BB46" w14:textId="77777777" w:rsidR="00162074" w:rsidRDefault="006E4140">
      <w:pPr>
        <w:pStyle w:val="12"/>
        <w:rPr>
          <w:lang w:eastAsia="zh-TW"/>
        </w:rPr>
      </w:pPr>
      <w:r>
        <w:rPr>
          <w:lang w:eastAsia="zh-TW"/>
        </w:rPr>
        <w:t>MICROSOFIA</w:t>
      </w:r>
    </w:p>
    <w:p w14:paraId="4CA42D64" w14:textId="77777777" w:rsidR="00162074" w:rsidRDefault="006E4140">
      <w:pPr>
        <w:rPr>
          <w:lang w:eastAsia="zh-TW"/>
        </w:rPr>
      </w:pPr>
      <w:r>
        <w:rPr>
          <w:lang w:eastAsia="zh-TW"/>
        </w:rPr>
        <w:t>All right! Seeking place to establish a peaceful connection to Earth under the suggestion of nostalgic Peter Quill, the planet Xandar and its Nova Corps have decided to establish EPCOT's first “Other-World Showcase” Pavilion. For their presentation, they have decided on a deep space travel, with an elaborate planetarium “Galaxarium” serving guests a look at the Big Bang as well as a hyperjump to Xandar, which is however interrupted by the Guardians and chaos ensues…</w:t>
      </w:r>
    </w:p>
    <w:p w14:paraId="516E41AC" w14:textId="77777777" w:rsidR="00162074" w:rsidRDefault="006E4140">
      <w:pPr>
        <w:pStyle w:val="12"/>
        <w:rPr>
          <w:lang w:eastAsia="zh-TW"/>
        </w:rPr>
      </w:pPr>
      <w:r>
        <w:rPr>
          <w:lang w:eastAsia="zh-TW"/>
        </w:rPr>
        <w:t>Angela Chan</w:t>
      </w:r>
    </w:p>
    <w:p w14:paraId="0DDA565A" w14:textId="77777777" w:rsidR="00162074" w:rsidRDefault="006E4140">
      <w:pPr>
        <w:rPr>
          <w:lang w:eastAsia="zh-TW"/>
        </w:rPr>
      </w:pPr>
      <w:r>
        <w:rPr>
          <w:lang w:eastAsia="zh-TW"/>
        </w:rPr>
        <w:t>And then?</w:t>
      </w:r>
    </w:p>
    <w:p w14:paraId="0C2F7FA2" w14:textId="77777777" w:rsidR="00162074" w:rsidRDefault="006E4140">
      <w:pPr>
        <w:pStyle w:val="12"/>
        <w:rPr>
          <w:lang w:eastAsia="zh-TW"/>
        </w:rPr>
      </w:pPr>
      <w:r>
        <w:rPr>
          <w:lang w:eastAsia="zh-TW"/>
        </w:rPr>
        <w:t>MICROSOFIA</w:t>
      </w:r>
    </w:p>
    <w:p w14:paraId="15402187" w14:textId="77777777" w:rsidR="00162074" w:rsidRDefault="006E4140">
      <w:pPr>
        <w:rPr>
          <w:lang w:eastAsia="zh-TW"/>
        </w:rPr>
      </w:pPr>
      <w:r>
        <w:rPr>
          <w:lang w:eastAsia="zh-TW"/>
        </w:rPr>
        <w:t>Everyone returns to our Spaceship “Earth”, safe and sound, commemorating this as the first Marvel-themed Disneyland Attraction.</w:t>
      </w:r>
    </w:p>
    <w:p w14:paraId="5852E9F2" w14:textId="77777777" w:rsidR="00162074" w:rsidRDefault="006E4140">
      <w:pPr>
        <w:pStyle w:val="12"/>
        <w:rPr>
          <w:lang w:eastAsia="zh-TW"/>
        </w:rPr>
      </w:pPr>
      <w:r>
        <w:rPr>
          <w:lang w:eastAsia="zh-TW"/>
        </w:rPr>
        <w:t>Pocahontas</w:t>
      </w:r>
    </w:p>
    <w:p w14:paraId="7FE5C1B3" w14:textId="77777777" w:rsidR="00162074" w:rsidRDefault="006E4140">
      <w:pPr>
        <w:rPr>
          <w:lang w:eastAsia="zh-TW"/>
        </w:rPr>
      </w:pPr>
      <w:r>
        <w:rPr>
          <w:lang w:eastAsia="zh-TW"/>
        </w:rPr>
        <w:t>It’s already shaved down…</w:t>
      </w:r>
    </w:p>
    <w:p w14:paraId="2C44F999" w14:textId="77777777" w:rsidR="00162074" w:rsidRDefault="006E4140">
      <w:pPr>
        <w:pStyle w:val="12"/>
        <w:rPr>
          <w:lang w:eastAsia="zh-TW"/>
        </w:rPr>
      </w:pPr>
      <w:r>
        <w:rPr>
          <w:lang w:eastAsia="zh-TW"/>
        </w:rPr>
        <w:lastRenderedPageBreak/>
        <w:t>Adela Chan</w:t>
      </w:r>
    </w:p>
    <w:p w14:paraId="6D2828F0" w14:textId="77777777" w:rsidR="00162074" w:rsidRDefault="006E4140">
      <w:r>
        <w:rPr>
          <w:lang w:eastAsia="zh-TW"/>
        </w:rPr>
        <w:t>Don’t panic as it is being repaired. The centerpiece and 18-story geodesic sphere of EPCOT houses a 16-minute dark ride themed the evolution of human communications from Paleolithic ages to the Internet and beyond.</w:t>
      </w:r>
      <w:r>
        <w:rPr>
          <w:rFonts w:hint="eastAsia"/>
        </w:rPr>
        <w:t xml:space="preserve"> Aft</w:t>
      </w:r>
      <w:r>
        <w:t>er that, challenging games and engaging displays based on the theme of high-tech medicine, automated transportation and energy efficiency will be offered for all ages, who are welcome to Pin Traders’ Headquarters, containing Gateway Gifts and Camera Center that allows guests to memorialize EPCOT.</w:t>
      </w:r>
    </w:p>
    <w:p w14:paraId="38B76E88" w14:textId="77777777" w:rsidR="00162074" w:rsidRDefault="006E4140">
      <w:pPr>
        <w:pStyle w:val="12"/>
      </w:pPr>
      <w:r>
        <w:t>Pocahontas</w:t>
      </w:r>
    </w:p>
    <w:p w14:paraId="70182E3F" w14:textId="77777777" w:rsidR="00162074" w:rsidRDefault="006E4140">
      <w:r>
        <w:t>Now let’s recover our World Nature!</w:t>
      </w:r>
    </w:p>
    <w:p w14:paraId="6AB314BB" w14:textId="77777777" w:rsidR="00162074" w:rsidRDefault="006E4140">
      <w:pPr>
        <w:pStyle w:val="11"/>
      </w:pPr>
      <w:r>
        <w:t>Without a word, MICROSOFIA submerges to under the floor.</w:t>
      </w:r>
    </w:p>
    <w:p w14:paraId="732F2EDC" w14:textId="41E5FEB0" w:rsidR="00162074" w:rsidRDefault="006E4140">
      <w:pPr>
        <w:pStyle w:val="Heading2"/>
      </w:pPr>
      <w:bookmarkStart w:id="94" w:name="_Toc84106706"/>
      <w:r>
        <w:t xml:space="preserve">Scene </w:t>
      </w:r>
      <w:r w:rsidR="00B76F2B">
        <w:t>IX</w:t>
      </w:r>
      <w:bookmarkEnd w:id="94"/>
    </w:p>
    <w:p w14:paraId="7425A175" w14:textId="77777777" w:rsidR="00162074" w:rsidRDefault="006E4140">
      <w:pPr>
        <w:pStyle w:val="11"/>
        <w:rPr>
          <w:lang w:eastAsia="zh-TW"/>
        </w:rPr>
      </w:pPr>
      <w:r>
        <w:rPr>
          <w:lang w:eastAsia="zh-TW"/>
        </w:rPr>
        <w:t xml:space="preserve">EXTERIOR — Journey of the Water, where Moana seeks for her place of Interest. Adela and Angela Chan ensue with Bugs Bunny pushing his way there, shoving </w:t>
      </w:r>
      <w:r>
        <w:rPr>
          <w:rFonts w:hint="eastAsia"/>
        </w:rPr>
        <w:t>and</w:t>
      </w:r>
      <w:r>
        <w:rPr>
          <w:lang w:eastAsia="zh-TW"/>
        </w:rPr>
        <w:t xml:space="preserve"> humping. Hastily, an arrow shoots onto his hips </w:t>
      </w:r>
      <w:r>
        <w:rPr>
          <w:i/>
          <w:iCs/>
          <w:lang w:eastAsia="zh-TW"/>
        </w:rPr>
        <w:t>(sounds, off-screen)</w:t>
      </w:r>
      <w:r>
        <w:rPr>
          <w:lang w:eastAsia="zh-TW"/>
        </w:rPr>
        <w:t xml:space="preserve"> when Moana is about to capture him.</w:t>
      </w:r>
    </w:p>
    <w:p w14:paraId="62B0094D" w14:textId="77777777" w:rsidR="00162074" w:rsidRDefault="006E4140">
      <w:pPr>
        <w:pStyle w:val="12"/>
        <w:rPr>
          <w:lang w:eastAsia="zh-TW"/>
        </w:rPr>
      </w:pPr>
      <w:r>
        <w:rPr>
          <w:lang w:eastAsia="zh-TW"/>
        </w:rPr>
        <w:t>Adela Chan Jr</w:t>
      </w:r>
    </w:p>
    <w:p w14:paraId="1661BC4C" w14:textId="77777777" w:rsidR="00162074" w:rsidRDefault="006E4140">
      <w:pPr>
        <w:rPr>
          <w:lang w:eastAsia="zh-TW"/>
        </w:rPr>
      </w:pPr>
      <w:r>
        <w:rPr>
          <w:lang w:eastAsia="zh-TW"/>
        </w:rPr>
        <w:t>Journey of Water is a garden featuring interactive fountains and other water landscapes, serving as a whimsical exploration of the water cycle and how it sustains our world.</w:t>
      </w:r>
    </w:p>
    <w:p w14:paraId="3E81639C" w14:textId="77777777" w:rsidR="00162074" w:rsidRDefault="006E4140">
      <w:pPr>
        <w:pStyle w:val="12"/>
        <w:rPr>
          <w:lang w:eastAsia="zh-TW"/>
        </w:rPr>
      </w:pPr>
      <w:r>
        <w:rPr>
          <w:lang w:eastAsia="zh-TW"/>
        </w:rPr>
        <w:t>Angela Chan</w:t>
      </w:r>
    </w:p>
    <w:p w14:paraId="04D733C3" w14:textId="77777777" w:rsidR="00162074" w:rsidRDefault="006E4140">
      <w:pPr>
        <w:rPr>
          <w:lang w:eastAsia="zh-TW"/>
        </w:rPr>
      </w:pPr>
      <w:r>
        <w:rPr>
          <w:lang w:eastAsia="zh-TW"/>
        </w:rPr>
        <w:t>So, this is presumably why it’s located between the Living Seas and the Land. All these three attractions are now being refurbished into a brand-new complex — WORLD NATURE!</w:t>
      </w:r>
    </w:p>
    <w:p w14:paraId="4EE97C62" w14:textId="77777777" w:rsidR="00162074" w:rsidRDefault="006E4140">
      <w:pPr>
        <w:pStyle w:val="12"/>
        <w:rPr>
          <w:lang w:eastAsia="zh-TW"/>
        </w:rPr>
      </w:pPr>
      <w:r>
        <w:rPr>
          <w:lang w:eastAsia="zh-TW"/>
        </w:rPr>
        <w:t>Bugs Bunny</w:t>
      </w:r>
    </w:p>
    <w:p w14:paraId="6E558C72" w14:textId="77777777" w:rsidR="00162074" w:rsidRDefault="006E4140">
      <w:pPr>
        <w:rPr>
          <w:lang w:eastAsia="zh-TW"/>
        </w:rPr>
      </w:pPr>
      <w:r>
        <w:rPr>
          <w:lang w:eastAsia="zh-TW"/>
        </w:rPr>
        <w:t>HELP!!!</w:t>
      </w:r>
    </w:p>
    <w:p w14:paraId="62F9F13D" w14:textId="77777777" w:rsidR="00162074" w:rsidRDefault="006E4140">
      <w:pPr>
        <w:pStyle w:val="12"/>
        <w:rPr>
          <w:lang w:eastAsia="zh-TW"/>
        </w:rPr>
      </w:pPr>
      <w:r>
        <w:rPr>
          <w:lang w:eastAsia="zh-TW"/>
        </w:rPr>
        <w:t>Moana</w:t>
      </w:r>
    </w:p>
    <w:p w14:paraId="29A8ACDE" w14:textId="77777777" w:rsidR="00162074" w:rsidRDefault="006E4140">
      <w:pPr>
        <w:rPr>
          <w:lang w:eastAsia="zh-TW"/>
        </w:rPr>
      </w:pPr>
      <w:r>
        <w:rPr>
          <w:lang w:eastAsia="zh-TW"/>
        </w:rPr>
        <w:t>It is this bunny that causes lots of bugs EPCOT and abroad. For example, it has been devouring out grassland against cattle and herd, and burrowing mountains and infrastructures. Who wants to offer help?</w:t>
      </w:r>
    </w:p>
    <w:p w14:paraId="46FC9637" w14:textId="77777777" w:rsidR="00162074" w:rsidRDefault="006E4140">
      <w:pPr>
        <w:pStyle w:val="11"/>
        <w:rPr>
          <w:lang w:eastAsia="zh-TW"/>
        </w:rPr>
      </w:pPr>
      <w:r>
        <w:rPr>
          <w:lang w:eastAsia="zh-TW"/>
        </w:rPr>
        <w:t>Suddenly, a stinky liquid shoots Moana’s right leg from the east, but Journey of Water reboots to wash it. In one second, Adela and Angela Chan races eastwards to track the invader who has spread this liquid.</w:t>
      </w:r>
    </w:p>
    <w:p w14:paraId="631BA674" w14:textId="77777777" w:rsidR="00162074" w:rsidRDefault="006E4140">
      <w:pPr>
        <w:pStyle w:val="12"/>
        <w:rPr>
          <w:lang w:eastAsia="zh-TW"/>
        </w:rPr>
      </w:pPr>
      <w:r>
        <w:rPr>
          <w:lang w:eastAsia="zh-TW"/>
        </w:rPr>
        <w:t>Adela Chan Jr</w:t>
      </w:r>
    </w:p>
    <w:p w14:paraId="36CD8E40" w14:textId="77777777" w:rsidR="00162074" w:rsidRDefault="006E4140">
      <w:pPr>
        <w:rPr>
          <w:lang w:eastAsia="zh-TW"/>
        </w:rPr>
      </w:pPr>
      <w:r>
        <w:rPr>
          <w:lang w:eastAsia="zh-TW"/>
        </w:rPr>
        <w:t>Attention! Pepe le Pew returns!</w:t>
      </w:r>
    </w:p>
    <w:p w14:paraId="06D70C7D" w14:textId="77777777" w:rsidR="00162074" w:rsidRDefault="006E4140">
      <w:pPr>
        <w:pStyle w:val="11"/>
        <w:rPr>
          <w:lang w:eastAsia="zh-TW"/>
        </w:rPr>
      </w:pPr>
      <w:r>
        <w:rPr>
          <w:lang w:eastAsia="zh-TW"/>
        </w:rPr>
        <w:t>Adela and Angela Chan disappeared into the distance.</w:t>
      </w:r>
    </w:p>
    <w:p w14:paraId="0306C5B8" w14:textId="14345977" w:rsidR="00162074" w:rsidRDefault="006E4140">
      <w:pPr>
        <w:pStyle w:val="Heading2"/>
      </w:pPr>
      <w:bookmarkStart w:id="95" w:name="_Toc84106707"/>
      <w:r>
        <w:rPr>
          <w:rFonts w:hint="eastAsia"/>
        </w:rPr>
        <w:lastRenderedPageBreak/>
        <w:t>Scene</w:t>
      </w:r>
      <w:r>
        <w:t xml:space="preserve"> X</w:t>
      </w:r>
      <w:bookmarkEnd w:id="95"/>
    </w:p>
    <w:p w14:paraId="35DBE110" w14:textId="77777777" w:rsidR="00162074" w:rsidRDefault="006E4140">
      <w:pPr>
        <w:pStyle w:val="11"/>
      </w:pPr>
      <w:r>
        <w:t>EXTERIOR — Showcase Plaza of EPCOT, where Adela and Angela Chan pick up three triangular Alucobond panels each.</w:t>
      </w:r>
    </w:p>
    <w:p w14:paraId="4F55E5A6" w14:textId="77777777" w:rsidR="00162074" w:rsidRDefault="006E4140">
      <w:pPr>
        <w:pStyle w:val="12"/>
      </w:pPr>
      <w:r>
        <w:t>Adela Chan Jr</w:t>
      </w:r>
    </w:p>
    <w:p w14:paraId="2D58030C" w14:textId="77777777" w:rsidR="00162074" w:rsidRDefault="006E4140">
      <w:r>
        <w:t>What is it doing with the most Eternally Persistent Centerpiece on Terrain ruined?</w:t>
      </w:r>
    </w:p>
    <w:p w14:paraId="2479B2DC" w14:textId="77777777" w:rsidR="00162074" w:rsidRDefault="006E4140">
      <w:pPr>
        <w:pStyle w:val="12"/>
      </w:pPr>
      <w:r>
        <w:t>Angela Chan</w:t>
      </w:r>
    </w:p>
    <w:p w14:paraId="6BCF710B" w14:textId="77777777" w:rsidR="00162074" w:rsidRDefault="006E4140">
      <w:r>
        <w:t>It’s no difficulty to explain the ruins, to be covered by solar panels instead.</w:t>
      </w:r>
    </w:p>
    <w:p w14:paraId="1030AC02" w14:textId="77777777" w:rsidR="00162074" w:rsidRDefault="006E4140">
      <w:pPr>
        <w:pStyle w:val="12"/>
      </w:pPr>
      <w:r>
        <w:t>Adela Chan Jr</w:t>
      </w:r>
    </w:p>
    <w:p w14:paraId="364389B1" w14:textId="77777777" w:rsidR="00162074" w:rsidRDefault="006E4140">
      <w:r>
        <w:t xml:space="preserve">ALOFT ELEVAR! </w:t>
      </w:r>
      <w:r>
        <w:rPr>
          <w:i/>
          <w:iCs/>
        </w:rPr>
        <w:t>(The panels float.)</w:t>
      </w:r>
      <w:r>
        <w:t xml:space="preserve"> Let’s go catch it! </w:t>
      </w:r>
      <w:r>
        <w:rPr>
          <w:i/>
          <w:iCs/>
        </w:rPr>
        <w:t>(Runs eastwards)</w:t>
      </w:r>
    </w:p>
    <w:p w14:paraId="58061148" w14:textId="77777777" w:rsidR="00162074" w:rsidRDefault="006E4140">
      <w:pPr>
        <w:pStyle w:val="11"/>
      </w:pPr>
      <w:r>
        <w:t>Dressed as Chip and Dale, the Goofy Gophers, Mac and Tosh leap in, tripping Adela and Angela Chan. Six panels fall into the World Showcase Lagoon</w:t>
      </w:r>
    </w:p>
    <w:p w14:paraId="7BD1EA05" w14:textId="77777777" w:rsidR="00162074" w:rsidRDefault="006E4140">
      <w:pPr>
        <w:pStyle w:val="12"/>
      </w:pPr>
      <w:r>
        <w:t>Mac</w:t>
      </w:r>
    </w:p>
    <w:p w14:paraId="3F0BAD1D" w14:textId="77777777" w:rsidR="00162074" w:rsidRDefault="006E4140">
      <w:r>
        <w:t>London Bridge is down!</w:t>
      </w:r>
    </w:p>
    <w:p w14:paraId="3DFD0F92" w14:textId="77777777" w:rsidR="00162074" w:rsidRDefault="006E4140">
      <w:pPr>
        <w:pStyle w:val="12"/>
      </w:pPr>
      <w:r>
        <w:t>Tosh</w:t>
      </w:r>
    </w:p>
    <w:p w14:paraId="304B2C4E" w14:textId="77777777" w:rsidR="00162074" w:rsidRDefault="006E4140">
      <w:r>
        <w:t>Indubitably!</w:t>
      </w:r>
    </w:p>
    <w:p w14:paraId="4EEF8520" w14:textId="77777777" w:rsidR="00162074" w:rsidRDefault="006E4140">
      <w:pPr>
        <w:pStyle w:val="12"/>
      </w:pPr>
      <w:r>
        <w:t>Angela Chan</w:t>
      </w:r>
    </w:p>
    <w:p w14:paraId="34342C8B" w14:textId="77777777" w:rsidR="005A7C00" w:rsidRDefault="006E4140">
      <w:r>
        <w:rPr>
          <w:i/>
          <w:iCs/>
        </w:rPr>
        <w:t>(Stands up)</w:t>
      </w:r>
      <w:r>
        <w:t xml:space="preserve"> These are not the pair of Chip and Dale</w:t>
      </w:r>
      <w:r w:rsidR="005A7C00">
        <w:t xml:space="preserve">! </w:t>
      </w:r>
    </w:p>
    <w:p w14:paraId="493DF234" w14:textId="7FDF3B84" w:rsidR="005A7C00" w:rsidRDefault="005A7C00" w:rsidP="005A7C00">
      <w:pPr>
        <w:pStyle w:val="12"/>
      </w:pPr>
      <w:r>
        <w:t>Mac</w:t>
      </w:r>
    </w:p>
    <w:p w14:paraId="31FB27A5" w14:textId="61D55217" w:rsidR="005A7C00" w:rsidRDefault="004758B7" w:rsidP="005A7C00">
      <w:r>
        <w:t>Would you like to visit my Antique Shop?</w:t>
      </w:r>
    </w:p>
    <w:p w14:paraId="4FBB1D03" w14:textId="5B27940F" w:rsidR="008D4EB0" w:rsidRDefault="008D4EB0" w:rsidP="008D4EB0">
      <w:pPr>
        <w:pStyle w:val="12"/>
      </w:pPr>
      <w:r>
        <w:t>Adela Chan Jr</w:t>
      </w:r>
    </w:p>
    <w:p w14:paraId="1867DD11" w14:textId="560A6944" w:rsidR="008D4EB0" w:rsidRPr="008D4EB0" w:rsidRDefault="008D4EB0" w:rsidP="008D4EB0">
      <w:r>
        <w:t xml:space="preserve">No, </w:t>
      </w:r>
      <w:r w:rsidR="00D734FA">
        <w:t>it is</w:t>
      </w:r>
      <w:r>
        <w:t xml:space="preserve"> n</w:t>
      </w:r>
      <w:r w:rsidR="00D734FA">
        <w:t>ever</w:t>
      </w:r>
      <w:r>
        <w:t xml:space="preserve"> worth v</w:t>
      </w:r>
      <w:r w:rsidR="00D734FA">
        <w:t>isiting.</w:t>
      </w:r>
    </w:p>
    <w:p w14:paraId="6A5C452E" w14:textId="7741E9AD" w:rsidR="005A7C00" w:rsidRDefault="005A7C00" w:rsidP="005A7C00">
      <w:pPr>
        <w:pStyle w:val="12"/>
      </w:pPr>
      <w:r>
        <w:t>Tosh</w:t>
      </w:r>
    </w:p>
    <w:p w14:paraId="36AE8FF4" w14:textId="31E45D64" w:rsidR="008D4EB0" w:rsidRDefault="00D734FA" w:rsidP="008D4EB0">
      <w:r>
        <w:t xml:space="preserve">I </w:t>
      </w:r>
      <w:r w:rsidR="00B66966">
        <w:t>am asking the other bird. Would you like</w:t>
      </w:r>
      <w:r>
        <w:t xml:space="preserve"> </w:t>
      </w:r>
      <w:r w:rsidR="00B66966">
        <w:t xml:space="preserve">some </w:t>
      </w:r>
      <w:r w:rsidR="00E87BD9">
        <w:t>China</w:t>
      </w:r>
      <w:r w:rsidR="00B66966">
        <w:t xml:space="preserve"> dishes?</w:t>
      </w:r>
    </w:p>
    <w:p w14:paraId="58569D94" w14:textId="3DB77282" w:rsidR="00B66966" w:rsidRDefault="00E87BD9" w:rsidP="00E87BD9">
      <w:pPr>
        <w:pStyle w:val="12"/>
      </w:pPr>
      <w:r>
        <w:t>Angela Chan</w:t>
      </w:r>
    </w:p>
    <w:p w14:paraId="53B56360" w14:textId="01FD880F" w:rsidR="001254EB" w:rsidRDefault="00E87BD9">
      <w:r>
        <w:rPr>
          <w:i/>
          <w:iCs/>
        </w:rPr>
        <w:t>(Grabs Mac and Tosh)</w:t>
      </w:r>
      <w:r>
        <w:t xml:space="preserve"> </w:t>
      </w:r>
      <w:r w:rsidR="00C56182">
        <w:t xml:space="preserve">No, </w:t>
      </w:r>
      <w:r>
        <w:t>Macintosh.</w:t>
      </w:r>
    </w:p>
    <w:p w14:paraId="76595407" w14:textId="5CED5A69" w:rsidR="001254EB" w:rsidRDefault="001254EB" w:rsidP="001254EB">
      <w:pPr>
        <w:pStyle w:val="12"/>
      </w:pPr>
      <w:r>
        <w:t>Mac, Tosh</w:t>
      </w:r>
    </w:p>
    <w:p w14:paraId="18B25F37" w14:textId="46F6A08B" w:rsidR="001254EB" w:rsidRDefault="001254EB" w:rsidP="001254EB">
      <w:r>
        <w:t>Here!</w:t>
      </w:r>
    </w:p>
    <w:p w14:paraId="64870960" w14:textId="4538DCFD" w:rsidR="001254EB" w:rsidRPr="001254EB" w:rsidRDefault="001254EB" w:rsidP="001254EB">
      <w:pPr>
        <w:pStyle w:val="12"/>
      </w:pPr>
      <w:r>
        <w:t>Adela Chan Jr</w:t>
      </w:r>
    </w:p>
    <w:p w14:paraId="726FA382" w14:textId="65283CE7" w:rsidR="005A7C00" w:rsidRDefault="006E4140">
      <w:r>
        <w:t>Cam Sh</w:t>
      </w:r>
      <w:r>
        <w:rPr>
          <w:rFonts w:hint="eastAsia"/>
        </w:rPr>
        <w:t>ot</w:t>
      </w:r>
      <w:r>
        <w:t>!</w:t>
      </w:r>
    </w:p>
    <w:p w14:paraId="03EF3D71" w14:textId="0C14C0F7" w:rsidR="005A7C00" w:rsidRPr="005A7C00" w:rsidRDefault="006E4140" w:rsidP="005A7C00">
      <w:pPr>
        <w:pStyle w:val="11"/>
      </w:pPr>
      <w:r>
        <w:t>The screen cuts a photograph with a sound of snapshot, and the photograph flips over.</w:t>
      </w:r>
    </w:p>
    <w:p w14:paraId="06989FA5" w14:textId="2F687271" w:rsidR="00162074" w:rsidRDefault="006E4140">
      <w:pPr>
        <w:pStyle w:val="Heading2"/>
      </w:pPr>
      <w:bookmarkStart w:id="96" w:name="_Toc84106708"/>
      <w:r>
        <w:t>Scene X</w:t>
      </w:r>
      <w:r w:rsidR="00B76F2B">
        <w:t>I</w:t>
      </w:r>
      <w:bookmarkEnd w:id="96"/>
    </w:p>
    <w:p w14:paraId="28312D46" w14:textId="77777777" w:rsidR="00162074" w:rsidRDefault="006E4140">
      <w:pPr>
        <w:pStyle w:val="11"/>
      </w:pPr>
      <w:r>
        <w:t>EXTERIOR — PLAY Pavilion. Failing to summon MICROSOFIA, Adela and Angela contribute two gophers, Mac and Tosh, to the ladies present.</w:t>
      </w:r>
    </w:p>
    <w:p w14:paraId="01A28FFB" w14:textId="77777777" w:rsidR="00162074" w:rsidRDefault="006E4140">
      <w:pPr>
        <w:pStyle w:val="12"/>
      </w:pPr>
      <w:r>
        <w:t>Adela Chan Jr</w:t>
      </w:r>
    </w:p>
    <w:p w14:paraId="547A307A" w14:textId="77777777" w:rsidR="00162074" w:rsidRDefault="006E4140">
      <w:r>
        <w:t>How shall we deal with these two alien gophers?</w:t>
      </w:r>
    </w:p>
    <w:p w14:paraId="6EA29D2C" w14:textId="77777777" w:rsidR="00162074" w:rsidRDefault="006E4140">
      <w:pPr>
        <w:pStyle w:val="12"/>
      </w:pPr>
      <w:r>
        <w:lastRenderedPageBreak/>
        <w:t>Snow White, Aurora</w:t>
      </w:r>
    </w:p>
    <w:p w14:paraId="6F749904" w14:textId="77777777" w:rsidR="00162074" w:rsidRDefault="006E4140">
      <w:r>
        <w:t>I want to keep them as pets.</w:t>
      </w:r>
    </w:p>
    <w:p w14:paraId="671F2E5B" w14:textId="77777777" w:rsidR="00162074" w:rsidRDefault="006E4140">
      <w:pPr>
        <w:pStyle w:val="12"/>
      </w:pPr>
      <w:r>
        <w:t>Cinderella</w:t>
      </w:r>
    </w:p>
    <w:p w14:paraId="3242354C" w14:textId="77777777" w:rsidR="00162074" w:rsidRDefault="006E4140">
      <w:r>
        <w:t>Jaq and Gus will be loving them.</w:t>
      </w:r>
    </w:p>
    <w:p w14:paraId="31036F17" w14:textId="77777777" w:rsidR="00162074" w:rsidRDefault="006E4140">
      <w:pPr>
        <w:pStyle w:val="12"/>
      </w:pPr>
      <w:r>
        <w:t>Belle</w:t>
      </w:r>
    </w:p>
    <w:p w14:paraId="6BC98DF5" w14:textId="77777777" w:rsidR="00162074" w:rsidRDefault="006E4140">
      <w:pPr>
        <w:rPr>
          <w:i/>
          <w:iCs/>
        </w:rPr>
      </w:pPr>
      <w:r>
        <w:t xml:space="preserve">So will our valets and maids, but don’t let them break Potts and Chips, bite Wardrobe and Cogsworth, or blow out Lumiere. </w:t>
      </w:r>
      <w:r>
        <w:rPr>
          <w:i/>
          <w:iCs/>
        </w:rPr>
        <w:t>(Delivers a striped hide to Adela and Angela Chan)</w:t>
      </w:r>
    </w:p>
    <w:p w14:paraId="2E57F095" w14:textId="77777777" w:rsidR="00162074" w:rsidRDefault="006E4140">
      <w:pPr>
        <w:pStyle w:val="12"/>
      </w:pPr>
      <w:r>
        <w:t>Jasmine, Mulan</w:t>
      </w:r>
    </w:p>
    <w:p w14:paraId="7EB55247" w14:textId="77777777" w:rsidR="00162074" w:rsidRDefault="006E4140">
      <w:r>
        <w:t>Danger!</w:t>
      </w:r>
    </w:p>
    <w:p w14:paraId="0D2258F2" w14:textId="77777777" w:rsidR="00162074" w:rsidRDefault="006E4140">
      <w:pPr>
        <w:pStyle w:val="11"/>
      </w:pPr>
      <w:r>
        <w:t>Pocahontas summons the wind to blow Adela and Angela Chan away.</w:t>
      </w:r>
    </w:p>
    <w:p w14:paraId="79BAE5CC" w14:textId="77777777" w:rsidR="00162074" w:rsidRDefault="006E4140">
      <w:pPr>
        <w:pStyle w:val="12"/>
      </w:pPr>
      <w:r>
        <w:t>Angela Chan</w:t>
      </w:r>
    </w:p>
    <w:p w14:paraId="120EB18F" w14:textId="77777777" w:rsidR="00162074" w:rsidRDefault="006E4140">
      <w:r>
        <w:rPr>
          <w:i/>
          <w:iCs/>
        </w:rPr>
        <w:t>(Yelling)</w:t>
      </w:r>
      <w:r>
        <w:t xml:space="preserve"> Sorry, danger is not from them but the sorcerers in our basements!</w:t>
      </w:r>
    </w:p>
    <w:p w14:paraId="58BE6489" w14:textId="77777777" w:rsidR="00162074" w:rsidRDefault="006E4140">
      <w:pPr>
        <w:pStyle w:val="11"/>
      </w:pPr>
      <w:r>
        <w:t>Gandalf the Grey enters, with Bilbo and Frodo Baggins following.</w:t>
      </w:r>
    </w:p>
    <w:p w14:paraId="1B23AE58" w14:textId="77777777" w:rsidR="00162074" w:rsidRDefault="006E4140">
      <w:pPr>
        <w:pStyle w:val="12"/>
      </w:pPr>
      <w:r>
        <w:t>Gandalf the Grey</w:t>
      </w:r>
    </w:p>
    <w:p w14:paraId="42E41FE3" w14:textId="77777777" w:rsidR="00162074" w:rsidRDefault="006E4140">
      <w:r>
        <w:t>Ha-ha-ha! You shall not escape!</w:t>
      </w:r>
    </w:p>
    <w:p w14:paraId="44A830F7" w14:textId="77777777" w:rsidR="00162074" w:rsidRDefault="006E4140">
      <w:pPr>
        <w:pStyle w:val="11"/>
      </w:pPr>
      <w:r>
        <w:t>Thunder strikes the pavilion, only to light up the devices.</w:t>
      </w:r>
    </w:p>
    <w:p w14:paraId="036B43FC" w14:textId="77777777" w:rsidR="00162074" w:rsidRDefault="006E4140">
      <w:pPr>
        <w:pStyle w:val="12"/>
      </w:pPr>
      <w:r>
        <w:t>Bilbo Baggins</w:t>
      </w:r>
    </w:p>
    <w:p w14:paraId="451BBC44" w14:textId="77777777" w:rsidR="00162074" w:rsidRDefault="006E4140">
      <w:r>
        <w:t>Missed!</w:t>
      </w:r>
    </w:p>
    <w:p w14:paraId="54124C80" w14:textId="77777777" w:rsidR="00162074" w:rsidRDefault="006E4140">
      <w:pPr>
        <w:pStyle w:val="12"/>
      </w:pPr>
      <w:r>
        <w:t>Frodo Baggins</w:t>
      </w:r>
    </w:p>
    <w:p w14:paraId="5D0DB57F" w14:textId="77777777" w:rsidR="00162074" w:rsidRDefault="006E4140">
      <w:pPr>
        <w:rPr>
          <w:i/>
          <w:iCs/>
        </w:rPr>
      </w:pPr>
      <w:r>
        <w:t xml:space="preserve">Show up your hands! </w:t>
      </w:r>
      <w:r>
        <w:rPr>
          <w:i/>
          <w:iCs/>
        </w:rPr>
        <w:t>(Pointing Mulan and Jasmine)</w:t>
      </w:r>
    </w:p>
    <w:p w14:paraId="71F8B1A9" w14:textId="77777777" w:rsidR="00162074" w:rsidRDefault="006E4140">
      <w:pPr>
        <w:pStyle w:val="11"/>
      </w:pPr>
      <w:r>
        <w:t>Adela Chan Jr lifts Mac whilst Angela Chan lifts Tosh. Vanellope von Schweetz teleport herself inside Frodo Baggins, causing him in agony. Adela and Angela Chan lead the ladies to the secret exit of PLAY Pavilion.</w:t>
      </w:r>
    </w:p>
    <w:p w14:paraId="6CC48924" w14:textId="54FB1DFC" w:rsidR="00162074" w:rsidRDefault="006E4140">
      <w:pPr>
        <w:pStyle w:val="Heading2"/>
      </w:pPr>
      <w:bookmarkStart w:id="97" w:name="_Toc84106709"/>
      <w:r>
        <w:t>Scene XI</w:t>
      </w:r>
      <w:r w:rsidR="00B76F2B">
        <w:t>I</w:t>
      </w:r>
      <w:bookmarkEnd w:id="97"/>
    </w:p>
    <w:p w14:paraId="4ACE27E2" w14:textId="77777777" w:rsidR="00162074" w:rsidRDefault="006E4140">
      <w:pPr>
        <w:pStyle w:val="11"/>
      </w:pPr>
      <w:r>
        <w:t>INTERIOR — Latin America Pavilion, loaded with Mexican mice. Adela and Angela Chan et alia enters the Mesoamerican pyramid, its main structure.</w:t>
      </w:r>
    </w:p>
    <w:p w14:paraId="61DCE20A" w14:textId="77777777" w:rsidR="00162074" w:rsidRDefault="006E4140">
      <w:pPr>
        <w:pStyle w:val="12"/>
      </w:pPr>
      <w:r>
        <w:t>Angela Chan</w:t>
      </w:r>
    </w:p>
    <w:p w14:paraId="71D88AC6" w14:textId="77777777" w:rsidR="00162074" w:rsidRDefault="006E4140">
      <w:r>
        <w:t>Here is the museum area, contains traveling exhibits on Mexican culture and history.</w:t>
      </w:r>
    </w:p>
    <w:p w14:paraId="1B50B269" w14:textId="77777777" w:rsidR="00162074" w:rsidRDefault="006E4140">
      <w:pPr>
        <w:pStyle w:val="12"/>
      </w:pPr>
      <w:r>
        <w:t>Adela Chan Jr</w:t>
      </w:r>
    </w:p>
    <w:p w14:paraId="01D92FF4" w14:textId="77777777" w:rsidR="00162074" w:rsidRDefault="006E4140">
      <w:pPr>
        <w:rPr>
          <w:i/>
          <w:iCs/>
        </w:rPr>
      </w:pPr>
      <w:r>
        <w:rPr>
          <w:i/>
          <w:iCs/>
        </w:rPr>
        <w:t>(Points to the letters carved on the wall)</w:t>
      </w:r>
      <w:r>
        <w:t xml:space="preserve"> </w:t>
      </w:r>
      <w:r>
        <w:rPr>
          <w:i/>
          <w:iCs/>
        </w:rPr>
        <w:t>¡El Rio de Tiempo es largo y perdurable!</w:t>
      </w:r>
      <w:r>
        <w:t xml:space="preserve"> [The River of Time is long and permanent!] </w:t>
      </w:r>
      <w:r>
        <w:rPr>
          <w:i/>
          <w:iCs/>
        </w:rPr>
        <w:t>(Sweeps some mice into the river that flows into the Lagoon)</w:t>
      </w:r>
    </w:p>
    <w:p w14:paraId="041153E6" w14:textId="77777777" w:rsidR="00162074" w:rsidRDefault="006E4140">
      <w:pPr>
        <w:pStyle w:val="12"/>
      </w:pPr>
      <w:r>
        <w:t>Speedy Gonzales</w:t>
      </w:r>
    </w:p>
    <w:p w14:paraId="27CC5123" w14:textId="77777777" w:rsidR="00162074" w:rsidRDefault="006E4140">
      <w:r>
        <w:rPr>
          <w:i/>
          <w:iCs/>
        </w:rPr>
        <w:t>¡Buenos Dias!</w:t>
      </w:r>
      <w:r>
        <w:t xml:space="preserve"> [Good morning!]</w:t>
      </w:r>
    </w:p>
    <w:p w14:paraId="6451671F" w14:textId="77777777" w:rsidR="00162074" w:rsidRDefault="006E4140">
      <w:pPr>
        <w:pStyle w:val="11"/>
      </w:pPr>
      <w:r>
        <w:t>Adela and Angela Chan et alia step forward into the KIDCOT Fun Stop Mexico.</w:t>
      </w:r>
    </w:p>
    <w:p w14:paraId="21EE02CB" w14:textId="77777777" w:rsidR="00162074" w:rsidRDefault="006E4140">
      <w:pPr>
        <w:pStyle w:val="12"/>
      </w:pPr>
      <w:r>
        <w:lastRenderedPageBreak/>
        <w:t>Mulan</w:t>
      </w:r>
    </w:p>
    <w:p w14:paraId="42EDDE8B" w14:textId="77777777" w:rsidR="00162074" w:rsidRDefault="006E4140">
      <w:r>
        <w:t>I feel a bit confused.</w:t>
      </w:r>
    </w:p>
    <w:p w14:paraId="3A7F4833" w14:textId="77777777" w:rsidR="00162074" w:rsidRDefault="006E4140">
      <w:pPr>
        <w:pStyle w:val="12"/>
      </w:pPr>
      <w:r>
        <w:t>Angela Chan</w:t>
      </w:r>
    </w:p>
    <w:p w14:paraId="40018DDD" w14:textId="77777777" w:rsidR="00162074" w:rsidRDefault="006E4140">
      <w:r>
        <w:t>It rearranges, “Adelie urges mobile property reload.”</w:t>
      </w:r>
    </w:p>
    <w:p w14:paraId="16AC401D" w14:textId="77777777" w:rsidR="00162074" w:rsidRDefault="006E4140">
      <w:pPr>
        <w:pStyle w:val="12"/>
      </w:pPr>
      <w:r>
        <w:t>Mulan</w:t>
      </w:r>
    </w:p>
    <w:p w14:paraId="6924506E" w14:textId="77777777" w:rsidR="00162074" w:rsidRDefault="006E4140">
      <w:r>
        <w:t>What is “Mobile property”?</w:t>
      </w:r>
    </w:p>
    <w:p w14:paraId="312E7922" w14:textId="77777777" w:rsidR="00162074" w:rsidRDefault="006E4140">
      <w:pPr>
        <w:pStyle w:val="12"/>
      </w:pPr>
      <w:r>
        <w:t>Adela Chan</w:t>
      </w:r>
    </w:p>
    <w:p w14:paraId="5EE9D9C7" w14:textId="77777777" w:rsidR="00162074" w:rsidRDefault="006E4140">
      <w:r>
        <w:t>World Showcase exhibitions and attractions, especially ones in KIDCOT Fun Stops. As they are devoured and burrowed by these Mexican mice, we have been urging to reload them.</w:t>
      </w:r>
    </w:p>
    <w:p w14:paraId="4C548B9F" w14:textId="77777777" w:rsidR="00162074" w:rsidRDefault="006E4140">
      <w:pPr>
        <w:pStyle w:val="12"/>
      </w:pPr>
      <w:r>
        <w:t>Mulan</w:t>
      </w:r>
    </w:p>
    <w:p w14:paraId="627D34EA" w14:textId="77777777" w:rsidR="00162074" w:rsidRDefault="006E4140">
      <w:r>
        <w:t>Execute.</w:t>
      </w:r>
    </w:p>
    <w:p w14:paraId="7863F342" w14:textId="77777777" w:rsidR="00162074" w:rsidRDefault="006E4140">
      <w:pPr>
        <w:pStyle w:val="11"/>
      </w:pPr>
      <w:r>
        <w:t>The mice absconding to all the directions, all edge out to Nordic Pavilion.</w:t>
      </w:r>
    </w:p>
    <w:p w14:paraId="2D782DA7" w14:textId="40BA2A95" w:rsidR="00162074" w:rsidRDefault="006E4140">
      <w:pPr>
        <w:pStyle w:val="Heading2"/>
      </w:pPr>
      <w:bookmarkStart w:id="98" w:name="_Toc84106710"/>
      <w:r>
        <w:t>Scene XII</w:t>
      </w:r>
      <w:r w:rsidR="00B76F2B">
        <w:t>I</w:t>
      </w:r>
      <w:bookmarkEnd w:id="98"/>
    </w:p>
    <w:p w14:paraId="767C311D" w14:textId="77777777" w:rsidR="00162074" w:rsidRDefault="006E4140">
      <w:pPr>
        <w:pStyle w:val="11"/>
      </w:pPr>
      <w:r>
        <w:t>INTERIOR — Nordics Pavilion, with assorted Nordic clothing, candy, and statuettes of Norse gods and trolls arranged in rows, to Adela and Angela Chan’s favor upon arrival.</w:t>
      </w:r>
    </w:p>
    <w:p w14:paraId="15751063" w14:textId="77777777" w:rsidR="00162074" w:rsidRDefault="006E4140">
      <w:pPr>
        <w:pStyle w:val="12"/>
      </w:pPr>
      <w:r>
        <w:t>Adela Chan Jr</w:t>
      </w:r>
    </w:p>
    <w:p w14:paraId="47025A57" w14:textId="77777777" w:rsidR="00162074" w:rsidRDefault="006E4140">
      <w:r>
        <w:t>As Norway and Iceland failed to join the Eternal Unity, whilst Denmark and Sweden failed to apply EU Regal Order, it just seems to lack something.</w:t>
      </w:r>
    </w:p>
    <w:p w14:paraId="4050942C" w14:textId="77777777" w:rsidR="00162074" w:rsidRDefault="006E4140">
      <w:pPr>
        <w:pStyle w:val="12"/>
      </w:pPr>
      <w:r>
        <w:t>Angela Chan</w:t>
      </w:r>
    </w:p>
    <w:p w14:paraId="6E512A48" w14:textId="77777777" w:rsidR="00162074" w:rsidRDefault="006E4140">
      <w:r>
        <w:t>Elsa and Anna!</w:t>
      </w:r>
    </w:p>
    <w:p w14:paraId="3AD0053E" w14:textId="77777777" w:rsidR="00162074" w:rsidRDefault="006E4140">
      <w:pPr>
        <w:pStyle w:val="11"/>
      </w:pPr>
      <w:r>
        <w:t>Elsa and Anna emerge from a corner.</w:t>
      </w:r>
    </w:p>
    <w:p w14:paraId="5965E361" w14:textId="77777777" w:rsidR="00162074" w:rsidRDefault="006E4140">
      <w:pPr>
        <w:pStyle w:val="12"/>
      </w:pPr>
      <w:r>
        <w:t>Adela Chan Jr</w:t>
      </w:r>
    </w:p>
    <w:p w14:paraId="34D0E17F" w14:textId="77777777" w:rsidR="00162074" w:rsidRDefault="006E4140">
      <w:r>
        <w:t>Welcome back, your Majesties!</w:t>
      </w:r>
    </w:p>
    <w:p w14:paraId="4C679622" w14:textId="77777777" w:rsidR="00162074" w:rsidRDefault="006E4140">
      <w:pPr>
        <w:pStyle w:val="12"/>
      </w:pPr>
      <w:r>
        <w:t>Anna</w:t>
      </w:r>
    </w:p>
    <w:p w14:paraId="3CF77DC1" w14:textId="77777777" w:rsidR="00162074" w:rsidRDefault="006E4140">
      <w:r>
        <w:t>Have you ever passed by the ruins of pavilions?</w:t>
      </w:r>
    </w:p>
    <w:p w14:paraId="7DA02210" w14:textId="77777777" w:rsidR="00162074" w:rsidRDefault="006E4140">
      <w:pPr>
        <w:pStyle w:val="11"/>
      </w:pPr>
      <w:r>
        <w:t>Elsa raises an icy blue firework and enters the pavilion.</w:t>
      </w:r>
    </w:p>
    <w:p w14:paraId="0347AE90" w14:textId="77777777" w:rsidR="00162074" w:rsidRDefault="006E4140">
      <w:pPr>
        <w:pStyle w:val="12"/>
      </w:pPr>
      <w:r>
        <w:t>Adela Chan Jr</w:t>
      </w:r>
    </w:p>
    <w:p w14:paraId="70006968" w14:textId="77777777" w:rsidR="00162074" w:rsidRDefault="006E4140">
      <w:r>
        <w:t>Yes, seven pavilions have been exploded at last midnight. Anyway, the ladies had all been rescued before midnight and no effects are conveyed to other pavilions and the International Gateway yet.</w:t>
      </w:r>
    </w:p>
    <w:p w14:paraId="5AD8A33B" w14:textId="77777777" w:rsidR="00162074" w:rsidRDefault="006E4140">
      <w:pPr>
        <w:pStyle w:val="12"/>
      </w:pPr>
      <w:r>
        <w:t>Elsa</w:t>
      </w:r>
    </w:p>
    <w:p w14:paraId="43FB074B" w14:textId="77777777" w:rsidR="00162074" w:rsidRDefault="006E4140">
      <w:r>
        <w:t>What a pity!</w:t>
      </w:r>
    </w:p>
    <w:p w14:paraId="1053A190" w14:textId="77777777" w:rsidR="00162074" w:rsidRDefault="006E4140">
      <w:pPr>
        <w:pStyle w:val="11"/>
      </w:pPr>
      <w:r>
        <w:t>Shaking hands with Elsa, Adela Chan Jr appears immune to Elsa’s magic, only to grip a snowball.</w:t>
      </w:r>
    </w:p>
    <w:p w14:paraId="7369D891" w14:textId="77777777" w:rsidR="00162074" w:rsidRDefault="006E4140">
      <w:pPr>
        <w:pStyle w:val="12"/>
      </w:pPr>
      <w:r>
        <w:t>Adela Chan Jr</w:t>
      </w:r>
    </w:p>
    <w:p w14:paraId="3EA628EA" w14:textId="77777777" w:rsidR="00162074" w:rsidRDefault="006E4140">
      <w:pPr>
        <w:rPr>
          <w:i/>
          <w:iCs/>
        </w:rPr>
      </w:pPr>
      <w:r>
        <w:t xml:space="preserve">That’s easy to explain. It’s the privates of the untied tastes who set bombs to </w:t>
      </w:r>
      <w:r>
        <w:lastRenderedPageBreak/>
        <w:t xml:space="preserve">execute our Ladies. Let’s track them! </w:t>
      </w:r>
      <w:r>
        <w:rPr>
          <w:i/>
          <w:iCs/>
        </w:rPr>
        <w:t>(Throws the snowball to the lagoon)</w:t>
      </w:r>
    </w:p>
    <w:p w14:paraId="077C64C4" w14:textId="77777777" w:rsidR="00162074" w:rsidRDefault="006E4140">
      <w:pPr>
        <w:pStyle w:val="11"/>
      </w:pPr>
      <w:r>
        <w:t>Adela and Angela Chan depart to track the other ladies.</w:t>
      </w:r>
    </w:p>
    <w:p w14:paraId="4A3258D1" w14:textId="4897F17B" w:rsidR="00162074" w:rsidRDefault="006E4140">
      <w:pPr>
        <w:pStyle w:val="Heading2"/>
      </w:pPr>
      <w:bookmarkStart w:id="99" w:name="_Toc84106711"/>
      <w:r>
        <w:t>Scene XI</w:t>
      </w:r>
      <w:r w:rsidR="00B76F2B">
        <w:t>V</w:t>
      </w:r>
      <w:bookmarkEnd w:id="99"/>
    </w:p>
    <w:p w14:paraId="08862AD0" w14:textId="77777777" w:rsidR="00162074" w:rsidRDefault="006E4140">
      <w:pPr>
        <w:pStyle w:val="11"/>
      </w:pPr>
      <w:r>
        <w:t>INTERIOR — China Pavilion. Adela and Angela Chan direct the ladies in, except Anna and Elsa, who guards the Nordics Pavilion.</w:t>
      </w:r>
    </w:p>
    <w:p w14:paraId="1E251BB9" w14:textId="77777777" w:rsidR="00162074" w:rsidRDefault="006E4140">
      <w:pPr>
        <w:pStyle w:val="12"/>
      </w:pPr>
      <w:r>
        <w:t>Mulan</w:t>
      </w:r>
    </w:p>
    <w:p w14:paraId="10A5377D" w14:textId="77777777" w:rsidR="00162074" w:rsidRDefault="006E4140">
      <w:pPr>
        <w:rPr>
          <w:i/>
          <w:iCs/>
        </w:rPr>
      </w:pPr>
      <w:r>
        <w:t xml:space="preserve">Welcome to our Wondrous China! This seamless and monumental 360° Circle-Vision film is starting in the Hall of Prayer for Good Harvest to view. Warm and appealing, it’s our most brilliant introduction to the people and natural beauty of China ever. </w:t>
      </w:r>
      <w:r>
        <w:rPr>
          <w:i/>
          <w:iCs/>
        </w:rPr>
        <w:t>(The clock strikes 01:00:01)</w:t>
      </w:r>
      <w:r>
        <w:t xml:space="preserve"> One, two, three! </w:t>
      </w:r>
      <w:r>
        <w:rPr>
          <w:i/>
          <w:iCs/>
        </w:rPr>
        <w:t>(The film Wondrous China starts)</w:t>
      </w:r>
    </w:p>
    <w:p w14:paraId="2D4E817D" w14:textId="77777777" w:rsidR="00162074" w:rsidRDefault="006E4140">
      <w:pPr>
        <w:pStyle w:val="12"/>
      </w:pPr>
      <w:r>
        <w:t>Adela Chan Jr</w:t>
      </w:r>
    </w:p>
    <w:p w14:paraId="37CA7266" w14:textId="1D2BFCA6" w:rsidR="00162074" w:rsidRDefault="006E4140">
      <w:r>
        <w:t>Yeah,</w:t>
      </w:r>
      <w:r w:rsidR="00FC2AFC">
        <w:t xml:space="preserve"> your Highness Mulan,</w:t>
      </w:r>
      <w:r>
        <w:t xml:space="preserve"> China is the most wondrous country I have ever been to</w:t>
      </w:r>
      <w:r w:rsidR="008E34BE">
        <w:t>, instead of the</w:t>
      </w:r>
      <w:r w:rsidR="002F7609">
        <w:t xml:space="preserve"> origins of</w:t>
      </w:r>
      <w:r w:rsidR="008E34BE">
        <w:t xml:space="preserve"> </w:t>
      </w:r>
      <w:r w:rsidR="002F7609">
        <w:t xml:space="preserve">the </w:t>
      </w:r>
      <w:r w:rsidR="008E34BE">
        <w:t xml:space="preserve">untied tastes, </w:t>
      </w:r>
      <w:r w:rsidR="002F7609">
        <w:t xml:space="preserve">the </w:t>
      </w:r>
      <w:r w:rsidR="005452B6">
        <w:rPr>
          <w:rFonts w:hint="eastAsia"/>
        </w:rPr>
        <w:t>demounting</w:t>
      </w:r>
      <w:r w:rsidR="005452B6">
        <w:t xml:space="preserve"> kid</w:t>
      </w:r>
      <w:r w:rsidR="00624A34">
        <w:t xml:space="preserve">, </w:t>
      </w:r>
      <w:r w:rsidR="00A27FFB">
        <w:rPr>
          <w:rFonts w:hint="eastAsia"/>
        </w:rPr>
        <w:t>DNA</w:t>
      </w:r>
      <w:r w:rsidR="00A27FFB">
        <w:t xml:space="preserve"> can</w:t>
      </w:r>
      <w:r w:rsidR="00624A34">
        <w:t xml:space="preserve">, </w:t>
      </w:r>
      <w:r w:rsidR="00AB5E6F">
        <w:t>N</w:t>
      </w:r>
      <w:r w:rsidR="00A27FFB">
        <w:t>-facer</w:t>
      </w:r>
      <w:r w:rsidR="00624A34">
        <w:t xml:space="preserve">, </w:t>
      </w:r>
      <w:r w:rsidR="00A74E01">
        <w:t>gray m</w:t>
      </w:r>
      <w:r w:rsidR="002F7609">
        <w:t>e</w:t>
      </w:r>
      <w:r w:rsidR="00A74E01">
        <w:t>n</w:t>
      </w:r>
      <w:r w:rsidR="00624A34">
        <w:t xml:space="preserve">, </w:t>
      </w:r>
      <w:r w:rsidR="00AB5E6F">
        <w:t>Y-tail</w:t>
      </w:r>
      <w:r w:rsidR="00624A34">
        <w:t xml:space="preserve">, </w:t>
      </w:r>
      <w:r w:rsidR="007C62C7">
        <w:t xml:space="preserve">and </w:t>
      </w:r>
      <w:r w:rsidR="00650BA8">
        <w:t>AA Pin</w:t>
      </w:r>
      <w:r w:rsidR="007C62C7">
        <w:t>.</w:t>
      </w:r>
    </w:p>
    <w:p w14:paraId="6C9392A9" w14:textId="77777777" w:rsidR="00162074" w:rsidRDefault="006E4140">
      <w:pPr>
        <w:pStyle w:val="12"/>
      </w:pPr>
      <w:r>
        <w:t>Mulan</w:t>
      </w:r>
    </w:p>
    <w:p w14:paraId="746E54E7" w14:textId="77777777" w:rsidR="00162074" w:rsidRDefault="006E4140">
      <w:r>
        <w:t>I don’t understand.</w:t>
      </w:r>
    </w:p>
    <w:p w14:paraId="47BC1755" w14:textId="36EB4D86" w:rsidR="00162074" w:rsidRDefault="00FC2AFC">
      <w:pPr>
        <w:pStyle w:val="12"/>
      </w:pPr>
      <w:r>
        <w:rPr>
          <w:rFonts w:hint="eastAsia"/>
        </w:rPr>
        <w:t>Angela</w:t>
      </w:r>
      <w:r>
        <w:t xml:space="preserve"> Chan</w:t>
      </w:r>
    </w:p>
    <w:p w14:paraId="15D7E3A2" w14:textId="6D203454" w:rsidR="00162074" w:rsidRDefault="006E4140">
      <w:r>
        <w:t xml:space="preserve">You just need to notice the standing pavilions of Latin America, Nordics, </w:t>
      </w:r>
      <w:r w:rsidR="00371A9E">
        <w:t>North Africa</w:t>
      </w:r>
      <w:r>
        <w:t xml:space="preserve"> and China, while four other pavilions are being constructed: Russia, Equatorial Africa, Israel and Southeast Asia.</w:t>
      </w:r>
      <w:r w:rsidR="009A4C04">
        <w:t xml:space="preserve"> Your </w:t>
      </w:r>
      <w:r w:rsidR="006C1084">
        <w:t xml:space="preserve">best </w:t>
      </w:r>
      <w:r w:rsidR="009A4C04">
        <w:t>friend Raya is to meet at the last one.</w:t>
      </w:r>
    </w:p>
    <w:p w14:paraId="716C2218" w14:textId="3D38AF93" w:rsidR="00AC4621" w:rsidRDefault="002878D7" w:rsidP="00AC4621">
      <w:pPr>
        <w:pStyle w:val="11"/>
      </w:pPr>
      <w:r>
        <w:rPr>
          <w:rFonts w:hint="eastAsia"/>
        </w:rPr>
        <w:t>Snow</w:t>
      </w:r>
      <w:r>
        <w:t xml:space="preserve"> White, Cinderella, Aurora and Belle burst into moaning.</w:t>
      </w:r>
    </w:p>
    <w:p w14:paraId="2ED12A7D" w14:textId="318E46B4" w:rsidR="006C1084" w:rsidRDefault="006C1084" w:rsidP="006C1084">
      <w:pPr>
        <w:pStyle w:val="12"/>
      </w:pPr>
      <w:r>
        <w:t>Mulan</w:t>
      </w:r>
    </w:p>
    <w:p w14:paraId="626205F9" w14:textId="3A3B2A27" w:rsidR="006C1084" w:rsidRDefault="007C62C7" w:rsidP="006C1084">
      <w:r>
        <w:t>Nice to hear that, but I am keeping this pavilion.</w:t>
      </w:r>
    </w:p>
    <w:p w14:paraId="0ACCEDF1" w14:textId="11B4DE79" w:rsidR="00E82615" w:rsidRDefault="00E82615" w:rsidP="00E82615">
      <w:pPr>
        <w:pStyle w:val="12"/>
      </w:pPr>
      <w:r>
        <w:t>Jasmine, Pocahontas, Tiana, Moana</w:t>
      </w:r>
    </w:p>
    <w:p w14:paraId="62C77596" w14:textId="071731F4" w:rsidR="00E82615" w:rsidRPr="00E82615" w:rsidRDefault="00A70635" w:rsidP="00E82615">
      <w:r>
        <w:t xml:space="preserve">Me, too. </w:t>
      </w:r>
      <w:r w:rsidR="00E82615">
        <w:t xml:space="preserve">Could you please </w:t>
      </w:r>
      <w:r>
        <w:t xml:space="preserve">explain </w:t>
      </w:r>
      <w:r w:rsidR="00FD2EE4">
        <w:t>her</w:t>
      </w:r>
      <w:r>
        <w:t xml:space="preserve"> wondrousness?</w:t>
      </w:r>
    </w:p>
    <w:p w14:paraId="164489D5" w14:textId="77777777" w:rsidR="00162074" w:rsidRDefault="006E4140">
      <w:pPr>
        <w:pStyle w:val="12"/>
      </w:pPr>
      <w:r>
        <w:t>Adela Chan Jr</w:t>
      </w:r>
    </w:p>
    <w:p w14:paraId="5E686AE5" w14:textId="761517F8" w:rsidR="00162074" w:rsidRDefault="00960342">
      <w:r>
        <w:t xml:space="preserve">It is a good bulletin that </w:t>
      </w:r>
      <w:r w:rsidR="006E4140">
        <w:t>China has extinguished two crowned viruses as well as a triangular virus nine years ago, prior to most nations. And then, she regained Tier One peacefully</w:t>
      </w:r>
      <w:r w:rsidR="002D058A">
        <w:t xml:space="preserve"> against the untied tastes, the </w:t>
      </w:r>
      <w:r w:rsidR="002D058A">
        <w:rPr>
          <w:rFonts w:hint="eastAsia"/>
        </w:rPr>
        <w:t>demounting</w:t>
      </w:r>
      <w:r w:rsidR="002D058A">
        <w:t xml:space="preserve"> kid, </w:t>
      </w:r>
      <w:r w:rsidR="002D058A">
        <w:rPr>
          <w:rFonts w:hint="eastAsia"/>
        </w:rPr>
        <w:t>DNA</w:t>
      </w:r>
      <w:r w:rsidR="002D058A">
        <w:t xml:space="preserve"> can, N-facer, gray men, Y-tail, and AA Pin.</w:t>
      </w:r>
      <w:r w:rsidR="00FD2EE4">
        <w:t xml:space="preserve"> </w:t>
      </w:r>
      <w:r w:rsidR="00997D1F">
        <w:t>At that moment</w:t>
      </w:r>
      <w:r w:rsidR="00FD2EE4">
        <w:t xml:space="preserve">, the white terror </w:t>
      </w:r>
      <w:r w:rsidR="00707FD7">
        <w:t>faded out</w:t>
      </w:r>
      <w:r w:rsidR="00615CAF">
        <w:t xml:space="preserve"> the world</w:t>
      </w:r>
      <w:r w:rsidR="00FD2EE4">
        <w:t>.</w:t>
      </w:r>
    </w:p>
    <w:p w14:paraId="66D9CE12" w14:textId="77777777" w:rsidR="00162074" w:rsidRDefault="006E4140">
      <w:pPr>
        <w:pStyle w:val="12"/>
      </w:pPr>
      <w:r>
        <w:t>Mulan</w:t>
      </w:r>
    </w:p>
    <w:p w14:paraId="5640239D" w14:textId="7C09DA07" w:rsidR="002D058A" w:rsidRDefault="006E4140">
      <w:r>
        <w:t xml:space="preserve">Here </w:t>
      </w:r>
      <w:r w:rsidR="002D058A">
        <w:t>comes</w:t>
      </w:r>
      <w:r>
        <w:t xml:space="preserve"> our spark of hope!</w:t>
      </w:r>
    </w:p>
    <w:p w14:paraId="20FE4245" w14:textId="24D3100B" w:rsidR="00FC2AFC" w:rsidRDefault="00FC2AFC" w:rsidP="00FC2AFC">
      <w:pPr>
        <w:pStyle w:val="12"/>
      </w:pPr>
      <w:r>
        <w:t>Angela Chan</w:t>
      </w:r>
    </w:p>
    <w:p w14:paraId="501B475E" w14:textId="3EE677DF" w:rsidR="00FC2AFC" w:rsidRDefault="00DC23A4" w:rsidP="00FC2AFC">
      <w:r>
        <w:t>How will it illuminate the Experimental Prototype Community of Tomorrow?</w:t>
      </w:r>
    </w:p>
    <w:p w14:paraId="50044F41" w14:textId="333CF658" w:rsidR="00DC23A4" w:rsidRDefault="00DC23A4" w:rsidP="00DC23A4">
      <w:pPr>
        <w:pStyle w:val="12"/>
      </w:pPr>
      <w:r>
        <w:lastRenderedPageBreak/>
        <w:t>Mulan</w:t>
      </w:r>
    </w:p>
    <w:p w14:paraId="44C36DCD" w14:textId="3A71478B" w:rsidR="00DC23A4" w:rsidRPr="00DC23A4" w:rsidRDefault="00DC23A4" w:rsidP="00DC23A4">
      <w:r>
        <w:t xml:space="preserve">You merely need to </w:t>
      </w:r>
      <w:r w:rsidR="00AC4621">
        <w:t>throw it into our Spaceship Earth.</w:t>
      </w:r>
    </w:p>
    <w:p w14:paraId="03C0B9F1" w14:textId="77777777" w:rsidR="00162074" w:rsidRDefault="006E4140">
      <w:pPr>
        <w:pStyle w:val="12"/>
      </w:pPr>
      <w:r>
        <w:t>Adela Chan Jr</w:t>
      </w:r>
    </w:p>
    <w:p w14:paraId="13AA062E" w14:textId="77777777" w:rsidR="00162074" w:rsidRDefault="006E4140">
      <w:r>
        <w:t xml:space="preserve">Goodbye! </w:t>
      </w:r>
      <w:r>
        <w:rPr>
          <w:i/>
          <w:iCs/>
        </w:rPr>
        <w:t>(Throws the snowball to World Showcase Lagoon)</w:t>
      </w:r>
    </w:p>
    <w:p w14:paraId="7CBBCBF4" w14:textId="77777777" w:rsidR="00162074" w:rsidRDefault="006E4140">
      <w:pPr>
        <w:pStyle w:val="11"/>
      </w:pPr>
      <w:r>
        <w:t>Adela and Angela Chan left the pavilion.</w:t>
      </w:r>
    </w:p>
    <w:p w14:paraId="4B8C4727" w14:textId="0817DEE4" w:rsidR="00162074" w:rsidRDefault="006E4140">
      <w:pPr>
        <w:pStyle w:val="Heading2"/>
      </w:pPr>
      <w:bookmarkStart w:id="100" w:name="_Toc84106712"/>
      <w:r>
        <w:t>Scene XV</w:t>
      </w:r>
      <w:bookmarkEnd w:id="100"/>
    </w:p>
    <w:p w14:paraId="5F927237" w14:textId="77777777" w:rsidR="00162074" w:rsidRDefault="006E4140">
      <w:pPr>
        <w:pStyle w:val="11"/>
      </w:pPr>
      <w:r>
        <w:t>EXTERIOR — World Showcase, telescope view from Dreamers’ Point. Adela and Angela Chan board a canoe at the International Gateway with two oars.</w:t>
      </w:r>
    </w:p>
    <w:p w14:paraId="10349A06" w14:textId="77777777" w:rsidR="00162074" w:rsidRDefault="006E4140">
      <w:pPr>
        <w:pStyle w:val="12"/>
      </w:pPr>
      <w:r>
        <w:t>Adela Chan Jr</w:t>
      </w:r>
    </w:p>
    <w:p w14:paraId="4D059D30" w14:textId="77777777" w:rsidR="00162074" w:rsidRDefault="006E4140">
      <w:r>
        <w:t>This canoe is probably Pocahontas’.</w:t>
      </w:r>
    </w:p>
    <w:p w14:paraId="6B6C1F70" w14:textId="77777777" w:rsidR="00162074" w:rsidRDefault="006E4140">
      <w:pPr>
        <w:pStyle w:val="12"/>
      </w:pPr>
      <w:r>
        <w:t>Angela Chan</w:t>
      </w:r>
    </w:p>
    <w:p w14:paraId="2DFF0632" w14:textId="77777777" w:rsidR="00162074" w:rsidRDefault="006E4140">
      <w:r>
        <w:t xml:space="preserve">Yes, it is. </w:t>
      </w:r>
      <w:r>
        <w:rPr>
          <w:i/>
          <w:iCs/>
        </w:rPr>
        <w:t>(Both rowing it towards China Pavilion)</w:t>
      </w:r>
    </w:p>
    <w:p w14:paraId="2B9D8568" w14:textId="77777777" w:rsidR="00162074" w:rsidRDefault="006E4140">
      <w:pPr>
        <w:pStyle w:val="12"/>
      </w:pPr>
      <w:r>
        <w:t>(Pocahontas)</w:t>
      </w:r>
    </w:p>
    <w:p w14:paraId="5513A712" w14:textId="77777777" w:rsidR="00162074" w:rsidRDefault="006E4140">
      <w:r>
        <w:t>That’s good! We’re setting off when the show ends!</w:t>
      </w:r>
    </w:p>
    <w:p w14:paraId="6DFD3188" w14:textId="77777777" w:rsidR="00162074" w:rsidRDefault="006E4140">
      <w:pPr>
        <w:pStyle w:val="11"/>
      </w:pPr>
      <w:r>
        <w:t>Whip-zoom to Adela and Angela Chan. A black figure strikes the screen, only to fall under Adela Chan Jr’s oar. Three seconds later, the figure turns out as Daffy Duck dressed as Donald Duck.</w:t>
      </w:r>
    </w:p>
    <w:p w14:paraId="25622000" w14:textId="77777777" w:rsidR="00162074" w:rsidRDefault="006E4140">
      <w:pPr>
        <w:pStyle w:val="12"/>
      </w:pPr>
      <w:r>
        <w:t>Daffy Duck</w:t>
      </w:r>
    </w:p>
    <w:p w14:paraId="40726190" w14:textId="77777777" w:rsidR="00162074" w:rsidRDefault="006E4140">
      <w:r>
        <w:t>Elmer Fudd!</w:t>
      </w:r>
    </w:p>
    <w:p w14:paraId="7F15A8AD" w14:textId="77777777" w:rsidR="00162074" w:rsidRDefault="006E4140">
      <w:pPr>
        <w:pStyle w:val="12"/>
      </w:pPr>
      <w:r>
        <w:t>Adela Chan Jr</w:t>
      </w:r>
    </w:p>
    <w:p w14:paraId="7CF4ED1B" w14:textId="77777777" w:rsidR="00162074" w:rsidRDefault="006E4140">
      <w:r>
        <w:t>Who dost thou reckon will help this Maleficent’s duck with food?</w:t>
      </w:r>
    </w:p>
    <w:p w14:paraId="5B39132D" w14:textId="77777777" w:rsidR="00162074" w:rsidRDefault="006E4140">
      <w:pPr>
        <w:pStyle w:val="11"/>
      </w:pPr>
      <w:r>
        <w:t xml:space="preserve">About to sink the canoe, Elmer Fudd gets stuck with Angela Chan’s oar. Then, he shoots the camera lens, which breaks into pieces and drops </w:t>
      </w:r>
      <w:r>
        <w:rPr>
          <w:i/>
          <w:iCs/>
        </w:rPr>
        <w:t>(sound)</w:t>
      </w:r>
      <w:r>
        <w:t>, leaving the next scene.</w:t>
      </w:r>
    </w:p>
    <w:p w14:paraId="37A1949E" w14:textId="16CE9730" w:rsidR="00162074" w:rsidRDefault="006E4140">
      <w:pPr>
        <w:pStyle w:val="Heading2"/>
      </w:pPr>
      <w:bookmarkStart w:id="101" w:name="_Toc84106713"/>
      <w:r>
        <w:t>Scene XV</w:t>
      </w:r>
      <w:r w:rsidR="00B76F2B">
        <w:t>I</w:t>
      </w:r>
      <w:bookmarkEnd w:id="101"/>
    </w:p>
    <w:p w14:paraId="4CCF411F" w14:textId="77777777" w:rsidR="00162074" w:rsidRDefault="006E4140">
      <w:pPr>
        <w:pStyle w:val="11"/>
      </w:pPr>
      <w:r>
        <w:t>INTERIOR — Nordics Pavilion. Elsa and Anna are so frightened hearing the gunshot of Elmer Fudd (Scene XIII).</w:t>
      </w:r>
    </w:p>
    <w:p w14:paraId="4602264A" w14:textId="77777777" w:rsidR="00162074" w:rsidRDefault="006E4140">
      <w:pPr>
        <w:pStyle w:val="12"/>
      </w:pPr>
      <w:r>
        <w:t>Anna</w:t>
      </w:r>
    </w:p>
    <w:p w14:paraId="5B83D187" w14:textId="77777777" w:rsidR="00162074" w:rsidRDefault="006E4140">
      <w:r>
        <w:t>Elsa! Someone is trying to capture our EPCOT in cradle!</w:t>
      </w:r>
    </w:p>
    <w:p w14:paraId="6B0A106A" w14:textId="77777777" w:rsidR="00162074" w:rsidRDefault="006E4140">
      <w:pPr>
        <w:pStyle w:val="12"/>
      </w:pPr>
      <w:r>
        <w:t>Elsa</w:t>
      </w:r>
    </w:p>
    <w:p w14:paraId="7C24B3AE" w14:textId="77777777" w:rsidR="00162074" w:rsidRDefault="006E4140">
      <w:pPr>
        <w:rPr>
          <w:i/>
          <w:iCs/>
        </w:rPr>
      </w:pPr>
      <w:r>
        <w:t xml:space="preserve">Execute! </w:t>
      </w:r>
      <w:r>
        <w:rPr>
          <w:i/>
          <w:iCs/>
        </w:rPr>
        <w:t>(Both sprinting out with camera following)</w:t>
      </w:r>
    </w:p>
    <w:p w14:paraId="270E201C" w14:textId="77777777" w:rsidR="00162074" w:rsidRDefault="006E4140">
      <w:pPr>
        <w:pStyle w:val="12"/>
      </w:pPr>
      <w:r>
        <w:t>Anna</w:t>
      </w:r>
    </w:p>
    <w:p w14:paraId="63F29C6D" w14:textId="77777777" w:rsidR="00162074" w:rsidRDefault="006E4140">
      <w:r>
        <w:rPr>
          <w:i/>
          <w:iCs/>
        </w:rPr>
        <w:t>(Pointing the black figure of Elmer Fudd and runs towards it)</w:t>
      </w:r>
      <w:r>
        <w:t xml:space="preserve"> Yes! Hans is revived over there, and here is neither Kristoff nor his Sami soldiers!</w:t>
      </w:r>
    </w:p>
    <w:p w14:paraId="6D67DBA9" w14:textId="77777777" w:rsidR="00162074" w:rsidRDefault="006E4140">
      <w:pPr>
        <w:pStyle w:val="11"/>
      </w:pPr>
      <w:r>
        <w:t>Elsa freezes Elmer Fudd and Anna punches him into the lagoon. The sound of singing fades in —</w:t>
      </w:r>
    </w:p>
    <w:p w14:paraId="4462C8F9" w14:textId="77777777" w:rsidR="00162074" w:rsidRDefault="006E4140">
      <w:pPr>
        <w:pStyle w:val="12"/>
      </w:pPr>
      <w:r>
        <w:t>(Adela Chan Jr) (Sing)</w:t>
      </w:r>
    </w:p>
    <w:p w14:paraId="1CC4C590" w14:textId="77777777" w:rsidR="00162074" w:rsidRDefault="006E4140">
      <w:r>
        <w:t>Having failed to overcome the Deluge,</w:t>
      </w:r>
    </w:p>
    <w:p w14:paraId="43DBD544" w14:textId="77777777" w:rsidR="00162074" w:rsidRDefault="006E4140">
      <w:r>
        <w:lastRenderedPageBreak/>
        <w:t>Why was he recommended for refuge?</w:t>
      </w:r>
    </w:p>
    <w:p w14:paraId="63917522" w14:textId="77777777" w:rsidR="00162074" w:rsidRDefault="006E4140">
      <w:pPr>
        <w:pStyle w:val="12"/>
      </w:pPr>
      <w:r>
        <w:t>(Angela Chan) (Sing)</w:t>
      </w:r>
    </w:p>
    <w:p w14:paraId="5E47749D" w14:textId="77777777" w:rsidR="00162074" w:rsidRDefault="006E4140">
      <w:r>
        <w:t>All the present told him not to worry,</w:t>
      </w:r>
    </w:p>
    <w:p w14:paraId="76518E03" w14:textId="77777777" w:rsidR="00162074" w:rsidRDefault="006E4140">
      <w:r>
        <w:t>“Why not try to write another story?”</w:t>
      </w:r>
    </w:p>
    <w:p w14:paraId="31C20745" w14:textId="77777777" w:rsidR="00162074" w:rsidRDefault="006E4140">
      <w:pPr>
        <w:pStyle w:val="12"/>
      </w:pPr>
      <w:r>
        <w:t>(Adela Chan Jr) (Sing)</w:t>
      </w:r>
    </w:p>
    <w:p w14:paraId="7B9DB768" w14:textId="77777777" w:rsidR="00162074" w:rsidRDefault="006E4140">
      <w:r>
        <w:t>The night bird dragging with’ turtle guiding,</w:t>
      </w:r>
    </w:p>
    <w:p w14:paraId="6C920CB6" w14:textId="77777777" w:rsidR="00162074" w:rsidRDefault="006E4140">
      <w:r>
        <w:t>What was the “giant fish” leader providing?</w:t>
      </w:r>
    </w:p>
    <w:p w14:paraId="39FE8CBE" w14:textId="77777777" w:rsidR="00162074" w:rsidRDefault="006E4140">
      <w:pPr>
        <w:pStyle w:val="12"/>
      </w:pPr>
      <w:r>
        <w:t>(Angela Chan) (Sing)</w:t>
      </w:r>
    </w:p>
    <w:p w14:paraId="756A1AC7" w14:textId="77777777" w:rsidR="00162074" w:rsidRDefault="006E4140">
      <w:r>
        <w:t>If he met the requisites and made it,</w:t>
      </w:r>
    </w:p>
    <w:p w14:paraId="0292489F" w14:textId="77777777" w:rsidR="00162074" w:rsidRDefault="006E4140">
      <w:r>
        <w:t>Why did the emperor block his credit?</w:t>
      </w:r>
    </w:p>
    <w:p w14:paraId="40F8A6D9" w14:textId="77777777" w:rsidR="00162074" w:rsidRDefault="006E4140">
      <w:pPr>
        <w:pStyle w:val="12"/>
      </w:pPr>
      <w:r>
        <w:t>(Adela Chan Jr) (Sing)</w:t>
      </w:r>
    </w:p>
    <w:p w14:paraId="1E259752" w14:textId="77777777" w:rsidR="00162074" w:rsidRDefault="006E4140">
      <w:r>
        <w:t>In life sentence on the Feather Alley,</w:t>
      </w:r>
    </w:p>
    <w:p w14:paraId="232AF005" w14:textId="77777777" w:rsidR="00162074" w:rsidRDefault="006E4140">
      <w:r>
        <w:t>Why had he got away from death penalty?</w:t>
      </w:r>
    </w:p>
    <w:p w14:paraId="4146B161" w14:textId="77777777" w:rsidR="00162074" w:rsidRDefault="006E4140">
      <w:pPr>
        <w:pStyle w:val="12"/>
      </w:pPr>
      <w:r>
        <w:t>(Angela Chan) (Sing)</w:t>
      </w:r>
    </w:p>
    <w:p w14:paraId="500FAD9B" w14:textId="77777777" w:rsidR="00162074" w:rsidRDefault="006E4140">
      <w:r>
        <w:t>The Great Father gained birth from his belly,</w:t>
      </w:r>
    </w:p>
    <w:p w14:paraId="0483E536" w14:textId="77777777" w:rsidR="00162074" w:rsidRDefault="006E4140">
      <w:r>
        <w:t>By what means did he change in realty?</w:t>
      </w:r>
    </w:p>
    <w:p w14:paraId="52FCEA2F" w14:textId="77777777" w:rsidR="00162074" w:rsidRDefault="006E4140">
      <w:pPr>
        <w:pStyle w:val="12"/>
      </w:pPr>
      <w:r>
        <w:t>(Adela Chan Jr) (Sing)</w:t>
      </w:r>
    </w:p>
    <w:p w14:paraId="4BB0F54D" w14:textId="77777777" w:rsidR="00162074" w:rsidRDefault="006E4140">
      <w:r>
        <w:t>Receiving his predecessor’s mission,</w:t>
      </w:r>
    </w:p>
    <w:p w14:paraId="5EBF57D9" w14:textId="77777777" w:rsidR="00162074" w:rsidRDefault="006E4140">
      <w:r>
        <w:t>Why must it yield his momentous success?</w:t>
      </w:r>
    </w:p>
    <w:p w14:paraId="6D9A079B" w14:textId="77777777" w:rsidR="00162074" w:rsidRDefault="006E4140">
      <w:pPr>
        <w:pStyle w:val="12"/>
      </w:pPr>
      <w:r>
        <w:t>(Angela Chan) (Sing)</w:t>
      </w:r>
    </w:p>
    <w:p w14:paraId="4922B51A" w14:textId="77777777" w:rsidR="00162074" w:rsidRDefault="006E4140">
      <w:r>
        <w:t>Inheriting his father’s tradition,</w:t>
      </w:r>
    </w:p>
    <w:p w14:paraId="538A8095" w14:textId="77777777" w:rsidR="00162074" w:rsidRDefault="006E4140">
      <w:r>
        <w:t>Why was he playing a different chess?</w:t>
      </w:r>
    </w:p>
    <w:p w14:paraId="0373C1AE" w14:textId="77777777" w:rsidR="00162074" w:rsidRDefault="006E4140">
      <w:pPr>
        <w:pStyle w:val="12"/>
      </w:pPr>
      <w:r>
        <w:t>(Adela Chan Jr) (Sing)</w:t>
      </w:r>
    </w:p>
    <w:p w14:paraId="0AD9D2C2" w14:textId="77777777" w:rsidR="00162074" w:rsidRDefault="006E4140">
      <w:r>
        <w:t>Unfathomable as the Abyss bares,</w:t>
      </w:r>
    </w:p>
    <w:p w14:paraId="617705D6" w14:textId="77777777" w:rsidR="00162074" w:rsidRDefault="006E4140">
      <w:r>
        <w:t>What did he utilize for its infill?</w:t>
      </w:r>
    </w:p>
    <w:p w14:paraId="2E27C6C6" w14:textId="77777777" w:rsidR="00162074" w:rsidRDefault="006E4140">
      <w:pPr>
        <w:pStyle w:val="12"/>
      </w:pPr>
      <w:r>
        <w:t>(Angela Chan) (Sing)</w:t>
      </w:r>
    </w:p>
    <w:p w14:paraId="47016036" w14:textId="77777777" w:rsidR="00162074" w:rsidRDefault="006E4140">
      <w:r>
        <w:t>The earth classified into nine squares,</w:t>
      </w:r>
    </w:p>
    <w:p w14:paraId="1AD4DFFF" w14:textId="77777777" w:rsidR="00162074" w:rsidRDefault="006E4140">
      <w:r>
        <w:t>To what degree are they remaining still?</w:t>
      </w:r>
    </w:p>
    <w:p w14:paraId="73A1EE15" w14:textId="77777777" w:rsidR="00162074" w:rsidRDefault="006E4140">
      <w:pPr>
        <w:pStyle w:val="12"/>
      </w:pPr>
      <w:r>
        <w:t>(Adela Chan JR) (Sing)</w:t>
      </w:r>
    </w:p>
    <w:p w14:paraId="2637A187" w14:textId="77777777" w:rsidR="00162074" w:rsidRDefault="006E4140">
      <w:r>
        <w:t>Where did the seraphim sweep ‘way the drought?</w:t>
      </w:r>
    </w:p>
    <w:p w14:paraId="3F3C824C" w14:textId="77777777" w:rsidR="00162074" w:rsidRDefault="006E4140">
      <w:r>
        <w:t>Who pointed the rivers and the oceans?</w:t>
      </w:r>
    </w:p>
    <w:p w14:paraId="0F5F77AD" w14:textId="77777777" w:rsidR="00162074" w:rsidRDefault="006E4140">
      <w:pPr>
        <w:pStyle w:val="12"/>
      </w:pPr>
      <w:r>
        <w:t>(Angela Chan) (Sing)</w:t>
      </w:r>
    </w:p>
    <w:p w14:paraId="5C7EE80F" w14:textId="77777777" w:rsidR="00162074" w:rsidRDefault="006E4140">
      <w:r>
        <w:t>What was the Great Senior confused about?</w:t>
      </w:r>
    </w:p>
    <w:p w14:paraId="0B997AD8" w14:textId="77777777" w:rsidR="00162074" w:rsidRDefault="006E4140">
      <w:r>
        <w:t>But the Great Junior made it in notions?</w:t>
      </w:r>
    </w:p>
    <w:p w14:paraId="1A0A5975" w14:textId="77777777" w:rsidR="00162074" w:rsidRDefault="006E4140">
      <w:pPr>
        <w:pStyle w:val="12"/>
      </w:pPr>
      <w:r>
        <w:t>(Adela Chan Jr, Angela Chan) (Sing)</w:t>
      </w:r>
    </w:p>
    <w:p w14:paraId="1A169EB2" w14:textId="77777777" w:rsidR="00162074" w:rsidRDefault="006E4140">
      <w:r>
        <w:t>Then Poseidon burst out into a beast,</w:t>
      </w:r>
    </w:p>
    <w:p w14:paraId="70D2C730" w14:textId="77777777" w:rsidR="00162074" w:rsidRDefault="006E4140">
      <w:r>
        <w:t>Triggering Gaya slide down the southeast?</w:t>
      </w:r>
    </w:p>
    <w:p w14:paraId="613062F0" w14:textId="77777777" w:rsidR="00162074" w:rsidRDefault="006E4140">
      <w:pPr>
        <w:pStyle w:val="11"/>
      </w:pPr>
      <w:r>
        <w:t>Interact Instrumental begins and the canoe approaches.</w:t>
      </w:r>
    </w:p>
    <w:p w14:paraId="18507D9D" w14:textId="77777777" w:rsidR="00162074" w:rsidRDefault="006E4140">
      <w:pPr>
        <w:pStyle w:val="12"/>
      </w:pPr>
      <w:r>
        <w:lastRenderedPageBreak/>
        <w:t>Elsa</w:t>
      </w:r>
    </w:p>
    <w:p w14:paraId="62EF9D24" w14:textId="0361D387" w:rsidR="00162074" w:rsidRDefault="006E4140">
      <w:pPr>
        <w:rPr>
          <w:i/>
          <w:iCs/>
        </w:rPr>
      </w:pPr>
      <w:r>
        <w:t xml:space="preserve">Sorry, I don’t understand. Just remember to barbeque this </w:t>
      </w:r>
      <w:r w:rsidR="005F678C">
        <w:t>Anti-</w:t>
      </w:r>
      <w:r>
        <w:t>Donald.</w:t>
      </w:r>
    </w:p>
    <w:p w14:paraId="1D6C5542" w14:textId="77777777" w:rsidR="00162074" w:rsidRDefault="006E4140">
      <w:pPr>
        <w:pStyle w:val="11"/>
      </w:pPr>
      <w:r>
        <w:t>The canoe turns back and the screen fades out when Elsa raises an icy firework.</w:t>
      </w:r>
    </w:p>
    <w:p w14:paraId="600F7D05" w14:textId="77777777" w:rsidR="00162074" w:rsidRDefault="006E4140">
      <w:pPr>
        <w:pStyle w:val="CommentTextChar"/>
      </w:pPr>
      <w:r>
        <w:t>— MVSICA INTERACTA</w:t>
      </w:r>
      <w:bookmarkStart w:id="102" w:name="_Toc80735948"/>
      <w:r>
        <w:t xml:space="preserve"> —</w:t>
      </w:r>
      <w:r>
        <w:br w:type="page"/>
      </w:r>
    </w:p>
    <w:p w14:paraId="4D3C23EC" w14:textId="77777777" w:rsidR="00162074" w:rsidRDefault="006E4140" w:rsidP="00021E86">
      <w:pPr>
        <w:pStyle w:val="Heading1"/>
      </w:pPr>
      <w:bookmarkStart w:id="103" w:name="_Toc84106714"/>
      <w:r>
        <w:lastRenderedPageBreak/>
        <w:t>Part 4. New worlds</w:t>
      </w:r>
      <w:bookmarkEnd w:id="102"/>
      <w:bookmarkEnd w:id="103"/>
    </w:p>
    <w:p w14:paraId="173AFF49" w14:textId="77777777" w:rsidR="00162074" w:rsidRDefault="006E4140">
      <w:pPr>
        <w:pStyle w:val="Heading2"/>
      </w:pPr>
      <w:bookmarkStart w:id="104" w:name="_Toc80735949"/>
      <w:bookmarkStart w:id="105" w:name="_Toc84106715"/>
      <w:r>
        <w:t>Scene I</w:t>
      </w:r>
      <w:bookmarkEnd w:id="104"/>
      <w:bookmarkEnd w:id="105"/>
    </w:p>
    <w:p w14:paraId="4D60523C" w14:textId="77777777" w:rsidR="00162074" w:rsidRDefault="006E4140">
      <w:pPr>
        <w:pStyle w:val="11"/>
      </w:pPr>
      <w:r>
        <w:t>INTERIOR — Temple of Heaven replica of China Pavilion, camera zooming from exterior. Having enjoyed the Wondrous China show, ten of the princesses greet Adela and Angela Chan.</w:t>
      </w:r>
    </w:p>
    <w:p w14:paraId="033FA2EA" w14:textId="77777777" w:rsidR="00162074" w:rsidRDefault="006E4140">
      <w:pPr>
        <w:pStyle w:val="12"/>
      </w:pPr>
      <w:r>
        <w:t>Pocahontas, Jasmine</w:t>
      </w:r>
    </w:p>
    <w:p w14:paraId="3B5999B0" w14:textId="77777777" w:rsidR="00162074" w:rsidRDefault="006E4140">
      <w:pPr>
        <w:rPr>
          <w:i/>
          <w:iCs/>
        </w:rPr>
      </w:pPr>
      <w:r>
        <w:t xml:space="preserve">Here we go! </w:t>
      </w:r>
      <w:r>
        <w:rPr>
          <w:i/>
          <w:iCs/>
        </w:rPr>
        <w:t>(Leave China Pavilion)</w:t>
      </w:r>
    </w:p>
    <w:p w14:paraId="7769D4FF" w14:textId="77777777" w:rsidR="00162074" w:rsidRDefault="006E4140">
      <w:pPr>
        <w:pStyle w:val="12"/>
      </w:pPr>
      <w:r>
        <w:t>Adela Chan Jr, Angela Chan</w:t>
      </w:r>
    </w:p>
    <w:p w14:paraId="321D263C" w14:textId="77777777" w:rsidR="00162074" w:rsidRDefault="006E4140">
      <w:r>
        <w:t>Please don’t forget to Build Back Better World!</w:t>
      </w:r>
    </w:p>
    <w:p w14:paraId="23509F58" w14:textId="77777777" w:rsidR="00162074" w:rsidRDefault="006E4140">
      <w:pPr>
        <w:pStyle w:val="12"/>
      </w:pPr>
      <w:r>
        <w:t>Snow White</w:t>
      </w:r>
    </w:p>
    <w:p w14:paraId="66FDBABF" w14:textId="77777777" w:rsidR="00162074" w:rsidRDefault="006E4140">
      <w:r>
        <w:t>That is, to rebuild The American Adventure!</w:t>
      </w:r>
    </w:p>
    <w:p w14:paraId="2EF2320A" w14:textId="77777777" w:rsidR="00162074" w:rsidRDefault="006E4140">
      <w:pPr>
        <w:pStyle w:val="12"/>
      </w:pPr>
      <w:r>
        <w:t>Cinderella</w:t>
      </w:r>
    </w:p>
    <w:p w14:paraId="1C767EC1" w14:textId="77777777" w:rsidR="00162074" w:rsidRDefault="006E4140">
      <w:r>
        <w:t>Canada Pavilion!</w:t>
      </w:r>
    </w:p>
    <w:p w14:paraId="08E972C8" w14:textId="77777777" w:rsidR="00162074" w:rsidRDefault="006E4140">
      <w:pPr>
        <w:pStyle w:val="12"/>
      </w:pPr>
      <w:r>
        <w:t>Aurora</w:t>
      </w:r>
    </w:p>
    <w:p w14:paraId="7EE50CC3" w14:textId="77777777" w:rsidR="00162074" w:rsidRDefault="006E4140">
      <w:r>
        <w:t>United Kingdom Pavilion!</w:t>
      </w:r>
    </w:p>
    <w:p w14:paraId="34279831" w14:textId="77777777" w:rsidR="00162074" w:rsidRDefault="006E4140">
      <w:pPr>
        <w:pStyle w:val="12"/>
      </w:pPr>
      <w:r>
        <w:t>Ariel</w:t>
      </w:r>
    </w:p>
    <w:p w14:paraId="6E06534F" w14:textId="77777777" w:rsidR="00162074" w:rsidRDefault="006E4140">
      <w:r>
        <w:t>France Pavilion!</w:t>
      </w:r>
    </w:p>
    <w:p w14:paraId="03B6F0CB" w14:textId="77777777" w:rsidR="00162074" w:rsidRDefault="006E4140">
      <w:pPr>
        <w:pStyle w:val="12"/>
      </w:pPr>
      <w:r>
        <w:t>Belle</w:t>
      </w:r>
    </w:p>
    <w:p w14:paraId="1C404F39" w14:textId="77777777" w:rsidR="00162074" w:rsidRDefault="006E4140">
      <w:r>
        <w:t>Germany Pavilion!</w:t>
      </w:r>
    </w:p>
    <w:p w14:paraId="6A2C0F60" w14:textId="77777777" w:rsidR="00162074" w:rsidRDefault="006E4140">
      <w:pPr>
        <w:pStyle w:val="12"/>
      </w:pPr>
      <w:r>
        <w:t>Tiana</w:t>
      </w:r>
    </w:p>
    <w:p w14:paraId="3756D5A1" w14:textId="77777777" w:rsidR="00162074" w:rsidRDefault="006E4140">
      <w:pPr>
        <w:rPr>
          <w:lang w:val="de-DE"/>
        </w:rPr>
      </w:pPr>
      <w:r>
        <w:rPr>
          <w:lang w:val="de-DE"/>
        </w:rPr>
        <w:t>Italy Pavilion!</w:t>
      </w:r>
    </w:p>
    <w:p w14:paraId="194E4FB7" w14:textId="77777777" w:rsidR="00162074" w:rsidRDefault="006E4140">
      <w:pPr>
        <w:pStyle w:val="12"/>
        <w:rPr>
          <w:lang w:val="de-DE"/>
        </w:rPr>
      </w:pPr>
      <w:r>
        <w:rPr>
          <w:lang w:val="de-DE"/>
        </w:rPr>
        <w:t>Rapunzel</w:t>
      </w:r>
    </w:p>
    <w:p w14:paraId="6C54EB3B" w14:textId="77777777" w:rsidR="00162074" w:rsidRDefault="006E4140">
      <w:pPr>
        <w:rPr>
          <w:lang w:val="de-DE"/>
        </w:rPr>
      </w:pPr>
      <w:r>
        <w:rPr>
          <w:lang w:val="de-DE"/>
        </w:rPr>
        <w:t>Japan Pavilion!</w:t>
      </w:r>
    </w:p>
    <w:p w14:paraId="10D128C7" w14:textId="77777777" w:rsidR="00162074" w:rsidRDefault="006E4140">
      <w:pPr>
        <w:pStyle w:val="12"/>
      </w:pPr>
      <w:r>
        <w:t>Merida</w:t>
      </w:r>
    </w:p>
    <w:p w14:paraId="431614F6" w14:textId="77777777" w:rsidR="00162074" w:rsidRDefault="006E4140">
      <w:r>
        <w:t xml:space="preserve">And our Eternally Persistent Centerpiece on Terrain! </w:t>
      </w:r>
    </w:p>
    <w:p w14:paraId="412F03D3" w14:textId="77777777" w:rsidR="00162074" w:rsidRDefault="006E4140">
      <w:pPr>
        <w:pStyle w:val="12"/>
      </w:pPr>
      <w:r>
        <w:t>Adela Chan Jr, Angela Chan</w:t>
      </w:r>
    </w:p>
    <w:p w14:paraId="43B2830E" w14:textId="77777777" w:rsidR="00162074" w:rsidRDefault="006E4140">
      <w:r>
        <w:t>Yes, but all will be depoliticized! China is the most endurable country we’ve ever traveled in.</w:t>
      </w:r>
    </w:p>
    <w:p w14:paraId="325A7BEA" w14:textId="77777777" w:rsidR="00162074" w:rsidRDefault="006E4140">
      <w:pPr>
        <w:pStyle w:val="12"/>
      </w:pPr>
      <w:r>
        <w:t>Vanellope von Schweetz</w:t>
      </w:r>
    </w:p>
    <w:p w14:paraId="545092F4" w14:textId="77777777" w:rsidR="00162074" w:rsidRDefault="006E4140">
      <w:r>
        <w:t>I haven’t heard anything about China yet. Isn’t it disordered, stinky and loaded with Cy-Bugs like the wrecked Sugar Rush?</w:t>
      </w:r>
    </w:p>
    <w:p w14:paraId="32227767" w14:textId="77777777" w:rsidR="00162074" w:rsidRDefault="006E4140">
      <w:pPr>
        <w:pStyle w:val="12"/>
      </w:pPr>
      <w:r>
        <w:t>Adela Chan Jr</w:t>
      </w:r>
    </w:p>
    <w:p w14:paraId="6F4B7F4F" w14:textId="77777777" w:rsidR="00162074" w:rsidRDefault="006E4140">
      <w:r>
        <w:t>No, China is wonderful. The aliens just watch the prejudiced broadcasts from Cramped Negative Network, Boastful Beasts’ Company and so on, so they accepted.</w:t>
      </w:r>
    </w:p>
    <w:p w14:paraId="3E5FF22F" w14:textId="77777777" w:rsidR="00162074" w:rsidRDefault="006E4140">
      <w:pPr>
        <w:pStyle w:val="11"/>
      </w:pPr>
      <w:r>
        <w:rPr>
          <w:rFonts w:hint="eastAsia"/>
        </w:rPr>
        <w:t>So</w:t>
      </w:r>
      <w:r>
        <w:t xml:space="preserve"> scared is Vanellope von Schweetz as to escape the pavilion, leading the Princesses but Mulan guarding there. A bell strike four times.</w:t>
      </w:r>
    </w:p>
    <w:p w14:paraId="01DAD1EA" w14:textId="77777777" w:rsidR="00162074" w:rsidRDefault="006E4140">
      <w:pPr>
        <w:pStyle w:val="12"/>
      </w:pPr>
      <w:r>
        <w:lastRenderedPageBreak/>
        <w:t>(Elsa, Anna)</w:t>
      </w:r>
    </w:p>
    <w:p w14:paraId="42B3B382" w14:textId="77777777" w:rsidR="00162074" w:rsidRDefault="006E4140">
      <w:r>
        <w:t>We do think so.</w:t>
      </w:r>
    </w:p>
    <w:p w14:paraId="02FA503C" w14:textId="77777777" w:rsidR="00162074" w:rsidRDefault="006E4140">
      <w:pPr>
        <w:pStyle w:val="11"/>
      </w:pPr>
      <w:r>
        <w:t>Sounds — a bump of water. Adela and Angela Chan hasten out for the reality.</w:t>
      </w:r>
    </w:p>
    <w:p w14:paraId="57E4B548" w14:textId="77777777" w:rsidR="00162074" w:rsidRDefault="006E4140">
      <w:pPr>
        <w:pStyle w:val="Heading2"/>
      </w:pPr>
      <w:bookmarkStart w:id="106" w:name="_Toc84106716"/>
      <w:r>
        <w:t>Scene II</w:t>
      </w:r>
      <w:bookmarkEnd w:id="106"/>
    </w:p>
    <w:p w14:paraId="7C0B80CB" w14:textId="77777777" w:rsidR="00162074" w:rsidRDefault="006E4140">
      <w:pPr>
        <w:pStyle w:val="11"/>
      </w:pPr>
      <w:r>
        <w:t>EXTERIOR — World Showcase Lagoon in Adela and Angela Chan’s point of view, with Spaceship Earth completed with solar panels powering Spaceship Earth and nearby. Ariel jumps out from the World Showcase Lagoon, and then she drops into it.</w:t>
      </w:r>
    </w:p>
    <w:p w14:paraId="6058E354" w14:textId="77777777" w:rsidR="00162074" w:rsidRDefault="006E4140">
      <w:pPr>
        <w:pStyle w:val="12"/>
      </w:pPr>
      <w:r>
        <w:t>Adela Chan Jr</w:t>
      </w:r>
    </w:p>
    <w:p w14:paraId="4D1609D2" w14:textId="77777777" w:rsidR="00162074" w:rsidRDefault="006E4140">
      <w:r>
        <w:t>Look! The Spaceship Earth is completed with a brand-new outlook!</w:t>
      </w:r>
    </w:p>
    <w:p w14:paraId="6183A43D" w14:textId="77777777" w:rsidR="00162074" w:rsidRDefault="006E4140">
      <w:pPr>
        <w:pStyle w:val="12"/>
      </w:pPr>
      <w:r>
        <w:t>Angela Chan</w:t>
      </w:r>
    </w:p>
    <w:p w14:paraId="1240A808" w14:textId="77777777" w:rsidR="00162074" w:rsidRDefault="006E4140">
      <w:r>
        <w:t>Yes! The harbinger of now world has been arising, one after another!</w:t>
      </w:r>
    </w:p>
    <w:p w14:paraId="557AF5A6" w14:textId="77777777" w:rsidR="00162074" w:rsidRDefault="006E4140">
      <w:pPr>
        <w:pStyle w:val="12"/>
      </w:pPr>
      <w:r>
        <w:t>Adela Chan Jr</w:t>
      </w:r>
    </w:p>
    <w:p w14:paraId="692ECABA" w14:textId="77777777" w:rsidR="00162074" w:rsidRDefault="006E4140">
      <w:r>
        <w:t>The lagoon water turning green with fishes swimming back and forth, left and right, up and down, the new world is… Clean and clear!</w:t>
      </w:r>
    </w:p>
    <w:p w14:paraId="43243137" w14:textId="77777777" w:rsidR="00162074" w:rsidRDefault="006E4140">
      <w:pPr>
        <w:pStyle w:val="11"/>
      </w:pPr>
      <w:r>
        <w:t>Ariel burst out creating a spiral with the water, and then it freezes.</w:t>
      </w:r>
    </w:p>
    <w:p w14:paraId="5E80D72E" w14:textId="77777777" w:rsidR="00162074" w:rsidRDefault="006E4140">
      <w:pPr>
        <w:pStyle w:val="12"/>
      </w:pPr>
      <w:r>
        <w:t>Angela Chan</w:t>
      </w:r>
    </w:p>
    <w:p w14:paraId="0FCBF580" w14:textId="77777777" w:rsidR="00162074" w:rsidRDefault="006E4140">
      <w:r>
        <w:t>Wonderful!</w:t>
      </w:r>
    </w:p>
    <w:p w14:paraId="1E95F7A9" w14:textId="77777777" w:rsidR="00162074" w:rsidRDefault="006E4140">
      <w:pPr>
        <w:pStyle w:val="11"/>
      </w:pPr>
      <w:r>
        <w:t>It breaks into twelve discs with one EPCOT pavilion icon each.</w:t>
      </w:r>
    </w:p>
    <w:p w14:paraId="7A4ABECC" w14:textId="77777777" w:rsidR="00162074" w:rsidRDefault="006E4140">
      <w:pPr>
        <w:pStyle w:val="12"/>
      </w:pPr>
      <w:r>
        <w:t>Adela Chan Jr</w:t>
      </w:r>
    </w:p>
    <w:p w14:paraId="20867EFD" w14:textId="77777777" w:rsidR="00162074" w:rsidRDefault="006E4140">
      <w:r>
        <w:rPr>
          <w:i/>
          <w:iCs/>
        </w:rPr>
        <w:t>(Stepping onto the frozen Lagoon surface)</w:t>
      </w:r>
      <w:r>
        <w:t xml:space="preserve"> We just need to share them with all your highnesses, one for each. Your highness Ariel is to be greeted at the Living Seas, with Pocahontas at the Land.</w:t>
      </w:r>
    </w:p>
    <w:p w14:paraId="62C27285" w14:textId="77777777" w:rsidR="00162074" w:rsidRDefault="006E4140">
      <w:pPr>
        <w:pStyle w:val="11"/>
      </w:pPr>
      <w:r>
        <w:t>Adela Chan Jr retreats with Ariel when the ice surface begins to crack, both leading Angela Chan into Nordics Pavilion.</w:t>
      </w:r>
    </w:p>
    <w:p w14:paraId="58B04483" w14:textId="77777777" w:rsidR="00162074" w:rsidRDefault="006E4140">
      <w:pPr>
        <w:pStyle w:val="Heading2"/>
      </w:pPr>
      <w:bookmarkStart w:id="107" w:name="_Toc84106717"/>
      <w:r>
        <w:t>Scene III</w:t>
      </w:r>
      <w:bookmarkEnd w:id="107"/>
    </w:p>
    <w:p w14:paraId="7D413A84" w14:textId="77777777" w:rsidR="00162074" w:rsidRDefault="006E4140">
      <w:pPr>
        <w:pStyle w:val="11"/>
      </w:pPr>
      <w:r>
        <w:rPr>
          <w:rFonts w:hint="eastAsia"/>
        </w:rPr>
        <w:t>INTERIOR</w:t>
      </w:r>
      <w:r>
        <w:t xml:space="preserve"> — Nordics Pavilion. In search of the ladies, Adela and Angela Chan gather four cards and display them onto the screen.</w:t>
      </w:r>
    </w:p>
    <w:p w14:paraId="4A6ECD7E" w14:textId="77777777" w:rsidR="00162074" w:rsidRDefault="006E4140">
      <w:pPr>
        <w:pStyle w:val="12"/>
      </w:pPr>
      <w:r>
        <w:t>Adela Chan Jr</w:t>
      </w:r>
    </w:p>
    <w:p w14:paraId="17CE3836" w14:textId="77777777" w:rsidR="00162074" w:rsidRDefault="006E4140">
      <w:r>
        <w:t xml:space="preserve">All the cards feature one platonic solid and one circular triphasic rainbow hologram each. The first card is Ace of Fire, featuring a burning red frame of regular tetrahedron, below which the circle </w:t>
      </w:r>
      <w:r>
        <w:rPr>
          <w:i/>
          <w:iCs/>
        </w:rPr>
        <w:t>(tilts the card)</w:t>
      </w:r>
      <w:r>
        <w:t xml:space="preserve"> explicates the logos of </w:t>
      </w:r>
      <w:r>
        <w:rPr>
          <w:i/>
          <w:iCs/>
        </w:rPr>
        <w:t>Imagination Pavilion</w:t>
      </w:r>
      <w:r>
        <w:t xml:space="preserve">, </w:t>
      </w:r>
      <w:r>
        <w:rPr>
          <w:i/>
          <w:iCs/>
        </w:rPr>
        <w:t>Mission: Space</w:t>
      </w:r>
      <w:r>
        <w:t xml:space="preserve"> and </w:t>
      </w:r>
      <w:r>
        <w:rPr>
          <w:i/>
          <w:iCs/>
        </w:rPr>
        <w:t>Guardians of the Galaxy: Cosmic Rewind</w:t>
      </w:r>
      <w:r>
        <w:t>.</w:t>
      </w:r>
    </w:p>
    <w:p w14:paraId="5D4F367F" w14:textId="77777777" w:rsidR="00162074" w:rsidRDefault="006E4140">
      <w:pPr>
        <w:pStyle w:val="12"/>
      </w:pPr>
      <w:r>
        <w:t>Angela Chan</w:t>
      </w:r>
    </w:p>
    <w:p w14:paraId="42EA9FE5" w14:textId="77777777" w:rsidR="00162074" w:rsidRDefault="006E4140">
      <w:r>
        <w:t xml:space="preserve">Then, Ace of Earth reveals a green frame of cube with a righthand cartesian coordinate system, above another hologram, </w:t>
      </w:r>
      <w:r>
        <w:rPr>
          <w:i/>
          <w:iCs/>
        </w:rPr>
        <w:t>(tilts the card)</w:t>
      </w:r>
      <w:r>
        <w:t xml:space="preserve"> which combines </w:t>
      </w:r>
      <w:r>
        <w:lastRenderedPageBreak/>
        <w:t xml:space="preserve">the alternating logos of </w:t>
      </w:r>
      <w:r>
        <w:rPr>
          <w:i/>
          <w:iCs/>
        </w:rPr>
        <w:t>World Showcase</w:t>
      </w:r>
      <w:r>
        <w:t xml:space="preserve">, </w:t>
      </w:r>
      <w:r>
        <w:rPr>
          <w:i/>
          <w:iCs/>
        </w:rPr>
        <w:t>the Land</w:t>
      </w:r>
      <w:r>
        <w:t xml:space="preserve"> and </w:t>
      </w:r>
      <w:r>
        <w:rPr>
          <w:i/>
          <w:iCs/>
        </w:rPr>
        <w:t>Spaceship Earth</w:t>
      </w:r>
      <w:r>
        <w:t>.</w:t>
      </w:r>
    </w:p>
    <w:p w14:paraId="3E04F466" w14:textId="77777777" w:rsidR="00162074" w:rsidRDefault="006E4140">
      <w:pPr>
        <w:pStyle w:val="12"/>
      </w:pPr>
      <w:r>
        <w:t>Anna</w:t>
      </w:r>
    </w:p>
    <w:p w14:paraId="5F20CF95" w14:textId="77777777" w:rsidR="00162074" w:rsidRDefault="006E4140">
      <w:r>
        <w:t>Wow! Who designed it?</w:t>
      </w:r>
    </w:p>
    <w:p w14:paraId="08C881DD" w14:textId="77777777" w:rsidR="00162074" w:rsidRDefault="006E4140">
      <w:pPr>
        <w:pStyle w:val="12"/>
      </w:pPr>
      <w:r>
        <w:t>Adela Chan Jr</w:t>
      </w:r>
    </w:p>
    <w:p w14:paraId="0F2AC2FF" w14:textId="77777777" w:rsidR="00162074" w:rsidRDefault="006E4140">
      <w:r>
        <w:t xml:space="preserve">The designer has not yet been in public acknowledgement, but the following card, Ace of Air is worth appreciation: a white frame of regular octahedron dragged upwards by a bunch of white balloons with white threads, leaving below the third hologram, </w:t>
      </w:r>
      <w:r>
        <w:rPr>
          <w:i/>
          <w:iCs/>
        </w:rPr>
        <w:t>(tilts the card)</w:t>
      </w:r>
      <w:r>
        <w:t xml:space="preserve"> featuring the logos of </w:t>
      </w:r>
      <w:r>
        <w:rPr>
          <w:i/>
          <w:iCs/>
        </w:rPr>
        <w:t>Test Track</w:t>
      </w:r>
      <w:r>
        <w:t xml:space="preserve">, </w:t>
      </w:r>
      <w:r>
        <w:rPr>
          <w:i/>
          <w:iCs/>
        </w:rPr>
        <w:t>PLAY Pavilion</w:t>
      </w:r>
      <w:r>
        <w:t xml:space="preserve"> and </w:t>
      </w:r>
      <w:r>
        <w:rPr>
          <w:i/>
          <w:iCs/>
        </w:rPr>
        <w:t>Odyssey Events Pavilion</w:t>
      </w:r>
      <w:r>
        <w:t>.</w:t>
      </w:r>
    </w:p>
    <w:p w14:paraId="76875D97" w14:textId="77777777" w:rsidR="00162074" w:rsidRDefault="006E4140">
      <w:pPr>
        <w:pStyle w:val="12"/>
      </w:pPr>
      <w:r>
        <w:t>Angela Chan</w:t>
      </w:r>
    </w:p>
    <w:p w14:paraId="421E6975" w14:textId="77777777" w:rsidR="00162074" w:rsidRDefault="006E4140">
      <w:r>
        <w:t xml:space="preserve">The final but most valuable counts Ace of Water: a dripping blue frame of regular icosahedron, above the last hologram, </w:t>
      </w:r>
      <w:r>
        <w:rPr>
          <w:i/>
          <w:iCs/>
        </w:rPr>
        <w:t>(tilts the card)</w:t>
      </w:r>
      <w:r>
        <w:t xml:space="preserve"> showing the logos of </w:t>
      </w:r>
      <w:r>
        <w:rPr>
          <w:i/>
          <w:iCs/>
        </w:rPr>
        <w:t>Journey of Water</w:t>
      </w:r>
      <w:r>
        <w:t xml:space="preserve">, </w:t>
      </w:r>
      <w:r>
        <w:rPr>
          <w:i/>
          <w:iCs/>
        </w:rPr>
        <w:t>the Living Seas</w:t>
      </w:r>
      <w:r>
        <w:t xml:space="preserve"> and </w:t>
      </w:r>
      <w:r>
        <w:rPr>
          <w:i/>
          <w:iCs/>
        </w:rPr>
        <w:t>Harmonious</w:t>
      </w:r>
      <w:r>
        <w:t>.</w:t>
      </w:r>
    </w:p>
    <w:p w14:paraId="23C0943C" w14:textId="77777777" w:rsidR="00162074" w:rsidRDefault="006E4140">
      <w:pPr>
        <w:pStyle w:val="12"/>
      </w:pPr>
      <w:r>
        <w:t>Elsa</w:t>
      </w:r>
    </w:p>
    <w:p w14:paraId="2E037666" w14:textId="77777777" w:rsidR="00162074" w:rsidRDefault="006E4140">
      <w:r>
        <w:t>Very Interesting. Where is the regular dodecahedron?</w:t>
      </w:r>
    </w:p>
    <w:p w14:paraId="55E1EE29" w14:textId="77777777" w:rsidR="00162074" w:rsidRDefault="006E4140">
      <w:pPr>
        <w:pStyle w:val="12"/>
      </w:pPr>
      <w:r>
        <w:t>Adela Chan Jr</w:t>
      </w:r>
    </w:p>
    <w:p w14:paraId="577A8332" w14:textId="77777777" w:rsidR="00162074" w:rsidRDefault="006E4140">
      <w:r>
        <w:t>Maybe on the fool card.</w:t>
      </w:r>
    </w:p>
    <w:p w14:paraId="1207E903" w14:textId="77777777" w:rsidR="00162074" w:rsidRDefault="006E4140">
      <w:pPr>
        <w:pStyle w:val="12"/>
      </w:pPr>
      <w:r>
        <w:t>Angela Chan</w:t>
      </w:r>
    </w:p>
    <w:p w14:paraId="5482D561" w14:textId="77777777" w:rsidR="00162074" w:rsidRDefault="006E4140">
      <w:r>
        <w:t>Now we go examine it.</w:t>
      </w:r>
    </w:p>
    <w:p w14:paraId="3A40DA68" w14:textId="77777777" w:rsidR="00162074" w:rsidRDefault="006E4140">
      <w:pPr>
        <w:pStyle w:val="11"/>
      </w:pPr>
      <w:r>
        <w:t>Adela and Angela Chan sprint out of the pavilion.</w:t>
      </w:r>
    </w:p>
    <w:p w14:paraId="65079E65" w14:textId="77777777" w:rsidR="00162074" w:rsidRDefault="006E4140">
      <w:pPr>
        <w:pStyle w:val="Heading2"/>
      </w:pPr>
      <w:bookmarkStart w:id="108" w:name="_Toc84106718"/>
      <w:r>
        <w:t>Scene IV</w:t>
      </w:r>
      <w:bookmarkEnd w:id="108"/>
    </w:p>
    <w:p w14:paraId="705487FE" w14:textId="77777777" w:rsidR="00162074" w:rsidRDefault="006E4140">
      <w:pPr>
        <w:pStyle w:val="11"/>
      </w:pPr>
      <w:r>
        <w:t xml:space="preserve">INTERIOR — Latin America Pavilion Pyramid, without mice. Through its museum area, Adela and Angela Chan enter a plaza on the nighttime lake shores. </w:t>
      </w:r>
    </w:p>
    <w:p w14:paraId="75F20C6A" w14:textId="77777777" w:rsidR="00162074" w:rsidRDefault="006E4140">
      <w:pPr>
        <w:pStyle w:val="12"/>
      </w:pPr>
      <w:r>
        <w:t>Adela Chan Jr</w:t>
      </w:r>
    </w:p>
    <w:p w14:paraId="61D32323" w14:textId="77777777" w:rsidR="00162074" w:rsidRDefault="006E4140">
      <w:r>
        <w:t>Could anyone please find our ladies?</w:t>
      </w:r>
    </w:p>
    <w:p w14:paraId="7BF7CD74" w14:textId="77777777" w:rsidR="00162074" w:rsidRDefault="006E4140">
      <w:pPr>
        <w:pStyle w:val="12"/>
      </w:pPr>
      <w:r>
        <w:t>Angela Chan</w:t>
      </w:r>
    </w:p>
    <w:p w14:paraId="6C91CFE0" w14:textId="77777777" w:rsidR="00162074" w:rsidRDefault="006E4140">
      <w:r>
        <w:t>Yeah, but go the opposite direction.</w:t>
      </w:r>
    </w:p>
    <w:p w14:paraId="30E0C494" w14:textId="77777777" w:rsidR="00162074" w:rsidRDefault="006E4140">
      <w:pPr>
        <w:pStyle w:val="12"/>
      </w:pPr>
      <w:r>
        <w:t>Adela Chan Jr</w:t>
      </w:r>
    </w:p>
    <w:p w14:paraId="39E23383" w14:textId="77777777" w:rsidR="00162074" w:rsidRDefault="006E4140">
      <w:r>
        <w:t>Past the Nordics and China Pavilions?</w:t>
      </w:r>
    </w:p>
    <w:p w14:paraId="35DF08F3" w14:textId="77777777" w:rsidR="00162074" w:rsidRDefault="006E4140">
      <w:pPr>
        <w:pStyle w:val="12"/>
      </w:pPr>
      <w:r>
        <w:t>Angela Chan</w:t>
      </w:r>
    </w:p>
    <w:p w14:paraId="48671C62" w14:textId="77777777" w:rsidR="00162074" w:rsidRDefault="006E4140">
      <w:r>
        <w:t xml:space="preserve">You bet! And then we clear the ruins of Germany, Italy and Japan Pavilions </w:t>
      </w:r>
      <w:r>
        <w:rPr>
          <w:rFonts w:hint="eastAsia"/>
        </w:rPr>
        <w:t>in</w:t>
      </w:r>
      <w:r>
        <w:t xml:space="preserve"> search of our ladies and Elemental Princesses’ Cards of Tomorrow.</w:t>
      </w:r>
    </w:p>
    <w:p w14:paraId="36B8A7BB" w14:textId="77777777" w:rsidR="00162074" w:rsidRDefault="006E4140">
      <w:pPr>
        <w:pStyle w:val="11"/>
      </w:pPr>
      <w:r>
        <w:t>White light emits from the depth of ruins.</w:t>
      </w:r>
    </w:p>
    <w:p w14:paraId="65077963" w14:textId="77777777" w:rsidR="00162074" w:rsidRDefault="006E4140">
      <w:pPr>
        <w:pStyle w:val="12"/>
      </w:pPr>
      <w:r>
        <w:t>Adela Chan Jr</w:t>
      </w:r>
    </w:p>
    <w:p w14:paraId="6AC8BD9A" w14:textId="77777777" w:rsidR="00162074" w:rsidRDefault="006E4140">
      <w:r>
        <w:t>The night shaman has gotten revived?</w:t>
      </w:r>
    </w:p>
    <w:p w14:paraId="321EB9B4" w14:textId="77777777" w:rsidR="00162074" w:rsidRDefault="006E4140">
      <w:pPr>
        <w:pStyle w:val="12"/>
      </w:pPr>
      <w:r>
        <w:t>Angela Chan</w:t>
      </w:r>
    </w:p>
    <w:p w14:paraId="5FC6F280" w14:textId="77777777" w:rsidR="00162074" w:rsidRDefault="006E4140">
      <w:r>
        <w:t>No, it’s perhaps from some useful clues.</w:t>
      </w:r>
    </w:p>
    <w:p w14:paraId="6E51F69C" w14:textId="77777777" w:rsidR="00162074" w:rsidRDefault="006E4140">
      <w:pPr>
        <w:pStyle w:val="11"/>
      </w:pPr>
      <w:r>
        <w:t>Adela and Angela Chan sneak against the light.</w:t>
      </w:r>
    </w:p>
    <w:p w14:paraId="596E9DE8" w14:textId="77777777" w:rsidR="00162074" w:rsidRDefault="006E4140">
      <w:pPr>
        <w:pStyle w:val="12"/>
      </w:pPr>
      <w:r>
        <w:lastRenderedPageBreak/>
        <w:t>Adela Chan Jr</w:t>
      </w:r>
    </w:p>
    <w:p w14:paraId="03ACA207" w14:textId="77777777" w:rsidR="00162074" w:rsidRDefault="006E4140">
      <w:pPr>
        <w:rPr>
          <w:i/>
          <w:iCs/>
        </w:rPr>
      </w:pPr>
      <w:r>
        <w:t xml:space="preserve">Another set of four cards: Two of Fire, Two of Earth, Two of Air, Two of Water. </w:t>
      </w:r>
      <w:r>
        <w:rPr>
          <w:i/>
          <w:iCs/>
        </w:rPr>
        <w:t>(Show them onto the screen)</w:t>
      </w:r>
    </w:p>
    <w:p w14:paraId="10D0AABB" w14:textId="77777777" w:rsidR="00162074" w:rsidRDefault="006E4140">
      <w:pPr>
        <w:pStyle w:val="12"/>
      </w:pPr>
      <w:r>
        <w:t>Angela Chan</w:t>
      </w:r>
    </w:p>
    <w:p w14:paraId="303286A6" w14:textId="77777777" w:rsidR="00162074" w:rsidRDefault="006E4140">
      <w:r>
        <w:t>They regain the alchemical symbols of corresponding elements, but features the Standard Model and four fundamental forces.</w:t>
      </w:r>
    </w:p>
    <w:p w14:paraId="1D64696C" w14:textId="77777777" w:rsidR="00162074" w:rsidRDefault="006E4140">
      <w:pPr>
        <w:pStyle w:val="12"/>
      </w:pPr>
      <w:r>
        <w:t>Adela Chan Jr</w:t>
      </w:r>
    </w:p>
    <w:p w14:paraId="302D02EA" w14:textId="1E0E386F" w:rsidR="00162074" w:rsidRDefault="006E4140">
      <w:r>
        <w:t xml:space="preserve">Fire </w:t>
      </w:r>
      <w:r w:rsidR="005C1610">
        <w:t>depicts</w:t>
      </w:r>
      <w:r>
        <w:t xml:space="preserve"> strong interaction and </w:t>
      </w:r>
      <w:r w:rsidR="00C33DA6">
        <w:t>quarks</w:t>
      </w:r>
      <w:r>
        <w:t xml:space="preserve">, </w:t>
      </w:r>
      <w:r w:rsidR="005C1610">
        <w:t xml:space="preserve">with </w:t>
      </w:r>
      <w:r>
        <w:t xml:space="preserve">Earth for </w:t>
      </w:r>
      <w:r>
        <w:rPr>
          <w:rFonts w:hint="eastAsia"/>
        </w:rPr>
        <w:t>electromagnetic interaction</w:t>
      </w:r>
      <w:r>
        <w:t xml:space="preserve"> and charged lepta</w:t>
      </w:r>
      <w:r w:rsidR="00C33DA6">
        <w:t>, both positive and negative.</w:t>
      </w:r>
      <w:r>
        <w:t xml:space="preserve"> Air </w:t>
      </w:r>
      <w:r w:rsidR="005C1610">
        <w:t>specifies</w:t>
      </w:r>
      <w:r>
        <w:t xml:space="preserve"> weak interaction and neutrinos </w:t>
      </w:r>
      <w:r w:rsidR="00CA0284">
        <w:t>while</w:t>
      </w:r>
      <w:r>
        <w:t xml:space="preserve"> Water </w:t>
      </w:r>
      <w:r w:rsidR="00C33DA6">
        <w:t xml:space="preserve">is </w:t>
      </w:r>
      <w:r>
        <w:t xml:space="preserve">for gravity and </w:t>
      </w:r>
      <w:r w:rsidR="00C33DA6">
        <w:t>antiquarks</w:t>
      </w:r>
      <w:r>
        <w:t>.</w:t>
      </w:r>
    </w:p>
    <w:p w14:paraId="49D5AB11" w14:textId="77777777" w:rsidR="00162074" w:rsidRDefault="006E4140">
      <w:pPr>
        <w:pStyle w:val="12"/>
      </w:pPr>
      <w:r>
        <w:t>Angela Chan</w:t>
      </w:r>
    </w:p>
    <w:p w14:paraId="25107FC6" w14:textId="77777777" w:rsidR="00162074" w:rsidRDefault="006E4140">
      <w:r>
        <w:t>Right! Count to ten and we are bound to find our princesses!</w:t>
      </w:r>
    </w:p>
    <w:p w14:paraId="0502852F" w14:textId="77777777" w:rsidR="00162074" w:rsidRDefault="006E4140">
      <w:pPr>
        <w:pStyle w:val="11"/>
      </w:pPr>
      <w:r>
        <w:t>Adela and Angela Chan stride out slamming the door.</w:t>
      </w:r>
    </w:p>
    <w:p w14:paraId="4CBBFCAB" w14:textId="77777777" w:rsidR="00162074" w:rsidRDefault="006E4140">
      <w:pPr>
        <w:pStyle w:val="Heading2"/>
      </w:pPr>
      <w:bookmarkStart w:id="109" w:name="_Toc84106719"/>
      <w:r>
        <w:rPr>
          <w:rFonts w:hint="eastAsia"/>
        </w:rPr>
        <w:t>Scene</w:t>
      </w:r>
      <w:r>
        <w:t xml:space="preserve"> </w:t>
      </w:r>
      <w:r>
        <w:rPr>
          <w:rFonts w:hint="eastAsia"/>
        </w:rPr>
        <w:t>V</w:t>
      </w:r>
      <w:bookmarkEnd w:id="109"/>
    </w:p>
    <w:p w14:paraId="62D9067C" w14:textId="77777777" w:rsidR="00162074" w:rsidRDefault="006E4140">
      <w:pPr>
        <w:pStyle w:val="11"/>
      </w:pPr>
      <w:r>
        <w:rPr>
          <w:rFonts w:hint="eastAsia"/>
        </w:rPr>
        <w:t>EXTERIOR</w:t>
      </w:r>
      <w:r>
        <w:t xml:space="preserve"> </w:t>
      </w:r>
      <w:r>
        <w:rPr>
          <w:rFonts w:hint="eastAsia"/>
        </w:rPr>
        <w:t>—</w:t>
      </w:r>
      <w:r>
        <w:rPr>
          <w:rFonts w:hint="eastAsia"/>
        </w:rPr>
        <w:t xml:space="preserve"> </w:t>
      </w:r>
      <w:r>
        <w:t>Ruins of Germany Pavilion.</w:t>
      </w:r>
      <w:r>
        <w:rPr>
          <w:rFonts w:hint="eastAsia"/>
        </w:rPr>
        <w:t xml:space="preserve"> </w:t>
      </w:r>
      <w:r>
        <w:t xml:space="preserve">In disposal of the remains, </w:t>
      </w:r>
      <w:r>
        <w:rPr>
          <w:rFonts w:hint="eastAsia"/>
        </w:rPr>
        <w:t>Adela</w:t>
      </w:r>
      <w:r>
        <w:t xml:space="preserve"> and Angela Chan pick up one gemstone, after hundreds of tiles and bricks thrown into the Lagoon.</w:t>
      </w:r>
    </w:p>
    <w:p w14:paraId="3ADA9F22" w14:textId="77777777" w:rsidR="00162074" w:rsidRDefault="006E4140">
      <w:pPr>
        <w:pStyle w:val="12"/>
      </w:pPr>
      <w:r>
        <w:t>Adela Chan Jr</w:t>
      </w:r>
    </w:p>
    <w:p w14:paraId="7017BE41" w14:textId="77777777" w:rsidR="00162074" w:rsidRDefault="006E4140">
      <w:pPr>
        <w:rPr>
          <w:i/>
          <w:iCs/>
        </w:rPr>
      </w:pPr>
      <w:r>
        <w:rPr>
          <w:i/>
          <w:iCs/>
        </w:rPr>
        <w:t>(Noticing some gemstones)</w:t>
      </w:r>
      <w:r>
        <w:t xml:space="preserve"> There must be some useful information within the stones. </w:t>
      </w:r>
      <w:r>
        <w:rPr>
          <w:i/>
          <w:iCs/>
        </w:rPr>
        <w:t xml:space="preserve">(Pick them into one of her pockets). </w:t>
      </w:r>
    </w:p>
    <w:p w14:paraId="59EABAD3" w14:textId="77777777" w:rsidR="00162074" w:rsidRDefault="006E4140">
      <w:pPr>
        <w:pStyle w:val="12"/>
      </w:pPr>
      <w:r>
        <w:t>Angela Chan</w:t>
      </w:r>
    </w:p>
    <w:p w14:paraId="1D0E0A32" w14:textId="77777777" w:rsidR="00162074" w:rsidRDefault="006E4140">
      <w:r>
        <w:t>The wall fragment reads “SNOW WHITE IS FIVE BUILDINGS AWAY”.</w:t>
      </w:r>
    </w:p>
    <w:p w14:paraId="3EA9D5F7" w14:textId="77777777" w:rsidR="00162074" w:rsidRDefault="006E4140">
      <w:pPr>
        <w:pStyle w:val="12"/>
      </w:pPr>
      <w:r>
        <w:t>Adela Chan Jr</w:t>
      </w:r>
    </w:p>
    <w:p w14:paraId="1482283E" w14:textId="77777777" w:rsidR="00162074" w:rsidRDefault="006E4140">
      <w:r>
        <w:t>The next piece?</w:t>
      </w:r>
    </w:p>
    <w:p w14:paraId="604E9F40" w14:textId="77777777" w:rsidR="00162074" w:rsidRDefault="006E4140">
      <w:pPr>
        <w:pStyle w:val="12"/>
      </w:pPr>
      <w:r>
        <w:t>Angela Chan</w:t>
      </w:r>
    </w:p>
    <w:p w14:paraId="43403417" w14:textId="77777777" w:rsidR="00162074" w:rsidRDefault="006E4140">
      <w:r>
        <w:rPr>
          <w:i/>
          <w:iCs/>
        </w:rPr>
        <w:t>(Tosses some bricks into the lagoon off-screen)</w:t>
      </w:r>
      <w:r>
        <w:t xml:space="preserve"> I am already searching… Searching the maybe poisoned, cursed, kidnapped or enslaved ladies…</w:t>
      </w:r>
    </w:p>
    <w:p w14:paraId="111B2808" w14:textId="77777777" w:rsidR="00162074" w:rsidRDefault="006E4140">
      <w:pPr>
        <w:pStyle w:val="12"/>
      </w:pPr>
      <w:r>
        <w:t>(Ariel)</w:t>
      </w:r>
    </w:p>
    <w:p w14:paraId="59DB6DEE" w14:textId="77777777" w:rsidR="00162074" w:rsidRDefault="006E4140">
      <w:pPr>
        <w:rPr>
          <w:i/>
          <w:iCs/>
        </w:rPr>
      </w:pPr>
      <w:r>
        <w:t xml:space="preserve">No more toss, please! </w:t>
      </w:r>
      <w:r>
        <w:rPr>
          <w:i/>
          <w:iCs/>
        </w:rPr>
        <w:t>(Enters the scene)</w:t>
      </w:r>
    </w:p>
    <w:p w14:paraId="5215380C" w14:textId="77777777" w:rsidR="00162074" w:rsidRDefault="006E4140">
      <w:pPr>
        <w:pStyle w:val="12"/>
      </w:pPr>
      <w:r>
        <w:t>Adela Chan Jr</w:t>
      </w:r>
    </w:p>
    <w:p w14:paraId="1314167A" w14:textId="77777777" w:rsidR="00162074" w:rsidRDefault="006E4140">
      <w:pPr>
        <w:rPr>
          <w:i/>
          <w:iCs/>
        </w:rPr>
      </w:pPr>
      <w:r>
        <w:rPr>
          <w:i/>
          <w:iCs/>
        </w:rPr>
        <w:t>(Gathers a chest)</w:t>
      </w:r>
      <w:r>
        <w:t xml:space="preserve"> This chest may contain some valuable clues. </w:t>
      </w:r>
      <w:r>
        <w:rPr>
          <w:i/>
          <w:iCs/>
        </w:rPr>
        <w:t>(Opens it)</w:t>
      </w:r>
    </w:p>
    <w:p w14:paraId="04AF124D" w14:textId="77777777" w:rsidR="00162074" w:rsidRDefault="006E4140">
      <w:pPr>
        <w:pStyle w:val="11"/>
      </w:pPr>
      <w:r>
        <w:t>Upon opening, three beams of red light emanate from the chest.</w:t>
      </w:r>
    </w:p>
    <w:p w14:paraId="4B5DCE7E" w14:textId="77777777" w:rsidR="00162074" w:rsidRDefault="006E4140">
      <w:pPr>
        <w:pStyle w:val="12"/>
      </w:pPr>
      <w:r>
        <w:t>Angela Chan</w:t>
      </w:r>
    </w:p>
    <w:p w14:paraId="68C78C4A" w14:textId="77777777" w:rsidR="00162074" w:rsidRDefault="006E4140">
      <w:r>
        <w:t>Three of Fire, features Plasma with elements 1, 3, 4, 11 and 12.</w:t>
      </w:r>
    </w:p>
    <w:p w14:paraId="4A5DEEE4" w14:textId="77777777" w:rsidR="00162074" w:rsidRDefault="006E4140">
      <w:pPr>
        <w:pStyle w:val="12"/>
      </w:pPr>
      <w:r>
        <w:t>Adela Chan Jr</w:t>
      </w:r>
    </w:p>
    <w:p w14:paraId="10A26BE9" w14:textId="77777777" w:rsidR="00162074" w:rsidRDefault="006E4140">
      <w:r>
        <w:t>Where are your friends, your Highness Ariel?</w:t>
      </w:r>
    </w:p>
    <w:p w14:paraId="42127D45" w14:textId="77777777" w:rsidR="00162074" w:rsidRDefault="006E4140">
      <w:pPr>
        <w:pStyle w:val="12"/>
      </w:pPr>
      <w:r>
        <w:t>Ariel</w:t>
      </w:r>
    </w:p>
    <w:p w14:paraId="5A5C9FAC" w14:textId="77777777" w:rsidR="00162074" w:rsidRDefault="006E4140">
      <w:r>
        <w:t>Just across the lagoon. Walk past the seven ruins.</w:t>
      </w:r>
    </w:p>
    <w:p w14:paraId="2E6680FF" w14:textId="77777777" w:rsidR="00162074" w:rsidRDefault="006E4140">
      <w:pPr>
        <w:pStyle w:val="12"/>
      </w:pPr>
      <w:r>
        <w:t>Angela Chan</w:t>
      </w:r>
    </w:p>
    <w:p w14:paraId="2D6F859D" w14:textId="77777777" w:rsidR="00162074" w:rsidRDefault="006E4140">
      <w:r>
        <w:rPr>
          <w:i/>
          <w:iCs/>
        </w:rPr>
        <w:lastRenderedPageBreak/>
        <w:t>(Opens another chest, discharging green light)</w:t>
      </w:r>
      <w:r>
        <w:t xml:space="preserve"> Three of Earth, contains Solid with elements 5, 6, 13 and 14.</w:t>
      </w:r>
    </w:p>
    <w:p w14:paraId="2A659CBF" w14:textId="77777777" w:rsidR="00162074" w:rsidRDefault="006E4140">
      <w:pPr>
        <w:pStyle w:val="12"/>
      </w:pPr>
      <w:r>
        <w:t>Ariel</w:t>
      </w:r>
    </w:p>
    <w:p w14:paraId="173B1485" w14:textId="77777777" w:rsidR="00162074" w:rsidRDefault="006E4140">
      <w:r>
        <w:t>Threes of Air and Water are not in the ruins. Goodbye if you don’t listen to me.</w:t>
      </w:r>
    </w:p>
    <w:p w14:paraId="508EF095" w14:textId="77777777" w:rsidR="00162074" w:rsidRDefault="006E4140">
      <w:pPr>
        <w:pStyle w:val="11"/>
      </w:pPr>
      <w:r>
        <w:t>Adela and Angela Chan abandon the ruin and ensue Ariel.</w:t>
      </w:r>
    </w:p>
    <w:p w14:paraId="16B05BCC" w14:textId="77777777" w:rsidR="00162074" w:rsidRDefault="006E4140">
      <w:pPr>
        <w:pStyle w:val="Heading2"/>
      </w:pPr>
      <w:bookmarkStart w:id="110" w:name="_Toc84106720"/>
      <w:r>
        <w:t>Scene VI</w:t>
      </w:r>
      <w:bookmarkEnd w:id="110"/>
    </w:p>
    <w:p w14:paraId="06BE6885" w14:textId="7F7EC0EF" w:rsidR="00162074" w:rsidRDefault="006E4140">
      <w:pPr>
        <w:pStyle w:val="11"/>
      </w:pPr>
      <w:r>
        <w:t xml:space="preserve">INTERIOR — </w:t>
      </w:r>
      <w:r w:rsidR="00371A9E">
        <w:t>North Africa</w:t>
      </w:r>
      <w:r>
        <w:t xml:space="preserve"> Pavilion. Upon Adela and Angela Chan’s entry, </w:t>
      </w:r>
      <w:r>
        <w:rPr>
          <w:rFonts w:hint="eastAsia"/>
        </w:rPr>
        <w:t>frustrat</w:t>
      </w:r>
      <w:r>
        <w:t>ion seizes Ariel.</w:t>
      </w:r>
    </w:p>
    <w:p w14:paraId="51BC6DC3" w14:textId="77777777" w:rsidR="00162074" w:rsidRDefault="006E4140">
      <w:pPr>
        <w:pStyle w:val="12"/>
      </w:pPr>
      <w:r>
        <w:t>Ariel</w:t>
      </w:r>
    </w:p>
    <w:p w14:paraId="44CBBB90" w14:textId="77777777" w:rsidR="00162074" w:rsidRDefault="006E4140">
      <w:r>
        <w:rPr>
          <w:rFonts w:hint="eastAsia"/>
        </w:rPr>
        <w:t>Sorry</w:t>
      </w:r>
      <w:r>
        <w:t>, Jasmine is not here.</w:t>
      </w:r>
    </w:p>
    <w:p w14:paraId="56E76877" w14:textId="77777777" w:rsidR="00162074" w:rsidRDefault="006E4140">
      <w:pPr>
        <w:pStyle w:val="12"/>
      </w:pPr>
      <w:r>
        <w:t>Adela Chan Jr, Angela Chan</w:t>
      </w:r>
    </w:p>
    <w:p w14:paraId="069F7F51" w14:textId="77777777" w:rsidR="00162074" w:rsidRDefault="006E4140">
      <w:pPr>
        <w:rPr>
          <w:i/>
          <w:iCs/>
        </w:rPr>
      </w:pPr>
      <w:r>
        <w:t xml:space="preserve">We are searching Threes of Air and Water, one each. </w:t>
      </w:r>
      <w:r>
        <w:rPr>
          <w:i/>
          <w:iCs/>
        </w:rPr>
        <w:t>(Both sneak into Gallery of Arts and History, and turns the lights on)</w:t>
      </w:r>
    </w:p>
    <w:p w14:paraId="2FE3F0FD" w14:textId="77777777" w:rsidR="00162074" w:rsidRDefault="006E4140">
      <w:pPr>
        <w:pStyle w:val="12"/>
      </w:pPr>
      <w:r>
        <w:t>Ariel</w:t>
      </w:r>
    </w:p>
    <w:p w14:paraId="56A0D3FB" w14:textId="77777777" w:rsidR="00162074" w:rsidRDefault="006E4140">
      <w:pPr>
        <w:rPr>
          <w:i/>
          <w:iCs/>
        </w:rPr>
      </w:pPr>
      <w:r>
        <w:rPr>
          <w:rFonts w:hint="eastAsia"/>
        </w:rPr>
        <w:t>W</w:t>
      </w:r>
      <w:r>
        <w:t xml:space="preserve">ish you good luck! </w:t>
      </w:r>
      <w:r>
        <w:rPr>
          <w:i/>
          <w:iCs/>
        </w:rPr>
        <w:t>(Enters the Gallery)</w:t>
      </w:r>
    </w:p>
    <w:p w14:paraId="72F11541" w14:textId="77777777" w:rsidR="00162074" w:rsidRDefault="006E4140">
      <w:pPr>
        <w:pStyle w:val="11"/>
      </w:pPr>
      <w:r>
        <w:t xml:space="preserve">Cut to Ariel’s point of view. Searching the gallery, Adela Chan Jr </w:t>
      </w:r>
      <w:r>
        <w:rPr>
          <w:rFonts w:hint="eastAsia"/>
        </w:rPr>
        <w:t>feels</w:t>
      </w:r>
      <w:r>
        <w:t xml:space="preserve"> a card of the same dimension of the previous cards, while Angela Chan feels another.</w:t>
      </w:r>
    </w:p>
    <w:p w14:paraId="25C94CFC" w14:textId="77777777" w:rsidR="00162074" w:rsidRDefault="006E4140">
      <w:pPr>
        <w:pStyle w:val="12"/>
      </w:pPr>
      <w:r>
        <w:t>Adela Chan Jr</w:t>
      </w:r>
    </w:p>
    <w:p w14:paraId="369B2874" w14:textId="77777777" w:rsidR="00162074" w:rsidRDefault="006E4140">
      <w:r>
        <w:t>Three of Air, Gas with elements 7, 8, 15 and 16 is found under a painting featuring Morocco Independence War.</w:t>
      </w:r>
    </w:p>
    <w:p w14:paraId="796BB9DC" w14:textId="77777777" w:rsidR="00162074" w:rsidRDefault="006E4140">
      <w:pPr>
        <w:pStyle w:val="12"/>
      </w:pPr>
      <w:r>
        <w:t>Angela Chan</w:t>
      </w:r>
    </w:p>
    <w:p w14:paraId="34C63751" w14:textId="77777777" w:rsidR="00162074" w:rsidRDefault="006E4140">
      <w:r>
        <w:t>Three of Water, Liquid with elements 2, 9, 10, 17 and 18, lies under a photograph of ISIL’s submission to the United Nations.</w:t>
      </w:r>
    </w:p>
    <w:p w14:paraId="3344E4C9" w14:textId="77777777" w:rsidR="00162074" w:rsidRDefault="006E4140">
      <w:pPr>
        <w:pStyle w:val="11"/>
      </w:pPr>
      <w:r>
        <w:t>Cut to against Ariel.</w:t>
      </w:r>
    </w:p>
    <w:p w14:paraId="7509BBFF" w14:textId="77777777" w:rsidR="00162074" w:rsidRDefault="006E4140">
      <w:pPr>
        <w:pStyle w:val="12"/>
      </w:pPr>
      <w:r>
        <w:t>Ariel</w:t>
      </w:r>
    </w:p>
    <w:p w14:paraId="117E22B2" w14:textId="77777777" w:rsidR="00162074" w:rsidRDefault="006E4140">
      <w:r>
        <w:t>Ace, two, three. Now count to four!</w:t>
      </w:r>
    </w:p>
    <w:p w14:paraId="2F05C049" w14:textId="77777777" w:rsidR="00162074" w:rsidRDefault="006E4140">
      <w:pPr>
        <w:pStyle w:val="11"/>
      </w:pPr>
      <w:r>
        <w:t>All stride to the Bazaar.</w:t>
      </w:r>
    </w:p>
    <w:p w14:paraId="0AAE7E26" w14:textId="77777777" w:rsidR="00162074" w:rsidRDefault="006E4140">
      <w:pPr>
        <w:pStyle w:val="Heading2"/>
      </w:pPr>
      <w:bookmarkStart w:id="111" w:name="_Toc84106721"/>
      <w:r>
        <w:t>Scene VII</w:t>
      </w:r>
      <w:bookmarkEnd w:id="111"/>
    </w:p>
    <w:p w14:paraId="632A322C" w14:textId="27B8BB04" w:rsidR="00162074" w:rsidRDefault="006E4140">
      <w:pPr>
        <w:pStyle w:val="11"/>
      </w:pPr>
      <w:r>
        <w:t xml:space="preserve">INTERIOR — </w:t>
      </w:r>
      <w:r w:rsidR="00371A9E">
        <w:t>North Africa</w:t>
      </w:r>
      <w:r>
        <w:t xml:space="preserve"> Pavilion Bazaar. Delivering two gophers hide and the striped hide to the central bowl, Adela and Angela Chan obtain and open the only brass chest on display.</w:t>
      </w:r>
    </w:p>
    <w:p w14:paraId="64D3AEEE" w14:textId="77777777" w:rsidR="00162074" w:rsidRDefault="006E4140">
      <w:pPr>
        <w:pStyle w:val="12"/>
      </w:pPr>
      <w:r>
        <w:t>Adela Chan Jr</w:t>
      </w:r>
    </w:p>
    <w:p w14:paraId="27EABE59" w14:textId="77777777" w:rsidR="00162074" w:rsidRDefault="006E4140">
      <w:r>
        <w:t>Four of Fire presents Elements 19 to 43, with Four of Earth for 44 to 68.</w:t>
      </w:r>
    </w:p>
    <w:p w14:paraId="739526A8" w14:textId="77777777" w:rsidR="00162074" w:rsidRDefault="006E4140">
      <w:pPr>
        <w:pStyle w:val="12"/>
      </w:pPr>
      <w:r>
        <w:t>Angela Chan</w:t>
      </w:r>
    </w:p>
    <w:p w14:paraId="3BF9026D" w14:textId="77777777" w:rsidR="00162074" w:rsidRDefault="006E4140">
      <w:r>
        <w:t>Four of Air introduces Elements 69 to 93, with Four of Water for 94 to 118.</w:t>
      </w:r>
    </w:p>
    <w:p w14:paraId="5ADEF221" w14:textId="77777777" w:rsidR="00162074" w:rsidRDefault="006E4140">
      <w:pPr>
        <w:pStyle w:val="12"/>
      </w:pPr>
      <w:r>
        <w:t>Ariel</w:t>
      </w:r>
    </w:p>
    <w:p w14:paraId="35FBB05C" w14:textId="77777777" w:rsidR="00162074" w:rsidRDefault="006E4140">
      <w:r>
        <w:rPr>
          <w:i/>
          <w:iCs/>
        </w:rPr>
        <w:t>(Noticing the sixteen pips on 5-by-5 square corners)</w:t>
      </w:r>
      <w:r>
        <w:t xml:space="preserve"> Sixteen bingos! You’ve </w:t>
      </w:r>
      <w:r>
        <w:lastRenderedPageBreak/>
        <w:t>won the jackpot!</w:t>
      </w:r>
    </w:p>
    <w:p w14:paraId="13A98122" w14:textId="77777777" w:rsidR="00162074" w:rsidRDefault="006E4140">
      <w:pPr>
        <w:pStyle w:val="11"/>
      </w:pPr>
      <w:r>
        <w:t>A boom strike outside the screen.</w:t>
      </w:r>
    </w:p>
    <w:p w14:paraId="68CBA24E" w14:textId="77777777" w:rsidR="00162074" w:rsidRDefault="006E4140">
      <w:pPr>
        <w:pStyle w:val="12"/>
      </w:pPr>
      <w:r>
        <w:t>Adela Chan Jr</w:t>
      </w:r>
    </w:p>
    <w:p w14:paraId="671E89F0" w14:textId="77777777" w:rsidR="00162074" w:rsidRDefault="006E4140">
      <w:r>
        <w:t>The demons are returning! Escape!</w:t>
      </w:r>
    </w:p>
    <w:p w14:paraId="199EA2D8" w14:textId="77777777" w:rsidR="00162074" w:rsidRDefault="006E4140">
      <w:pPr>
        <w:pStyle w:val="11"/>
      </w:pPr>
      <w:r>
        <w:t>All escape to the ruins of France Pavilion.</w:t>
      </w:r>
    </w:p>
    <w:p w14:paraId="75D9E619" w14:textId="77777777" w:rsidR="00162074" w:rsidRDefault="006E4140">
      <w:pPr>
        <w:pStyle w:val="Heading2"/>
      </w:pPr>
      <w:bookmarkStart w:id="112" w:name="_Toc84106722"/>
      <w:r>
        <w:t>Scene VIII</w:t>
      </w:r>
      <w:bookmarkEnd w:id="112"/>
    </w:p>
    <w:p w14:paraId="435D3EAC" w14:textId="77777777" w:rsidR="00162074" w:rsidRDefault="006E4140">
      <w:pPr>
        <w:pStyle w:val="11"/>
      </w:pPr>
      <w:r>
        <w:t>EXTERIOR — Ruins of France Pavilion. Throwing bricks and rocks to smash Gandalf the Grey, Adela and Angela Chan come across five beams of red light.</w:t>
      </w:r>
    </w:p>
    <w:p w14:paraId="6B3A3468" w14:textId="77777777" w:rsidR="00162074" w:rsidRDefault="006E4140">
      <w:pPr>
        <w:pStyle w:val="12"/>
      </w:pPr>
      <w:r>
        <w:t>Adela Chan Jr</w:t>
      </w:r>
    </w:p>
    <w:p w14:paraId="32F97783" w14:textId="77777777" w:rsidR="00162074" w:rsidRDefault="006E4140">
      <w:r>
        <w:t>Five of Fire, we’ve found you!</w:t>
      </w:r>
    </w:p>
    <w:p w14:paraId="276AAEA3" w14:textId="77777777" w:rsidR="00162074" w:rsidRDefault="006E4140">
      <w:pPr>
        <w:pStyle w:val="11"/>
      </w:pPr>
      <w:r>
        <w:t>Foghorn Leghorn and twenty construction robots enter the screen, with the first displaying “LANDMINE DETECTED; SAFETY INSTRUCTIONS HERE”, whose chest Adela Chan Jr turns to open with ease, drawing one card.</w:t>
      </w:r>
    </w:p>
    <w:p w14:paraId="42BA7915" w14:textId="77777777" w:rsidR="00162074" w:rsidRDefault="006E4140">
      <w:pPr>
        <w:pStyle w:val="12"/>
      </w:pPr>
      <w:r>
        <w:t>Angela Chan</w:t>
      </w:r>
    </w:p>
    <w:p w14:paraId="06C3FA9E" w14:textId="77777777" w:rsidR="00162074" w:rsidRDefault="006E4140">
      <w:r>
        <w:t>Nice find: adenine.</w:t>
      </w:r>
    </w:p>
    <w:p w14:paraId="277226AA" w14:textId="77777777" w:rsidR="00162074" w:rsidRDefault="006E4140">
      <w:pPr>
        <w:pStyle w:val="12"/>
      </w:pPr>
      <w:r>
        <w:t>Foghorn Leghorn</w:t>
      </w:r>
    </w:p>
    <w:p w14:paraId="61420220" w14:textId="77777777" w:rsidR="00162074" w:rsidRDefault="006E4140">
      <w:r>
        <w:t>Cock-a crow!</w:t>
      </w:r>
    </w:p>
    <w:p w14:paraId="3C587292" w14:textId="77777777" w:rsidR="00162074" w:rsidRDefault="006E4140">
      <w:pPr>
        <w:pStyle w:val="12"/>
      </w:pPr>
      <w:r>
        <w:t>Adela Chan Jr, Angela Chan</w:t>
      </w:r>
    </w:p>
    <w:p w14:paraId="283028ED" w14:textId="77777777" w:rsidR="00162074" w:rsidRDefault="006E4140">
      <w:pPr>
        <w:rPr>
          <w:i/>
          <w:iCs/>
        </w:rPr>
      </w:pPr>
      <w:r>
        <w:t xml:space="preserve">Are you misleading our people? </w:t>
      </w:r>
      <w:r>
        <w:rPr>
          <w:i/>
          <w:iCs/>
        </w:rPr>
        <w:t>(Catches Foghorn Leghorn together)</w:t>
      </w:r>
    </w:p>
    <w:p w14:paraId="5A9ED66D" w14:textId="77777777" w:rsidR="00162074" w:rsidRDefault="006E4140">
      <w:pPr>
        <w:pStyle w:val="11"/>
      </w:pPr>
      <w:r>
        <w:t>The displays flash into “BOARD THE LAND” “NEWLY CONSTRUCTED” when Adela and Angela Chan place Foghorn Leghorn into the first robot.</w:t>
      </w:r>
    </w:p>
    <w:p w14:paraId="1A94F4A2" w14:textId="77777777" w:rsidR="00162074" w:rsidRDefault="006E4140">
      <w:pPr>
        <w:pStyle w:val="12"/>
      </w:pPr>
      <w:r>
        <w:t>Ariel</w:t>
      </w:r>
    </w:p>
    <w:p w14:paraId="5F79A6F1" w14:textId="77777777" w:rsidR="00162074" w:rsidRDefault="006E4140">
      <w:r>
        <w:t>Many thanks. Have you made sure that these cards lie at the Land Pavilion?</w:t>
      </w:r>
    </w:p>
    <w:p w14:paraId="59065F50" w14:textId="77777777" w:rsidR="00162074" w:rsidRDefault="006E4140">
      <w:pPr>
        <w:pStyle w:val="12"/>
      </w:pPr>
      <w:r>
        <w:t>Adela Chan Jr</w:t>
      </w:r>
    </w:p>
    <w:p w14:paraId="64837240" w14:textId="77777777" w:rsidR="00162074" w:rsidRDefault="006E4140">
      <w:r>
        <w:t>Never can we do if we have no try!</w:t>
      </w:r>
    </w:p>
    <w:p w14:paraId="21C2FA90" w14:textId="77777777" w:rsidR="00162074" w:rsidRDefault="006E4140">
      <w:pPr>
        <w:pStyle w:val="11"/>
      </w:pPr>
      <w:r>
        <w:t>All edge away to the Land.</w:t>
      </w:r>
    </w:p>
    <w:p w14:paraId="50131CB6" w14:textId="77777777" w:rsidR="00162074" w:rsidRDefault="006E4140">
      <w:pPr>
        <w:pStyle w:val="Heading2"/>
      </w:pPr>
      <w:bookmarkStart w:id="113" w:name="_Toc84106723"/>
      <w:r>
        <w:t>Scene IX</w:t>
      </w:r>
      <w:bookmarkEnd w:id="113"/>
    </w:p>
    <w:p w14:paraId="08414704" w14:textId="77777777" w:rsidR="00162074" w:rsidRDefault="006E4140">
      <w:pPr>
        <w:pStyle w:val="11"/>
      </w:pPr>
      <w:r>
        <w:t>INTERIOR — the Land. Hungry and thirsty, Adela and Angela Chan take seats at The Garden Grill Restaurant, which starts to rotate in one degree per second. So envious is Ariel that everything seems loaded against her.</w:t>
      </w:r>
    </w:p>
    <w:p w14:paraId="4B4E1036" w14:textId="77777777" w:rsidR="00162074" w:rsidRDefault="006E4140">
      <w:pPr>
        <w:pStyle w:val="12"/>
      </w:pPr>
      <w:r>
        <w:t>Ariel</w:t>
      </w:r>
    </w:p>
    <w:p w14:paraId="0CD0C475" w14:textId="77777777" w:rsidR="00162074" w:rsidRDefault="006E4140">
      <w:pPr>
        <w:rPr>
          <w:i/>
          <w:iCs/>
        </w:rPr>
      </w:pPr>
      <w:r>
        <w:t xml:space="preserve">I wonder if my father could halt it! </w:t>
      </w:r>
      <w:r>
        <w:rPr>
          <w:i/>
          <w:iCs/>
        </w:rPr>
        <w:t>(Escapes the pavilion)</w:t>
      </w:r>
    </w:p>
    <w:p w14:paraId="400D7201" w14:textId="77777777" w:rsidR="00162074" w:rsidRDefault="006E4140">
      <w:pPr>
        <w:pStyle w:val="12"/>
      </w:pPr>
      <w:r>
        <w:t>Adela Chan Jr</w:t>
      </w:r>
    </w:p>
    <w:p w14:paraId="5EDB5E5D" w14:textId="77777777" w:rsidR="00162074" w:rsidRDefault="006E4140">
      <w:r>
        <w:t xml:space="preserve">As the restaurant rotates, guests are ready with show the dark scenes of the boat ride </w:t>
      </w:r>
      <w:r>
        <w:rPr>
          <w:i/>
          <w:iCs/>
        </w:rPr>
        <w:t>Listen to the Land</w:t>
      </w:r>
      <w:r>
        <w:t>. Like other restaurants within EPCOT, much of the food served is grown within the pavilions' own greenhouses and incubators.</w:t>
      </w:r>
    </w:p>
    <w:p w14:paraId="20BFF300" w14:textId="77777777" w:rsidR="00162074" w:rsidRDefault="006E4140">
      <w:r>
        <w:t>My sister and I are sufficiently capable of your delight around touring them.</w:t>
      </w:r>
    </w:p>
    <w:p w14:paraId="7ED9F8F9" w14:textId="77777777" w:rsidR="00162074" w:rsidRDefault="006E4140">
      <w:pPr>
        <w:pStyle w:val="12"/>
      </w:pPr>
      <w:r>
        <w:lastRenderedPageBreak/>
        <w:t>Angela Chan</w:t>
      </w:r>
    </w:p>
    <w:p w14:paraId="0B316E95" w14:textId="77777777" w:rsidR="00162074" w:rsidRDefault="006E4140">
      <w:pPr>
        <w:rPr>
          <w:i/>
          <w:iCs/>
        </w:rPr>
      </w:pPr>
      <w:r>
        <w:rPr>
          <w:i/>
          <w:iCs/>
        </w:rPr>
        <w:t>(Glances at her watch striking 04:15:26)</w:t>
      </w:r>
      <w:r>
        <w:t xml:space="preserve"> It’s somewhat early now. Let’s chase Ariel. </w:t>
      </w:r>
      <w:r>
        <w:rPr>
          <w:i/>
          <w:iCs/>
        </w:rPr>
        <w:t>(Stands up)</w:t>
      </w:r>
    </w:p>
    <w:p w14:paraId="026C0301" w14:textId="77777777" w:rsidR="00162074" w:rsidRDefault="006E4140">
      <w:pPr>
        <w:pStyle w:val="11"/>
      </w:pPr>
      <w:r>
        <w:t>A robot arm serves Adela and Angela Chan one large cup of water each, while another serves two pastries, two eggs, one bacon and one chicken sausage.</w:t>
      </w:r>
    </w:p>
    <w:p w14:paraId="04BBEBAC" w14:textId="77777777" w:rsidR="00162074" w:rsidRDefault="006E4140">
      <w:pPr>
        <w:pStyle w:val="12"/>
      </w:pPr>
      <w:r>
        <w:t>Adela Chan Jr</w:t>
      </w:r>
    </w:p>
    <w:p w14:paraId="384CE2B4" w14:textId="77777777" w:rsidR="00162074" w:rsidRDefault="006E4140">
      <w:r>
        <w:t>Please stay calm and have a discussion over our new worlds. It’s seen through the window that someone is chasing Ariel.</w:t>
      </w:r>
    </w:p>
    <w:p w14:paraId="78A1ED38" w14:textId="77777777" w:rsidR="00162074" w:rsidRDefault="006E4140">
      <w:pPr>
        <w:pStyle w:val="12"/>
      </w:pPr>
      <w:r>
        <w:t>Angela Chan</w:t>
      </w:r>
    </w:p>
    <w:p w14:paraId="77166617" w14:textId="77777777" w:rsidR="00162074" w:rsidRDefault="006E4140">
      <w:r>
        <w:rPr>
          <w:i/>
          <w:iCs/>
        </w:rPr>
        <w:t>(Sits back on her seat)</w:t>
      </w:r>
      <w:r>
        <w:t xml:space="preserve"> It seems that our ladies went between the ruins of Canada Pavilion and United Kingdom Pavilion, and robots will be reconstructing them.</w:t>
      </w:r>
    </w:p>
    <w:p w14:paraId="31577E29" w14:textId="77777777" w:rsidR="00162074" w:rsidRDefault="006E4140">
      <w:pPr>
        <w:pStyle w:val="12"/>
      </w:pPr>
      <w:r>
        <w:t>Adela Chan Jr</w:t>
      </w:r>
    </w:p>
    <w:p w14:paraId="048FC3D7" w14:textId="77777777" w:rsidR="00162074" w:rsidRDefault="006E4140">
      <w:r>
        <w:t>And then Japan, Germany and Italy Pavilions, as God offer them an opportunity of waking up from unconsciousness and misinterpretation of totalitarian and bellicose depravity.</w:t>
      </w:r>
    </w:p>
    <w:p w14:paraId="1A58B386" w14:textId="77777777" w:rsidR="00162074" w:rsidRDefault="006E4140">
      <w:pPr>
        <w:pStyle w:val="12"/>
      </w:pPr>
      <w:r>
        <w:t>Angela Chan</w:t>
      </w:r>
    </w:p>
    <w:p w14:paraId="57EBD9CB" w14:textId="016973FD" w:rsidR="00162074" w:rsidRDefault="006E4140">
      <w:r>
        <w:t xml:space="preserve">Why didn’t China Pavilion collapse? Nor do the pavilions of </w:t>
      </w:r>
      <w:r w:rsidR="00371A9E">
        <w:t>North Africa</w:t>
      </w:r>
      <w:r>
        <w:t>, Nordics and Latin America?</w:t>
      </w:r>
    </w:p>
    <w:p w14:paraId="0E0F30D8" w14:textId="77777777" w:rsidR="00162074" w:rsidRDefault="006E4140">
      <w:pPr>
        <w:pStyle w:val="12"/>
      </w:pPr>
      <w:r>
        <w:t>Adela Chan Jr</w:t>
      </w:r>
    </w:p>
    <w:p w14:paraId="77D177C0" w14:textId="77777777" w:rsidR="00162074" w:rsidRDefault="006E4140">
      <w:r>
        <w:t>There store heaps of T</w:t>
      </w:r>
      <w:r>
        <w:rPr>
          <w:rFonts w:hint="eastAsia"/>
        </w:rPr>
        <w:t>angible</w:t>
      </w:r>
      <w:r>
        <w:t xml:space="preserve"> and Intangible Cultural Heritages, which belong to the global humanity.</w:t>
      </w:r>
    </w:p>
    <w:p w14:paraId="39EC042D" w14:textId="77777777" w:rsidR="00162074" w:rsidRDefault="006E4140">
      <w:pPr>
        <w:pStyle w:val="12"/>
      </w:pPr>
      <w:r>
        <w:t>Angela Chan</w:t>
      </w:r>
    </w:p>
    <w:p w14:paraId="2E68FCE7" w14:textId="77777777" w:rsidR="00162074" w:rsidRDefault="006E4140">
      <w:r>
        <w:t xml:space="preserve">Besides, </w:t>
      </w:r>
      <w:r>
        <w:rPr>
          <w:rFonts w:hint="eastAsia"/>
        </w:rPr>
        <w:t>China</w:t>
      </w:r>
      <w:r>
        <w:t xml:space="preserve"> is the only surviving Cradle of Civilization.</w:t>
      </w:r>
    </w:p>
    <w:p w14:paraId="0CBAF97F" w14:textId="77777777" w:rsidR="00162074" w:rsidRDefault="006E4140">
      <w:pPr>
        <w:pStyle w:val="11"/>
      </w:pPr>
      <w:r>
        <w:t>The former robot arm delivers a card.</w:t>
      </w:r>
    </w:p>
    <w:p w14:paraId="7C022CDD" w14:textId="77777777" w:rsidR="00162074" w:rsidRDefault="006E4140">
      <w:pPr>
        <w:pStyle w:val="12"/>
      </w:pPr>
      <w:r>
        <w:t>Adela Chan Jr</w:t>
      </w:r>
    </w:p>
    <w:p w14:paraId="7A800F2C" w14:textId="77777777" w:rsidR="00162074" w:rsidRDefault="006E4140">
      <w:r>
        <w:t>Five of Earth, cytosine.</w:t>
      </w:r>
    </w:p>
    <w:p w14:paraId="1DD2F29D" w14:textId="77777777" w:rsidR="00162074" w:rsidRDefault="006E4140">
      <w:pPr>
        <w:pStyle w:val="11"/>
      </w:pPr>
      <w:r>
        <w:t>The restaurant has just rotated to its opposite position, pointing the entrance of Living with the Land. Taking their pastries and a card, Adela and Angela Chan pass the entrance.</w:t>
      </w:r>
    </w:p>
    <w:p w14:paraId="40B22C9A" w14:textId="77777777" w:rsidR="00162074" w:rsidRDefault="006E4140">
      <w:pPr>
        <w:pStyle w:val="Heading2"/>
      </w:pPr>
      <w:bookmarkStart w:id="114" w:name="_Toc84106724"/>
      <w:r>
        <w:t>Scene X</w:t>
      </w:r>
      <w:bookmarkEnd w:id="114"/>
    </w:p>
    <w:p w14:paraId="0E65F94C" w14:textId="77777777" w:rsidR="00162074" w:rsidRDefault="006E4140">
      <w:pPr>
        <w:pStyle w:val="11"/>
      </w:pPr>
      <w:r>
        <w:t>EXTERIOR — the Journey of Water. Pocahontas returns with Moana and Ariel.</w:t>
      </w:r>
    </w:p>
    <w:p w14:paraId="79199AEB" w14:textId="77777777" w:rsidR="00162074" w:rsidRDefault="006E4140">
      <w:pPr>
        <w:pStyle w:val="12"/>
      </w:pPr>
      <w:r>
        <w:t>(Adela Chan Jr)</w:t>
      </w:r>
    </w:p>
    <w:p w14:paraId="6659200E" w14:textId="77777777" w:rsidR="00162074" w:rsidRDefault="006E4140">
      <w:r>
        <w:t>W</w:t>
      </w:r>
      <w:r>
        <w:rPr>
          <w:rFonts w:hint="eastAsia"/>
        </w:rPr>
        <w:t>elcome to start Living with the Land!</w:t>
      </w:r>
      <w:r>
        <w:t xml:space="preserve"> The first part, dark ride starts in a deciduous forest amid thunderstorm, illustrating how destructive the land-shaping forces can appear to us.</w:t>
      </w:r>
    </w:p>
    <w:p w14:paraId="042FAE81" w14:textId="77777777" w:rsidR="00162074" w:rsidRDefault="006E4140">
      <w:pPr>
        <w:pStyle w:val="12"/>
      </w:pPr>
      <w:r>
        <w:t>(</w:t>
      </w:r>
      <w:r>
        <w:rPr>
          <w:rFonts w:hint="eastAsia"/>
        </w:rPr>
        <w:t>Angela Chan</w:t>
      </w:r>
      <w:r>
        <w:t>)</w:t>
      </w:r>
    </w:p>
    <w:p w14:paraId="3446302E" w14:textId="77777777" w:rsidR="00162074" w:rsidRDefault="006E4140">
      <w:r>
        <w:t xml:space="preserve">Then, the boat sails through tropical rainforests, deserts and prairies. These </w:t>
      </w:r>
      <w:r>
        <w:lastRenderedPageBreak/>
        <w:t>biomes feature sound and lighting effects, in addition to heat, wind and mist to simulate real conditions.</w:t>
      </w:r>
    </w:p>
    <w:p w14:paraId="03B319B9" w14:textId="77777777" w:rsidR="00162074" w:rsidRDefault="006E4140">
      <w:pPr>
        <w:pStyle w:val="12"/>
      </w:pPr>
      <w:r>
        <w:t>(</w:t>
      </w:r>
      <w:r>
        <w:rPr>
          <w:rFonts w:hint="eastAsia"/>
        </w:rPr>
        <w:t>Adela Chan Jr</w:t>
      </w:r>
      <w:r>
        <w:t>)</w:t>
      </w:r>
    </w:p>
    <w:p w14:paraId="08EE8CDA" w14:textId="77777777" w:rsidR="00162074" w:rsidRDefault="006E4140">
      <w:r>
        <w:t>Following is a small theater that illustrates the relationship between humans and the environment, and the methods of human land modifications to better serve our purposes.</w:t>
      </w:r>
    </w:p>
    <w:p w14:paraId="429E34FA" w14:textId="77777777" w:rsidR="00162074" w:rsidRDefault="006E4140">
      <w:pPr>
        <w:pStyle w:val="12"/>
      </w:pPr>
      <w:r>
        <w:t>Pocahontas</w:t>
      </w:r>
    </w:p>
    <w:p w14:paraId="4A6333FC" w14:textId="77777777" w:rsidR="00162074" w:rsidRDefault="006E4140">
      <w:r>
        <w:t>I suppose it will rather ruin than serve.</w:t>
      </w:r>
    </w:p>
    <w:p w14:paraId="5ACE2A3B" w14:textId="77777777" w:rsidR="00162074" w:rsidRDefault="006E4140">
      <w:pPr>
        <w:pStyle w:val="12"/>
      </w:pPr>
      <w:r>
        <w:t>(Angela Chan)</w:t>
      </w:r>
    </w:p>
    <w:p w14:paraId="3236F18D" w14:textId="77777777" w:rsidR="00162074" w:rsidRDefault="006E4140">
      <w:r>
        <w:t>No, please enter.</w:t>
      </w:r>
    </w:p>
    <w:p w14:paraId="00DD7915" w14:textId="77777777" w:rsidR="00162074" w:rsidRDefault="006E4140">
      <w:pPr>
        <w:pStyle w:val="12"/>
      </w:pPr>
      <w:r>
        <w:t>(</w:t>
      </w:r>
      <w:r>
        <w:rPr>
          <w:rFonts w:hint="eastAsia"/>
        </w:rPr>
        <w:t>A</w:t>
      </w:r>
      <w:r>
        <w:t>d</w:t>
      </w:r>
      <w:r>
        <w:rPr>
          <w:rFonts w:hint="eastAsia"/>
        </w:rPr>
        <w:t>ela</w:t>
      </w:r>
      <w:r>
        <w:t xml:space="preserve"> Chan Jr)</w:t>
      </w:r>
    </w:p>
    <w:p w14:paraId="4B7AB959" w14:textId="77777777" w:rsidR="00162074" w:rsidRDefault="006E4140">
      <w:r>
        <w:t>The second part takes place in The Living Laboratories, which showcases ideas about the future agriculture. There are a Tropic Greenhouse, an Aqua-cell, a Temperate Greenhouse, a String Greenhouse, and the Creative Greenhouse. All the plants here are grown in various methods of hydroponics, for instance, sand, perlite, coconut coir and mineral wool.</w:t>
      </w:r>
    </w:p>
    <w:p w14:paraId="3E25774E" w14:textId="77777777" w:rsidR="00162074" w:rsidRDefault="006E4140">
      <w:pPr>
        <w:pStyle w:val="11"/>
      </w:pPr>
      <w:r>
        <w:rPr>
          <w:rFonts w:hint="eastAsia"/>
        </w:rPr>
        <w:t xml:space="preserve">The restaurant </w:t>
      </w:r>
      <w:r>
        <w:t>has just returned to its original orientation when Pocahontas enters and takes seats at their table, camera following.</w:t>
      </w:r>
    </w:p>
    <w:p w14:paraId="3E5EC6D3" w14:textId="77777777" w:rsidR="00162074" w:rsidRDefault="006E4140">
      <w:pPr>
        <w:pStyle w:val="12"/>
      </w:pPr>
      <w:r>
        <w:t>(Angela Chan)</w:t>
      </w:r>
    </w:p>
    <w:p w14:paraId="54FE5E2C" w14:textId="77777777" w:rsidR="00162074" w:rsidRDefault="006E4140">
      <w:r>
        <w:t>Finally, Biotechnology Lab and Integrated Pest Management Lab do both deserve a visit. No need to provide details but that over 30 tons of produce are harvested from The Land each year! Bon Appetit!</w:t>
      </w:r>
    </w:p>
    <w:p w14:paraId="3D6FAFCD" w14:textId="77777777" w:rsidR="00162074" w:rsidRDefault="006E4140">
      <w:pPr>
        <w:pStyle w:val="11"/>
      </w:pPr>
      <w:r>
        <w:t>Adela and Angela Chan depart to greet Moana and Ariel.</w:t>
      </w:r>
    </w:p>
    <w:p w14:paraId="00B821F2" w14:textId="77777777" w:rsidR="00162074" w:rsidRDefault="006E4140">
      <w:pPr>
        <w:pStyle w:val="Heading2"/>
      </w:pPr>
      <w:bookmarkStart w:id="115" w:name="_Toc84106725"/>
      <w:r>
        <w:rPr>
          <w:rFonts w:hint="eastAsia"/>
        </w:rPr>
        <w:t>Scene X</w:t>
      </w:r>
      <w:r>
        <w:t>I</w:t>
      </w:r>
      <w:bookmarkEnd w:id="115"/>
    </w:p>
    <w:p w14:paraId="32FAE58E" w14:textId="77777777" w:rsidR="00162074" w:rsidRDefault="006E4140">
      <w:pPr>
        <w:pStyle w:val="11"/>
      </w:pPr>
      <w:r>
        <w:t>INTERIOR — the Living Seas. Adela and Angela Chan direct Ariel inside.</w:t>
      </w:r>
    </w:p>
    <w:p w14:paraId="5E454B9B" w14:textId="77777777" w:rsidR="00162074" w:rsidRDefault="006E4140">
      <w:pPr>
        <w:pStyle w:val="12"/>
      </w:pPr>
      <w:r>
        <w:t>Adela Chan Jr</w:t>
      </w:r>
    </w:p>
    <w:p w14:paraId="2372688B" w14:textId="77777777" w:rsidR="00162074" w:rsidRDefault="006E4140">
      <w:r>
        <w:t>Welcome to the Living Seas! The main aquarium area, Sea Base Alpha features two levels of viewing into the Coral Reef as well as several modules containing additional exhibits.</w:t>
      </w:r>
    </w:p>
    <w:p w14:paraId="77215597" w14:textId="77777777" w:rsidR="00162074" w:rsidRDefault="006E4140">
      <w:pPr>
        <w:pStyle w:val="12"/>
      </w:pPr>
      <w:r>
        <w:t>Ariel</w:t>
      </w:r>
    </w:p>
    <w:p w14:paraId="54DD6B6E" w14:textId="77777777" w:rsidR="00162074" w:rsidRDefault="006E4140">
      <w:r>
        <w:t>Look! 1A Ocean Ecosystems!</w:t>
      </w:r>
    </w:p>
    <w:p w14:paraId="4D6F3240" w14:textId="77777777" w:rsidR="00162074" w:rsidRDefault="006E4140">
      <w:pPr>
        <w:pStyle w:val="12"/>
      </w:pPr>
      <w:r>
        <w:t>Adela Chan Jr</w:t>
      </w:r>
    </w:p>
    <w:p w14:paraId="3DE7B28B" w14:textId="77777777" w:rsidR="00162074" w:rsidRDefault="006E4140">
      <w:pPr>
        <w:rPr>
          <w:i/>
          <w:iCs/>
        </w:rPr>
      </w:pPr>
      <w:r>
        <w:t xml:space="preserve">These small-tank exhibits resemble various ocean environments, while 2A featured an exhibit on mariculture. For example, a central tank that spanned both floors of the module, used to be a Pacific Coast Kelp Forest, until Turtle Talk took over the lower part. </w:t>
      </w:r>
      <w:r>
        <w:rPr>
          <w:i/>
          <w:iCs/>
        </w:rPr>
        <w:t>(Walks up the stairs, with Ariel, Angela Chan and camera following)</w:t>
      </w:r>
    </w:p>
    <w:p w14:paraId="7CB94A8C" w14:textId="77777777" w:rsidR="00162074" w:rsidRDefault="006E4140">
      <w:pPr>
        <w:pStyle w:val="12"/>
      </w:pPr>
      <w:r>
        <w:t>Angela Chan</w:t>
      </w:r>
    </w:p>
    <w:p w14:paraId="6B6DC4B5" w14:textId="77777777" w:rsidR="00162074" w:rsidRDefault="006E4140">
      <w:r>
        <w:lastRenderedPageBreak/>
        <w:t>Mariculture Lab! With advanced techniques, plants and animals are farmed underwater, before coming to our dishes or returning to the wild. A marine biologist will be available for questions and discussions.</w:t>
      </w:r>
    </w:p>
    <w:p w14:paraId="6D204AAA" w14:textId="77777777" w:rsidR="00162074" w:rsidRDefault="006E4140">
      <w:pPr>
        <w:pStyle w:val="12"/>
      </w:pPr>
      <w:r>
        <w:t>Ariel</w:t>
      </w:r>
    </w:p>
    <w:p w14:paraId="0ADD3FCA" w14:textId="77777777" w:rsidR="00162074" w:rsidRDefault="006E4140">
      <w:r>
        <w:t>Are you human slipping my father’s secret??!</w:t>
      </w:r>
    </w:p>
    <w:p w14:paraId="64E4EEBD" w14:textId="77777777" w:rsidR="00162074" w:rsidRDefault="006E4140">
      <w:pPr>
        <w:pStyle w:val="12"/>
      </w:pPr>
      <w:r>
        <w:t>Adela Chan Jr</w:t>
      </w:r>
    </w:p>
    <w:p w14:paraId="3DA7B801" w14:textId="77777777" w:rsidR="00162074" w:rsidRDefault="006E4140">
      <w:r>
        <w:t>No, they are trusted home and abroad. Now we have reached 2B Marine Mammal Research Center, home to the pavilion's manatees, dolphins, and so on, all eventually released back into the wild.</w:t>
      </w:r>
    </w:p>
    <w:p w14:paraId="664AD50E" w14:textId="77777777" w:rsidR="00162074" w:rsidRDefault="006E4140">
      <w:pPr>
        <w:pStyle w:val="11"/>
      </w:pPr>
      <w:r>
        <w:t>All pace down another passage of stairs, with Ariel slipping over a card.</w:t>
      </w:r>
    </w:p>
    <w:p w14:paraId="5FDC59FE" w14:textId="77777777" w:rsidR="00162074" w:rsidRDefault="006E4140">
      <w:pPr>
        <w:pStyle w:val="12"/>
      </w:pPr>
      <w:r>
        <w:t>Angela Chan</w:t>
      </w:r>
    </w:p>
    <w:p w14:paraId="2375524C" w14:textId="77777777" w:rsidR="00162074" w:rsidRDefault="006E4140">
      <w:r>
        <w:t>Sorry, it’s just a Five of Water, thymine, beside 1B Marine Mammal Rehabilitation Center, connected to 2B. Added there are educational video clips of wildlife rehabilitation projects across the world.</w:t>
      </w:r>
    </w:p>
    <w:p w14:paraId="66E2EC19" w14:textId="77777777" w:rsidR="00162074" w:rsidRDefault="006E4140">
      <w:pPr>
        <w:pStyle w:val="12"/>
      </w:pPr>
      <w:r>
        <w:t>Adela Chan Jr</w:t>
      </w:r>
    </w:p>
    <w:p w14:paraId="2A8867A8" w14:textId="77777777" w:rsidR="00162074" w:rsidRDefault="006E4140">
      <w:r>
        <w:t xml:space="preserve">Over there is 1C Earth Systems, is an </w:t>
      </w:r>
      <w:r>
        <w:rPr>
          <w:i/>
          <w:iCs/>
        </w:rPr>
        <w:t>Animated Atlas of the World</w:t>
      </w:r>
      <w:r>
        <w:t xml:space="preserve"> exhibiting plates’ structural studies and undersea geography, whose main feature is a map </w:t>
      </w:r>
      <w:r>
        <w:rPr>
          <w:i/>
          <w:iCs/>
        </w:rPr>
        <w:t>What on Earth</w:t>
      </w:r>
      <w:r>
        <w:t xml:space="preserve"> that marks undersea volcanoes and other ocean features with lights that illuminate when the corresponding button is pressed.</w:t>
      </w:r>
    </w:p>
    <w:p w14:paraId="4DFD5313" w14:textId="77777777" w:rsidR="00162074" w:rsidRDefault="006E4140">
      <w:pPr>
        <w:pStyle w:val="12"/>
      </w:pPr>
      <w:r>
        <w:t>Angela Chan</w:t>
      </w:r>
    </w:p>
    <w:p w14:paraId="0A68DED7" w14:textId="77777777" w:rsidR="00162074" w:rsidRDefault="006E4140">
      <w:r>
        <w:t>And then some minor features?</w:t>
      </w:r>
    </w:p>
    <w:p w14:paraId="743996E6" w14:textId="77777777" w:rsidR="00162074" w:rsidRDefault="006E4140">
      <w:pPr>
        <w:pStyle w:val="12"/>
      </w:pPr>
      <w:r>
        <w:t>Adela Chan Jr</w:t>
      </w:r>
    </w:p>
    <w:p w14:paraId="605EE99E" w14:textId="77777777" w:rsidR="00162074" w:rsidRDefault="006E4140">
      <w:r>
        <w:rPr>
          <w:i/>
          <w:iCs/>
        </w:rPr>
        <w:t>Clues to an Ancient Mystery</w:t>
      </w:r>
      <w:r>
        <w:t xml:space="preserve"> is a sample of the earth's core, while </w:t>
      </w:r>
      <w:r>
        <w:rPr>
          <w:i/>
          <w:iCs/>
        </w:rPr>
        <w:t>Anatomy of the Sea</w:t>
      </w:r>
      <w:r>
        <w:t xml:space="preserve"> is a large tube containing what the ocean comprises…</w:t>
      </w:r>
    </w:p>
    <w:p w14:paraId="34353A2D" w14:textId="77777777" w:rsidR="00162074" w:rsidRDefault="006E4140">
      <w:pPr>
        <w:pStyle w:val="12"/>
      </w:pPr>
      <w:r>
        <w:t>Angela Chan</w:t>
      </w:r>
    </w:p>
    <w:p w14:paraId="790599C6" w14:textId="77777777" w:rsidR="00162074" w:rsidRDefault="006E4140">
      <w:r>
        <w:t>Don’t get too frightened, your Highness Ariel.</w:t>
      </w:r>
    </w:p>
    <w:p w14:paraId="66E9416E" w14:textId="77777777" w:rsidR="00162074" w:rsidRDefault="006E4140">
      <w:pPr>
        <w:pStyle w:val="12"/>
      </w:pPr>
      <w:r>
        <w:t>Adela Chan Jr</w:t>
      </w:r>
    </w:p>
    <w:p w14:paraId="1D800695" w14:textId="77777777" w:rsidR="00162074" w:rsidRDefault="006E4140">
      <w:r>
        <w:t>1D Shark World! We hope you survive with them peacefully!</w:t>
      </w:r>
    </w:p>
    <w:p w14:paraId="53895200" w14:textId="77777777" w:rsidR="00162074" w:rsidRDefault="006E4140">
      <w:pPr>
        <w:pStyle w:val="12"/>
      </w:pPr>
      <w:r>
        <w:t>Ariel, (Moana), (Pocahontas)</w:t>
      </w:r>
    </w:p>
    <w:p w14:paraId="561BBBF7" w14:textId="77777777" w:rsidR="00162074" w:rsidRDefault="006E4140">
      <w:r>
        <w:t>God bless you an Awesome Planet!</w:t>
      </w:r>
    </w:p>
    <w:p w14:paraId="0106D723" w14:textId="77777777" w:rsidR="00162074" w:rsidRDefault="006E4140">
      <w:pPr>
        <w:pStyle w:val="11"/>
      </w:pPr>
      <w:r>
        <w:t>Adela and Angela Chan exit the Living Seas.</w:t>
      </w:r>
    </w:p>
    <w:p w14:paraId="7E781C79" w14:textId="77777777" w:rsidR="00162074" w:rsidRDefault="006E4140">
      <w:pPr>
        <w:pStyle w:val="Heading2"/>
      </w:pPr>
      <w:bookmarkStart w:id="116" w:name="_Toc84106726"/>
      <w:r>
        <w:t>Scene XII</w:t>
      </w:r>
      <w:bookmarkEnd w:id="116"/>
    </w:p>
    <w:p w14:paraId="60E94817" w14:textId="77777777" w:rsidR="00162074" w:rsidRDefault="006E4140">
      <w:pPr>
        <w:pStyle w:val="11"/>
      </w:pPr>
      <w:r>
        <w:t>EXTERIOR — by the entrance of the Land, Adela and Angela Chan greet Pocahontas and receive one card.</w:t>
      </w:r>
    </w:p>
    <w:p w14:paraId="707F8294" w14:textId="77777777" w:rsidR="00162074" w:rsidRDefault="006E4140">
      <w:pPr>
        <w:pStyle w:val="12"/>
      </w:pPr>
      <w:r>
        <w:t>Adela Chan Jr</w:t>
      </w:r>
    </w:p>
    <w:p w14:paraId="66C15B01" w14:textId="77777777" w:rsidR="00162074" w:rsidRDefault="006E4140">
      <w:r>
        <w:t>Illuminous thanks. Here is Five of Air, guanine. Any other finds with your Highness Pocahontas?</w:t>
      </w:r>
    </w:p>
    <w:p w14:paraId="22CD1D4A" w14:textId="77777777" w:rsidR="00162074" w:rsidRDefault="006E4140">
      <w:pPr>
        <w:pStyle w:val="12"/>
      </w:pPr>
      <w:r>
        <w:t>Pocahontas</w:t>
      </w:r>
    </w:p>
    <w:p w14:paraId="31E97740" w14:textId="77777777" w:rsidR="00162074" w:rsidRDefault="006E4140">
      <w:r>
        <w:lastRenderedPageBreak/>
        <w:t>Vanellope is playing with six companions of ours in the Odessey Restaurant after dining, as their “homes” and Spaceship Earth were blown up. In the meanwhile, I had a rabbit sausage as breakfast.</w:t>
      </w:r>
    </w:p>
    <w:p w14:paraId="6490A425" w14:textId="77777777" w:rsidR="00162074" w:rsidRDefault="006E4140">
      <w:pPr>
        <w:pStyle w:val="12"/>
      </w:pPr>
      <w:r>
        <w:t>Adela Chan Jr</w:t>
      </w:r>
    </w:p>
    <w:p w14:paraId="1BF60DBD" w14:textId="77777777" w:rsidR="00162074" w:rsidRDefault="006E4140">
      <w:r>
        <w:t>That’s good. Bugs have been eliminated. Have a good rest, your Highnesses!</w:t>
      </w:r>
    </w:p>
    <w:p w14:paraId="4979CD86" w14:textId="77777777" w:rsidR="00162074" w:rsidRDefault="006E4140">
      <w:pPr>
        <w:pStyle w:val="11"/>
      </w:pPr>
      <w:r>
        <w:t>Adela and Angela Chan stroll away.</w:t>
      </w:r>
    </w:p>
    <w:p w14:paraId="60CE5A8E" w14:textId="77777777" w:rsidR="00162074" w:rsidRDefault="006E4140">
      <w:pPr>
        <w:pStyle w:val="Heading2"/>
      </w:pPr>
      <w:bookmarkStart w:id="117" w:name="_Toc84106727"/>
      <w:r>
        <w:rPr>
          <w:rFonts w:hint="eastAsia"/>
        </w:rPr>
        <w:t>Scene</w:t>
      </w:r>
      <w:r>
        <w:t xml:space="preserve"> XIII</w:t>
      </w:r>
      <w:bookmarkEnd w:id="117"/>
    </w:p>
    <w:p w14:paraId="6774E15C" w14:textId="77777777" w:rsidR="00162074" w:rsidRDefault="006E4140">
      <w:pPr>
        <w:pStyle w:val="11"/>
      </w:pPr>
      <w:r>
        <w:t>INTERIOR — Odyssey Events Pavilion. With Aurora deep in slumber, Adela and Angela Chan tear a poster of EPCOT semicentenary of the wall without damage. Two cards drop along the wall.</w:t>
      </w:r>
    </w:p>
    <w:p w14:paraId="09F67638" w14:textId="77777777" w:rsidR="00162074" w:rsidRDefault="006E4140">
      <w:pPr>
        <w:pStyle w:val="12"/>
      </w:pPr>
      <w:r>
        <w:t>Angela Chan</w:t>
      </w:r>
    </w:p>
    <w:p w14:paraId="4F21F61E" w14:textId="77777777" w:rsidR="00162074" w:rsidRDefault="006E4140">
      <w:pPr>
        <w:rPr>
          <w:i/>
          <w:iCs/>
        </w:rPr>
      </w:pPr>
      <w:r>
        <w:t xml:space="preserve">Six of Fire, Animals. Six of Earth, Plants. </w:t>
      </w:r>
      <w:r>
        <w:rPr>
          <w:i/>
          <w:iCs/>
        </w:rPr>
        <w:t>(Insert them between Aurora’s breasts)</w:t>
      </w:r>
    </w:p>
    <w:p w14:paraId="64EBCA71" w14:textId="77777777" w:rsidR="00162074" w:rsidRDefault="006E4140">
      <w:pPr>
        <w:pStyle w:val="12"/>
      </w:pPr>
      <w:r>
        <w:t>Adela Chan Jr</w:t>
      </w:r>
    </w:p>
    <w:p w14:paraId="44C24052" w14:textId="77777777" w:rsidR="00162074" w:rsidRDefault="006E4140">
      <w:r>
        <w:t>That is, Fauna and Flora. We need to find Merryweather to wake Aurora her Highness from another infelt mace, or mantic feel.</w:t>
      </w:r>
    </w:p>
    <w:p w14:paraId="6B2A5983" w14:textId="77777777" w:rsidR="00162074" w:rsidRDefault="006E4140">
      <w:pPr>
        <w:pStyle w:val="11"/>
      </w:pPr>
      <w:r>
        <w:t>Tweety Bird flies in, onto Angela Chan, who tries to catch it.</w:t>
      </w:r>
    </w:p>
    <w:p w14:paraId="52B8DA9E" w14:textId="77777777" w:rsidR="00162074" w:rsidRDefault="006E4140">
      <w:pPr>
        <w:pStyle w:val="12"/>
      </w:pPr>
      <w:r>
        <w:t>Angela Chan</w:t>
      </w:r>
    </w:p>
    <w:p w14:paraId="18A7CC1F" w14:textId="77777777" w:rsidR="00162074" w:rsidRDefault="006E4140">
      <w:r>
        <w:t xml:space="preserve">Here it is! </w:t>
      </w:r>
      <w:r>
        <w:rPr>
          <w:i/>
          <w:iCs/>
        </w:rPr>
        <w:t>(Catches Tweety Bird)</w:t>
      </w:r>
      <w:r w:rsidRPr="001C6C32">
        <w:t xml:space="preserve"> Now we </w:t>
      </w:r>
      <w:r>
        <w:t>take him to Test Track SIMPORIUM.</w:t>
      </w:r>
    </w:p>
    <w:p w14:paraId="784E8A3D" w14:textId="77777777" w:rsidR="00162074" w:rsidRDefault="006E4140">
      <w:pPr>
        <w:pStyle w:val="11"/>
      </w:pPr>
      <w:r>
        <w:t>Adela and Angela Chan exit the pavilion, extracting the two cards.</w:t>
      </w:r>
    </w:p>
    <w:p w14:paraId="781A4336" w14:textId="77777777" w:rsidR="00162074" w:rsidRDefault="006E4140">
      <w:pPr>
        <w:pStyle w:val="Heading2"/>
      </w:pPr>
      <w:bookmarkStart w:id="118" w:name="_Toc84106728"/>
      <w:r>
        <w:t>Scene XI</w:t>
      </w:r>
      <w:r>
        <w:rPr>
          <w:rFonts w:hint="eastAsia"/>
        </w:rPr>
        <w:t>V</w:t>
      </w:r>
      <w:bookmarkEnd w:id="118"/>
    </w:p>
    <w:p w14:paraId="229174F7" w14:textId="77777777" w:rsidR="00162074" w:rsidRDefault="006E4140">
      <w:pPr>
        <w:pStyle w:val="11"/>
      </w:pPr>
      <w:r>
        <w:t xml:space="preserve">INTERIOR — Test Track SIMPORIUM. Over the empty </w:t>
      </w:r>
      <w:r>
        <w:rPr>
          <w:rFonts w:hint="eastAsia"/>
        </w:rPr>
        <w:t>shelves</w:t>
      </w:r>
      <w:r>
        <w:t xml:space="preserve">, Adela and Angela Chan </w:t>
      </w:r>
      <w:r>
        <w:rPr>
          <w:rFonts w:hint="eastAsia"/>
        </w:rPr>
        <w:t>spot</w:t>
      </w:r>
      <w:r>
        <w:t xml:space="preserve"> six beams of bluish-white light and walk against them, only to discover two cards.</w:t>
      </w:r>
    </w:p>
    <w:p w14:paraId="4140F56E" w14:textId="77777777" w:rsidR="00162074" w:rsidRDefault="006E4140">
      <w:pPr>
        <w:pStyle w:val="12"/>
      </w:pPr>
      <w:r>
        <w:t>Adela Chan Jr</w:t>
      </w:r>
    </w:p>
    <w:p w14:paraId="741464A9" w14:textId="77777777" w:rsidR="00162074" w:rsidRDefault="006E4140">
      <w:r>
        <w:t xml:space="preserve">Six of Air, Fungi and protozoa. Six of Water, Procaryotes. </w:t>
      </w:r>
      <w:r>
        <w:rPr>
          <w:rFonts w:hint="eastAsia"/>
        </w:rPr>
        <w:t>Are</w:t>
      </w:r>
      <w:r>
        <w:t xml:space="preserve"> they the cards of Merryweather?</w:t>
      </w:r>
    </w:p>
    <w:p w14:paraId="4D669038" w14:textId="77777777" w:rsidR="00162074" w:rsidRDefault="006E4140">
      <w:pPr>
        <w:pStyle w:val="12"/>
      </w:pPr>
      <w:r>
        <w:rPr>
          <w:rFonts w:hint="eastAsia"/>
        </w:rPr>
        <w:t>Angela</w:t>
      </w:r>
      <w:r>
        <w:t xml:space="preserve"> </w:t>
      </w:r>
      <w:r>
        <w:rPr>
          <w:rFonts w:hint="eastAsia"/>
        </w:rPr>
        <w:t>Chan</w:t>
      </w:r>
    </w:p>
    <w:p w14:paraId="72B792AD" w14:textId="77777777" w:rsidR="00162074" w:rsidRDefault="006E4140">
      <w:r>
        <w:t>Maybe. Let’s have a try.</w:t>
      </w:r>
    </w:p>
    <w:p w14:paraId="0782EAFE" w14:textId="77777777" w:rsidR="00162074" w:rsidRDefault="006E4140">
      <w:pPr>
        <w:pStyle w:val="11"/>
      </w:pPr>
      <w:r>
        <w:rPr>
          <w:rFonts w:hint="eastAsia"/>
        </w:rPr>
        <w:t>Rapunzel</w:t>
      </w:r>
      <w:r>
        <w:t xml:space="preserve"> enters the Pavilion.</w:t>
      </w:r>
    </w:p>
    <w:p w14:paraId="447DB45E" w14:textId="77777777" w:rsidR="00162074" w:rsidRDefault="006E4140">
      <w:pPr>
        <w:pStyle w:val="12"/>
      </w:pPr>
      <w:r>
        <w:t>Rapunzel</w:t>
      </w:r>
    </w:p>
    <w:p w14:paraId="257D466D" w14:textId="77777777" w:rsidR="00162074" w:rsidRDefault="006E4140">
      <w:r>
        <w:t>Adela and Angela are here?</w:t>
      </w:r>
    </w:p>
    <w:p w14:paraId="520399FD" w14:textId="77777777" w:rsidR="00162074" w:rsidRDefault="006E4140">
      <w:pPr>
        <w:pStyle w:val="12"/>
      </w:pPr>
      <w:r>
        <w:t>Angela Chan</w:t>
      </w:r>
    </w:p>
    <w:p w14:paraId="6F37694E" w14:textId="77777777" w:rsidR="00162074" w:rsidRDefault="006E4140">
      <w:r>
        <w:t>Here we are. We would like to apply these two cards onto Aurora in Odyssey Events Pavilion as we guess they are the ones of Merryweather.</w:t>
      </w:r>
    </w:p>
    <w:p w14:paraId="3BCFD2D7" w14:textId="77777777" w:rsidR="00162074" w:rsidRDefault="006E4140">
      <w:pPr>
        <w:pStyle w:val="12"/>
      </w:pPr>
      <w:r>
        <w:t>Rapunzel</w:t>
      </w:r>
    </w:p>
    <w:p w14:paraId="2ED86589" w14:textId="77777777" w:rsidR="00162074" w:rsidRDefault="006E4140">
      <w:r>
        <w:t>I don’t know. Just apply them with all aces to sixes.</w:t>
      </w:r>
    </w:p>
    <w:p w14:paraId="3EBC1408" w14:textId="60825E24" w:rsidR="00162074" w:rsidRDefault="006E4140">
      <w:pPr>
        <w:pStyle w:val="11"/>
      </w:pPr>
      <w:r>
        <w:t xml:space="preserve">Adela and Angela Chan apply the 20 cards onto Rapunzel’s hair, which grows up to 84 feet long, glooming with rainbow colors that loop per yard, towards </w:t>
      </w:r>
      <w:r>
        <w:lastRenderedPageBreak/>
        <w:t xml:space="preserve">white at the far end. Both follow Rapunzel </w:t>
      </w:r>
      <w:r>
        <w:rPr>
          <w:rFonts w:hint="eastAsia"/>
        </w:rPr>
        <w:t>to</w:t>
      </w:r>
      <w:r>
        <w:t xml:space="preserve"> Odyssey Events Pavilion.</w:t>
      </w:r>
    </w:p>
    <w:p w14:paraId="505959E3" w14:textId="77777777" w:rsidR="00162074" w:rsidRDefault="006E4140">
      <w:pPr>
        <w:pStyle w:val="Heading2"/>
      </w:pPr>
      <w:bookmarkStart w:id="119" w:name="_Toc84106729"/>
      <w:r>
        <w:t>Scene XV</w:t>
      </w:r>
      <w:bookmarkEnd w:id="119"/>
    </w:p>
    <w:p w14:paraId="0EDA3149" w14:textId="77777777" w:rsidR="00162074" w:rsidRDefault="006E4140">
      <w:pPr>
        <w:pStyle w:val="11"/>
      </w:pPr>
      <w:r>
        <w:t>INTERIOR — Odyssey Events Pavilion. Rapunzel laying her hair onto Aurora, Adela and Angela Chan put 24 cards from hand to Aurora’s chest. Aurora awakes and stands up, returning all the cards to Adela Chan Jr.</w:t>
      </w:r>
    </w:p>
    <w:p w14:paraId="63A16C7F" w14:textId="77777777" w:rsidR="00162074" w:rsidRDefault="006E4140">
      <w:pPr>
        <w:pStyle w:val="12"/>
      </w:pPr>
      <w:r>
        <w:t>Angela Chan</w:t>
      </w:r>
    </w:p>
    <w:p w14:paraId="42CC4011" w14:textId="4E4FE45A" w:rsidR="00162074" w:rsidRDefault="006E4140">
      <w:r>
        <w:t xml:space="preserve">Where </w:t>
      </w:r>
      <w:r w:rsidR="003A0ABE">
        <w:t>are</w:t>
      </w:r>
      <w:r>
        <w:t xml:space="preserve"> your companion</w:t>
      </w:r>
      <w:r w:rsidR="003A0ABE">
        <w:t>s,</w:t>
      </w:r>
      <w:r>
        <w:t xml:space="preserve"> your Highness Rapunzel?</w:t>
      </w:r>
      <w:r w:rsidR="009A1EC2" w:rsidRPr="009A1EC2">
        <w:t xml:space="preserve"> </w:t>
      </w:r>
      <w:r w:rsidR="009A1EC2">
        <w:t>They are Raya, Tiana, Snow White, Cinderella, Belle and Merida.</w:t>
      </w:r>
    </w:p>
    <w:p w14:paraId="30C2B6A6" w14:textId="77777777" w:rsidR="00162074" w:rsidRDefault="006E4140">
      <w:pPr>
        <w:pStyle w:val="12"/>
      </w:pPr>
      <w:r>
        <w:rPr>
          <w:rFonts w:hint="eastAsia"/>
        </w:rPr>
        <w:t>Adela</w:t>
      </w:r>
      <w:r>
        <w:t xml:space="preserve"> </w:t>
      </w:r>
      <w:r>
        <w:rPr>
          <w:rFonts w:hint="eastAsia"/>
        </w:rPr>
        <w:t>Chan</w:t>
      </w:r>
      <w:r>
        <w:t xml:space="preserve"> Jr</w:t>
      </w:r>
    </w:p>
    <w:p w14:paraId="38E5DC6A" w14:textId="77777777" w:rsidR="00162074" w:rsidRDefault="006E4140">
      <w:r>
        <w:t>I also wonder if they got lost.</w:t>
      </w:r>
    </w:p>
    <w:p w14:paraId="6545ADBD" w14:textId="77777777" w:rsidR="00162074" w:rsidRDefault="006E4140">
      <w:pPr>
        <w:pStyle w:val="12"/>
      </w:pPr>
      <w:r>
        <w:t>Rapunzel</w:t>
      </w:r>
    </w:p>
    <w:p w14:paraId="3D2726B1" w14:textId="49463FBF" w:rsidR="00162074" w:rsidRDefault="006E4140">
      <w:r>
        <w:t>Raya is staying at the Green Belt, while the others are accompanying Vanellope around the EPCOT Center. When Vanellope teleport herself into the refurbished but locked Spaceship Earth, they became so frustrated as to yell, “Remember to leave in one minute!” But I did not. Just one minute later, she jumps out through one out of the 11,324 solar panels without damaging, and told us she read no such story related to human history.</w:t>
      </w:r>
    </w:p>
    <w:p w14:paraId="27086BE3" w14:textId="2A2A91E8" w:rsidR="00AB40E8" w:rsidRDefault="00AB40E8" w:rsidP="00AB40E8">
      <w:pPr>
        <w:pStyle w:val="12"/>
      </w:pPr>
      <w:r>
        <w:t>Aurora</w:t>
      </w:r>
    </w:p>
    <w:p w14:paraId="3E2C4B6C" w14:textId="7687DB76" w:rsidR="00AB40E8" w:rsidRDefault="00AB40E8" w:rsidP="00AB40E8">
      <w:r>
        <w:t xml:space="preserve">I dreamt they went kidnapped by </w:t>
      </w:r>
      <w:r w:rsidR="00065635">
        <w:t>a big strong man.</w:t>
      </w:r>
    </w:p>
    <w:p w14:paraId="54FB3274" w14:textId="53BFEC40" w:rsidR="00065635" w:rsidRDefault="00676B19" w:rsidP="00676B19">
      <w:pPr>
        <w:pStyle w:val="12"/>
      </w:pPr>
      <w:r>
        <w:t>Angela Chan</w:t>
      </w:r>
    </w:p>
    <w:p w14:paraId="04D74213" w14:textId="2FB45866" w:rsidR="00676B19" w:rsidRDefault="00676B19" w:rsidP="00676B19">
      <w:r>
        <w:t>Did Merida shoot him down</w:t>
      </w:r>
      <w:r w:rsidR="001221EC">
        <w:t>?</w:t>
      </w:r>
    </w:p>
    <w:p w14:paraId="34B01979" w14:textId="5EC78448" w:rsidR="001221EC" w:rsidRDefault="001221EC" w:rsidP="001221EC">
      <w:pPr>
        <w:pStyle w:val="12"/>
      </w:pPr>
      <w:r>
        <w:t>Aurora</w:t>
      </w:r>
    </w:p>
    <w:p w14:paraId="272AA808" w14:textId="7526CCBF" w:rsidR="001221EC" w:rsidRPr="001221EC" w:rsidRDefault="007C0FEC" w:rsidP="001221EC">
      <w:r>
        <w:t>No, it turns out a blackened Spaceship Earth.</w:t>
      </w:r>
    </w:p>
    <w:p w14:paraId="220437E2" w14:textId="77777777" w:rsidR="00162074" w:rsidRDefault="006E4140">
      <w:pPr>
        <w:pStyle w:val="12"/>
      </w:pPr>
      <w:r>
        <w:t>Angela Chan</w:t>
      </w:r>
    </w:p>
    <w:p w14:paraId="16E09BF1" w14:textId="291A8BB2" w:rsidR="00162074" w:rsidRDefault="007C0FEC">
      <w:r>
        <w:t xml:space="preserve">Just as Rapunzel told me. </w:t>
      </w:r>
      <w:r w:rsidR="003A0ABE">
        <w:t>Is any of your companions</w:t>
      </w:r>
      <w:r w:rsidR="001A5B8C">
        <w:t xml:space="preserve"> </w:t>
      </w:r>
      <w:r w:rsidR="006A7532">
        <w:t xml:space="preserve">mentioned </w:t>
      </w:r>
      <w:r w:rsidR="006E4140">
        <w:t>coming?</w:t>
      </w:r>
    </w:p>
    <w:p w14:paraId="41CB20ED" w14:textId="77777777" w:rsidR="00162074" w:rsidRDefault="006E4140">
      <w:pPr>
        <w:pStyle w:val="12"/>
      </w:pPr>
      <w:r>
        <w:t>Rapunzel</w:t>
      </w:r>
    </w:p>
    <w:p w14:paraId="28BAFCAA" w14:textId="77777777" w:rsidR="00162074" w:rsidRDefault="006E4140">
      <w:r>
        <w:t>No, they are visiting Ariel, Jasmine, Pocahontas and Moana instead. Anyway, they will eventually come.</w:t>
      </w:r>
    </w:p>
    <w:p w14:paraId="287BD40F" w14:textId="77777777" w:rsidR="00162074" w:rsidRDefault="006E4140">
      <w:pPr>
        <w:pStyle w:val="11"/>
      </w:pPr>
      <w:r>
        <w:t>A bell strike five times.</w:t>
      </w:r>
    </w:p>
    <w:p w14:paraId="3183162C" w14:textId="77777777" w:rsidR="00162074" w:rsidRDefault="006E4140">
      <w:pPr>
        <w:pStyle w:val="12"/>
      </w:pPr>
      <w:r>
        <w:t>Rapunzel</w:t>
      </w:r>
    </w:p>
    <w:p w14:paraId="0CF65DD8" w14:textId="77777777" w:rsidR="00162074" w:rsidRDefault="006E4140">
      <w:r>
        <w:t>No much time left.</w:t>
      </w:r>
    </w:p>
    <w:p w14:paraId="627AE25C" w14:textId="4EADAF4F" w:rsidR="00162074" w:rsidRDefault="006E4140">
      <w:pPr>
        <w:pStyle w:val="12"/>
      </w:pPr>
      <w:r>
        <w:t>Adela Chan Jr</w:t>
      </w:r>
      <w:r w:rsidR="006A7532">
        <w:t>, Angela Chan</w:t>
      </w:r>
    </w:p>
    <w:p w14:paraId="1F4ADAC9" w14:textId="0F298B45" w:rsidR="00162074" w:rsidRDefault="006E4140">
      <w:r>
        <w:t>Let’s meet at Imagination Pavilion where they will have taken passage.</w:t>
      </w:r>
      <w:r w:rsidR="006A7532">
        <w:t xml:space="preserve"> Goodbye!</w:t>
      </w:r>
    </w:p>
    <w:p w14:paraId="15B8120F" w14:textId="77777777" w:rsidR="00162074" w:rsidRDefault="006E4140">
      <w:pPr>
        <w:pStyle w:val="11"/>
      </w:pPr>
      <w:r>
        <w:t>Adela and Angela Chan, Aurora and Rapunzel exit the Pavilion.</w:t>
      </w:r>
    </w:p>
    <w:p w14:paraId="51999666" w14:textId="77777777" w:rsidR="00162074" w:rsidRDefault="006E4140">
      <w:pPr>
        <w:pStyle w:val="Heading2"/>
      </w:pPr>
      <w:bookmarkStart w:id="120" w:name="_Toc84106730"/>
      <w:r>
        <w:t>Scene XVI</w:t>
      </w:r>
      <w:bookmarkEnd w:id="120"/>
    </w:p>
    <w:p w14:paraId="0C2BB5CD" w14:textId="77777777" w:rsidR="00162074" w:rsidRDefault="006E4140">
      <w:pPr>
        <w:pStyle w:val="11"/>
      </w:pPr>
      <w:r>
        <w:t xml:space="preserve">INTERIOR — Imagination Pavilion. Adela Chan Jr and Aurora enter the What-if Labs, while Angela Chan and Rapunzel search the Disney Vacation Club lounge. </w:t>
      </w:r>
      <w:r>
        <w:lastRenderedPageBreak/>
        <w:t>Camera to the What-if Labs, where Angela Chan step on a line of panels to make music until one card drop onto the ground.</w:t>
      </w:r>
    </w:p>
    <w:p w14:paraId="03EA3EC9" w14:textId="77777777" w:rsidR="00162074" w:rsidRDefault="006E4140">
      <w:pPr>
        <w:pStyle w:val="12"/>
      </w:pPr>
      <w:r>
        <w:t>Angela Chan</w:t>
      </w:r>
    </w:p>
    <w:p w14:paraId="4C77592B" w14:textId="77777777" w:rsidR="00162074" w:rsidRDefault="006E4140">
      <w:r>
        <w:t>Do you like it?</w:t>
      </w:r>
    </w:p>
    <w:p w14:paraId="19A4B0A6" w14:textId="77777777" w:rsidR="00162074" w:rsidRDefault="006E4140">
      <w:pPr>
        <w:pStyle w:val="11"/>
      </w:pPr>
      <w:r>
        <w:t>Sounds: DO-RE-MI-FA-SO-LA-TI. A card drops.</w:t>
      </w:r>
    </w:p>
    <w:p w14:paraId="5E19849A" w14:textId="77777777" w:rsidR="00162074" w:rsidRDefault="006E4140">
      <w:pPr>
        <w:pStyle w:val="12"/>
      </w:pPr>
      <w:r>
        <w:t>Rapunzel</w:t>
      </w:r>
    </w:p>
    <w:p w14:paraId="1400FFE9" w14:textId="77777777" w:rsidR="00162074" w:rsidRDefault="006E4140">
      <w:r>
        <w:t>Seven of Fire, Americas, centered at 90° W.</w:t>
      </w:r>
    </w:p>
    <w:p w14:paraId="056639B5" w14:textId="77777777" w:rsidR="00162074" w:rsidRDefault="006E4140">
      <w:pPr>
        <w:pStyle w:val="12"/>
      </w:pPr>
      <w:r>
        <w:t>Angela Chan</w:t>
      </w:r>
    </w:p>
    <w:p w14:paraId="3DC080BD" w14:textId="77777777" w:rsidR="00162074" w:rsidRDefault="006E4140">
      <w:r>
        <w:t>The circle is our position on Earth. Three out of eleven Original EPCOT Pavilion countries are bordered with red highlight, with the prime meridian pointing down.</w:t>
      </w:r>
    </w:p>
    <w:p w14:paraId="1D179E0A" w14:textId="77777777" w:rsidR="00162074" w:rsidRDefault="006E4140">
      <w:pPr>
        <w:pStyle w:val="12"/>
      </w:pPr>
      <w:r>
        <w:t>Rapunzel</w:t>
      </w:r>
    </w:p>
    <w:p w14:paraId="2E16B522" w14:textId="77777777" w:rsidR="00162074" w:rsidRDefault="006E4140">
      <w:r>
        <w:t>I am not so interested in it.</w:t>
      </w:r>
    </w:p>
    <w:p w14:paraId="382FA87A" w14:textId="77777777" w:rsidR="00162074" w:rsidRDefault="006E4140">
      <w:pPr>
        <w:pStyle w:val="12"/>
      </w:pPr>
      <w:r>
        <w:t>Angela Chan</w:t>
      </w:r>
    </w:p>
    <w:p w14:paraId="175F22F8" w14:textId="77777777" w:rsidR="00162074" w:rsidRDefault="006E4140">
      <w:r>
        <w:t>Over there is a purple dragon Figment, so that we can play music with any instrument or key.</w:t>
      </w:r>
    </w:p>
    <w:p w14:paraId="37CD44FC" w14:textId="77777777" w:rsidR="00162074" w:rsidRDefault="006E4140">
      <w:pPr>
        <w:pStyle w:val="11"/>
      </w:pPr>
      <w:r>
        <w:t>No music is played but another card dropped.</w:t>
      </w:r>
    </w:p>
    <w:p w14:paraId="58DC368F" w14:textId="77777777" w:rsidR="00162074" w:rsidRDefault="006E4140">
      <w:pPr>
        <w:pStyle w:val="12"/>
      </w:pPr>
      <w:r>
        <w:t>Rapunzel</w:t>
      </w:r>
    </w:p>
    <w:p w14:paraId="132602F0" w14:textId="77777777" w:rsidR="00162074" w:rsidRDefault="006E4140">
      <w:r>
        <w:t>Seven of Earth, Asia and Pacific regions. The Mickey disappeared?</w:t>
      </w:r>
    </w:p>
    <w:p w14:paraId="344B75BF" w14:textId="77777777" w:rsidR="00162074" w:rsidRDefault="006E4140">
      <w:pPr>
        <w:pStyle w:val="12"/>
      </w:pPr>
      <w:r>
        <w:t>Angela Chan</w:t>
      </w:r>
    </w:p>
    <w:p w14:paraId="4DF101F1" w14:textId="77777777" w:rsidR="00162074" w:rsidRDefault="006E4140">
      <w:r>
        <w:t>We are on the opposite side of Earth. Islands submerged or threatened by the rising sea level are highlighted in green, as well as China and Japan.</w:t>
      </w:r>
    </w:p>
    <w:p w14:paraId="31E4676C" w14:textId="77777777" w:rsidR="00162074" w:rsidRDefault="006E4140">
      <w:pPr>
        <w:pStyle w:val="12"/>
      </w:pPr>
      <w:r>
        <w:t>Rapunzel</w:t>
      </w:r>
    </w:p>
    <w:p w14:paraId="22607127" w14:textId="77777777" w:rsidR="00162074" w:rsidRDefault="006E4140">
      <w:r>
        <w:t>May I search these islands on a computer over there?</w:t>
      </w:r>
    </w:p>
    <w:p w14:paraId="68E1B39E" w14:textId="77777777" w:rsidR="00162074" w:rsidRDefault="006E4140">
      <w:pPr>
        <w:pStyle w:val="12"/>
      </w:pPr>
      <w:r>
        <w:t>Angela Chan</w:t>
      </w:r>
    </w:p>
    <w:p w14:paraId="35B4950F" w14:textId="77777777" w:rsidR="00162074" w:rsidRDefault="006E4140">
      <w:r>
        <w:t xml:space="preserve">Sorry, instead of searching, the computers allow guests to create their own Figment of the Imagination by mixing and matching different parts. </w:t>
      </w:r>
      <w:r>
        <w:rPr>
          <w:i/>
          <w:iCs/>
        </w:rPr>
        <w:t>(Insert Sevens of Fire and Earth to the first computer)</w:t>
      </w:r>
    </w:p>
    <w:p w14:paraId="6BC72010" w14:textId="77777777" w:rsidR="00162074" w:rsidRDefault="006E4140">
      <w:pPr>
        <w:pStyle w:val="11"/>
      </w:pPr>
      <w:r>
        <w:rPr>
          <w:rFonts w:hint="eastAsia"/>
        </w:rPr>
        <w:t>The</w:t>
      </w:r>
      <w:r>
        <w:t xml:space="preserve"> first computer blacks out and ejects the cards.</w:t>
      </w:r>
    </w:p>
    <w:p w14:paraId="5125E7D1" w14:textId="77777777" w:rsidR="00162074" w:rsidRDefault="006E4140">
      <w:pPr>
        <w:pStyle w:val="12"/>
      </w:pPr>
      <w:r>
        <w:t>Rapunzel</w:t>
      </w:r>
    </w:p>
    <w:p w14:paraId="363B2D3F" w14:textId="77777777" w:rsidR="00162074" w:rsidRDefault="006E4140">
      <w:pPr>
        <w:rPr>
          <w:i/>
          <w:iCs/>
        </w:rPr>
      </w:pPr>
      <w:r>
        <w:t>Next computer?</w:t>
      </w:r>
    </w:p>
    <w:p w14:paraId="17438814" w14:textId="77777777" w:rsidR="00162074" w:rsidRDefault="006E4140">
      <w:pPr>
        <w:pStyle w:val="11"/>
      </w:pPr>
      <w:r>
        <w:t>The second computer displays the maps of EPCOT, with the route of the 50</w:t>
      </w:r>
      <w:r>
        <w:rPr>
          <w:vertAlign w:val="superscript"/>
        </w:rPr>
        <w:t>th</w:t>
      </w:r>
      <w:r>
        <w:t xml:space="preserve"> New Year Parade. Seven seconds later, it ejects another pair of cards.</w:t>
      </w:r>
    </w:p>
    <w:p w14:paraId="14C837F7" w14:textId="77777777" w:rsidR="00162074" w:rsidRDefault="006E4140">
      <w:pPr>
        <w:pStyle w:val="12"/>
      </w:pPr>
      <w:r>
        <w:t>Angela Chan</w:t>
      </w:r>
    </w:p>
    <w:p w14:paraId="6017CA42" w14:textId="77777777" w:rsidR="00162074" w:rsidRDefault="006E4140">
      <w:r>
        <w:t>Seven of Air: Africa, Europe and Middle East. Seven out of the Original EPCOT Pavilion countries are drawn white, glowing.</w:t>
      </w:r>
    </w:p>
    <w:p w14:paraId="0BB7236A" w14:textId="77777777" w:rsidR="00162074" w:rsidRDefault="006E4140">
      <w:pPr>
        <w:pStyle w:val="12"/>
      </w:pPr>
      <w:r>
        <w:t>Rapunzel</w:t>
      </w:r>
    </w:p>
    <w:p w14:paraId="0BD66065" w14:textId="77777777" w:rsidR="00162074" w:rsidRDefault="006E4140">
      <w:r>
        <w:t>Seven of Water: Antarctica. Research stations are gleaming blue.</w:t>
      </w:r>
    </w:p>
    <w:p w14:paraId="3A3CAFB9" w14:textId="77777777" w:rsidR="00162074" w:rsidRDefault="006E4140">
      <w:pPr>
        <w:pStyle w:val="12"/>
      </w:pPr>
      <w:r>
        <w:t xml:space="preserve">Angela Chan </w:t>
      </w:r>
    </w:p>
    <w:p w14:paraId="452E2C6A" w14:textId="77777777" w:rsidR="00162074" w:rsidRDefault="006E4140">
      <w:r>
        <w:lastRenderedPageBreak/>
        <w:t>For all the sevens, pips are arranged in the shape of Big Dipper.</w:t>
      </w:r>
    </w:p>
    <w:p w14:paraId="176AC10B" w14:textId="77777777" w:rsidR="00162074" w:rsidRDefault="006E4140">
      <w:pPr>
        <w:pStyle w:val="11"/>
      </w:pPr>
      <w:r>
        <w:t>Adela Chan Jr returns with Aurora.</w:t>
      </w:r>
    </w:p>
    <w:p w14:paraId="757C7100" w14:textId="77777777" w:rsidR="00162074" w:rsidRDefault="006E4140">
      <w:pPr>
        <w:pStyle w:val="12"/>
      </w:pPr>
      <w:r>
        <w:t>Adela Chan Jr</w:t>
      </w:r>
    </w:p>
    <w:p w14:paraId="4207FB12" w14:textId="77777777" w:rsidR="00162074" w:rsidRDefault="006E4140">
      <w:r>
        <w:rPr>
          <w:i/>
          <w:iCs/>
        </w:rPr>
        <w:t>(Reads a poster)</w:t>
      </w:r>
      <w:r>
        <w:t xml:space="preserve"> Since 2018, meets-and-greets were added by character </w:t>
      </w:r>
      <w:r>
        <w:rPr>
          <w:rFonts w:hint="eastAsia"/>
        </w:rPr>
        <w:t>here</w:t>
      </w:r>
      <w:r>
        <w:t xml:space="preserve"> by Imagination Institute Interdimensional Portal. It’s much more than delighted to know the role of your Highnesses, Aurora and Rapunzel, who are to stay here.</w:t>
      </w:r>
    </w:p>
    <w:p w14:paraId="4737B4EF" w14:textId="77777777" w:rsidR="00162074" w:rsidRDefault="006E4140">
      <w:pPr>
        <w:pStyle w:val="11"/>
      </w:pPr>
      <w:r>
        <w:t>Adela and Angela exit the pavilion.</w:t>
      </w:r>
    </w:p>
    <w:p w14:paraId="3F251508" w14:textId="6627E8E9" w:rsidR="00162074" w:rsidRDefault="006E4140">
      <w:pPr>
        <w:pStyle w:val="Heading2"/>
      </w:pPr>
      <w:bookmarkStart w:id="121" w:name="_Toc84106731"/>
      <w:r>
        <w:t>Scene XVII</w:t>
      </w:r>
      <w:bookmarkEnd w:id="121"/>
    </w:p>
    <w:p w14:paraId="241F3073" w14:textId="7B9F4DFE" w:rsidR="0016353B" w:rsidRDefault="00EA655D" w:rsidP="00320B08">
      <w:pPr>
        <w:pStyle w:val="11"/>
      </w:pPr>
      <w:r>
        <w:t>INTERIOR</w:t>
      </w:r>
      <w:r w:rsidR="00320B08">
        <w:t xml:space="preserve"> — </w:t>
      </w:r>
      <w:r>
        <w:t>Creation</w:t>
      </w:r>
      <w:r w:rsidR="001E2F3B">
        <w:t>s</w:t>
      </w:r>
      <w:r>
        <w:t xml:space="preserve"> Shop</w:t>
      </w:r>
      <w:r w:rsidR="00320B08">
        <w:t xml:space="preserve">, </w:t>
      </w:r>
      <w:r w:rsidR="001E2F3B">
        <w:t>with creations continuously rolling in</w:t>
      </w:r>
      <w:r w:rsidR="002F53D3">
        <w:t>. Adela and Angela Chan en</w:t>
      </w:r>
      <w:r w:rsidR="00C713E5">
        <w:t>counter Tiana in this shop.</w:t>
      </w:r>
    </w:p>
    <w:p w14:paraId="10FAA6CD" w14:textId="5921EBD2" w:rsidR="00EA655D" w:rsidRDefault="00EA655D" w:rsidP="00EA655D">
      <w:pPr>
        <w:pStyle w:val="12"/>
      </w:pPr>
      <w:r>
        <w:t>Adela Chan Jr</w:t>
      </w:r>
    </w:p>
    <w:p w14:paraId="0560C882" w14:textId="4DA1A8FD" w:rsidR="00EA655D" w:rsidRDefault="00C652B7" w:rsidP="00EA655D">
      <w:r>
        <w:rPr>
          <w:i/>
          <w:iCs/>
        </w:rPr>
        <w:t xml:space="preserve">(Showing </w:t>
      </w:r>
      <w:r w:rsidR="000127B8">
        <w:rPr>
          <w:i/>
          <w:iCs/>
        </w:rPr>
        <w:t>the 28 cards she and Angela Chan has gathered</w:t>
      </w:r>
      <w:r>
        <w:rPr>
          <w:i/>
          <w:iCs/>
        </w:rPr>
        <w:t>)</w:t>
      </w:r>
      <w:r>
        <w:t xml:space="preserve"> </w:t>
      </w:r>
      <w:r w:rsidR="00DD1363">
        <w:t xml:space="preserve">Your Highness Tiana, have you ever found any </w:t>
      </w:r>
      <w:r>
        <w:t xml:space="preserve">cards </w:t>
      </w:r>
      <w:r w:rsidR="000127B8">
        <w:t xml:space="preserve">else </w:t>
      </w:r>
      <w:r>
        <w:t>of this series</w:t>
      </w:r>
      <w:r w:rsidR="000127B8">
        <w:t>, eight, nine and ten</w:t>
      </w:r>
      <w:r>
        <w:t>?</w:t>
      </w:r>
    </w:p>
    <w:p w14:paraId="4DDCDDA8" w14:textId="6F0E52E9" w:rsidR="000127B8" w:rsidRDefault="000127B8" w:rsidP="000127B8">
      <w:pPr>
        <w:pStyle w:val="12"/>
      </w:pPr>
      <w:r>
        <w:t>Tiana</w:t>
      </w:r>
    </w:p>
    <w:p w14:paraId="2B63C04C" w14:textId="5D8ECFC8" w:rsidR="00F506C2" w:rsidRDefault="000127B8" w:rsidP="00F506C2">
      <w:r>
        <w:t xml:space="preserve">No, </w:t>
      </w:r>
      <w:r w:rsidR="00D051D5">
        <w:t xml:space="preserve">just some </w:t>
      </w:r>
      <w:r w:rsidR="009966D2">
        <w:t xml:space="preserve">innovative </w:t>
      </w:r>
      <w:r w:rsidR="00772907">
        <w:t>clothing, water bottles and</w:t>
      </w:r>
      <w:r w:rsidR="00F429A8">
        <w:t xml:space="preserve"> </w:t>
      </w:r>
      <w:r w:rsidR="009966D2">
        <w:t>figurines</w:t>
      </w:r>
      <w:r w:rsidR="00BF0BD8">
        <w:t>.</w:t>
      </w:r>
      <w:r w:rsidR="006B6382">
        <w:t xml:space="preserve"> I also noticed that</w:t>
      </w:r>
      <w:r w:rsidR="00CD0D8A">
        <w:t xml:space="preserve"> </w:t>
      </w:r>
      <w:r w:rsidR="006B6382">
        <w:t>t</w:t>
      </w:r>
      <w:r w:rsidR="00CD0D8A">
        <w:t>he original EPCOT icon, five rings embracing a globe</w:t>
      </w:r>
      <w:r w:rsidR="000C788C">
        <w:t>, has</w:t>
      </w:r>
      <w:r w:rsidR="00CD0D8A">
        <w:t xml:space="preserve"> replaced the </w:t>
      </w:r>
      <w:r w:rsidR="000C788C">
        <w:t>barred S.</w:t>
      </w:r>
    </w:p>
    <w:p w14:paraId="4AC61BE6" w14:textId="2339CECC" w:rsidR="006B6382" w:rsidRDefault="006B6382" w:rsidP="006B6382">
      <w:pPr>
        <w:pStyle w:val="12"/>
      </w:pPr>
      <w:r>
        <w:t>Adela Chan Jr, Angela Chan</w:t>
      </w:r>
    </w:p>
    <w:p w14:paraId="7BBF25B2" w14:textId="07171DC7" w:rsidR="006B6382" w:rsidRPr="006B6382" w:rsidRDefault="00DC7B8F" w:rsidP="006B6382">
      <w:r>
        <w:t>Experimental Prototype Currency of Tomorrow?</w:t>
      </w:r>
    </w:p>
    <w:p w14:paraId="0D15A16D" w14:textId="7613D321" w:rsidR="006B6382" w:rsidRDefault="004C5D3C" w:rsidP="00154C48">
      <w:pPr>
        <w:pStyle w:val="12"/>
      </w:pPr>
      <w:r>
        <w:t>Tiana</w:t>
      </w:r>
    </w:p>
    <w:p w14:paraId="2118438E" w14:textId="77777777" w:rsidR="00F37ECE" w:rsidRDefault="004C5D3C" w:rsidP="004C5D3C">
      <w:r>
        <w:t xml:space="preserve">Right! </w:t>
      </w:r>
      <w:r w:rsidR="009B7E12">
        <w:t xml:space="preserve">One unit </w:t>
      </w:r>
      <w:r w:rsidR="005B5113">
        <w:t>here used to replace</w:t>
      </w:r>
      <w:r w:rsidR="002675D0">
        <w:t xml:space="preserve"> </w:t>
      </w:r>
      <w:r w:rsidR="00F32B44">
        <w:t xml:space="preserve">one hundred units of </w:t>
      </w:r>
      <w:r w:rsidR="005B5113">
        <w:t xml:space="preserve">the currency </w:t>
      </w:r>
      <w:r w:rsidR="00F32B44">
        <w:t>outside EPCOT</w:t>
      </w:r>
      <w:r w:rsidR="004B0B6C">
        <w:t>.</w:t>
      </w:r>
    </w:p>
    <w:p w14:paraId="666BE79E" w14:textId="595CD2F0" w:rsidR="00F37ECE" w:rsidRDefault="00F37ECE" w:rsidP="00F37ECE">
      <w:pPr>
        <w:pStyle w:val="12"/>
      </w:pPr>
      <w:r>
        <w:t>Adela Chan Jr</w:t>
      </w:r>
    </w:p>
    <w:p w14:paraId="719780B0" w14:textId="5915207F" w:rsidR="004C5D3C" w:rsidRDefault="00D465C9" w:rsidP="004C5D3C">
      <w:r>
        <w:rPr>
          <w:rFonts w:hint="eastAsia"/>
        </w:rPr>
        <w:t>It</w:t>
      </w:r>
      <w:r>
        <w:t xml:space="preserve"> is reported that </w:t>
      </w:r>
      <w:r w:rsidR="00FE6D5C">
        <w:t xml:space="preserve">William McKinley, Grover Cleveland, James Madison and Salmon Portland Chase </w:t>
      </w:r>
      <w:r>
        <w:t>exorcised</w:t>
      </w:r>
      <w:r w:rsidR="00FE6D5C">
        <w:t xml:space="preserve"> </w:t>
      </w:r>
      <w:r w:rsidR="006A0FCC">
        <w:t xml:space="preserve">Georges and Thomases </w:t>
      </w:r>
      <w:r w:rsidR="00FE6D5C">
        <w:t>from</w:t>
      </w:r>
      <w:r w:rsidR="006A0FCC">
        <w:t xml:space="preserve"> </w:t>
      </w:r>
      <w:r w:rsidR="00980600">
        <w:t xml:space="preserve">the pockets of </w:t>
      </w:r>
      <w:r w:rsidR="006A0FCC">
        <w:t>Dicks and Joans</w:t>
      </w:r>
      <w:r w:rsidR="004B0B6C">
        <w:t>, with</w:t>
      </w:r>
      <w:r w:rsidR="00FE6D5C">
        <w:t xml:space="preserve"> Abrahams, </w:t>
      </w:r>
      <w:r w:rsidR="00254DB9">
        <w:t xml:space="preserve">Alexanders, Andrews, Ulysses and Benjamins </w:t>
      </w:r>
      <w:r w:rsidR="00B55C87">
        <w:t>staying</w:t>
      </w:r>
      <w:r w:rsidR="00F37ECE">
        <w:t>,</w:t>
      </w:r>
      <w:r w:rsidR="00B55C87">
        <w:t xml:space="preserve"> prying us</w:t>
      </w:r>
      <w:r w:rsidR="006A0FCC">
        <w:t>.</w:t>
      </w:r>
    </w:p>
    <w:p w14:paraId="1A8C83C7" w14:textId="7E22AA82" w:rsidR="00F37ECE" w:rsidRDefault="00F37ECE" w:rsidP="00F37ECE">
      <w:pPr>
        <w:pStyle w:val="12"/>
      </w:pPr>
      <w:r>
        <w:t>Angela Chan</w:t>
      </w:r>
    </w:p>
    <w:p w14:paraId="62B66979" w14:textId="42B1A6D0" w:rsidR="00F727FC" w:rsidRDefault="00F37ECE" w:rsidP="00297D58">
      <w:r>
        <w:t xml:space="preserve">Yes, together with </w:t>
      </w:r>
      <w:r w:rsidR="00CC4939">
        <w:t xml:space="preserve">King William V of </w:t>
      </w:r>
      <w:r w:rsidR="00151E33">
        <w:t>Angled</w:t>
      </w:r>
      <w:r w:rsidR="00DA7861">
        <w:t xml:space="preserve"> N</w:t>
      </w:r>
      <w:r w:rsidR="00151E33">
        <w:t xml:space="preserve"> </w:t>
      </w:r>
      <w:r w:rsidR="00CC4939">
        <w:t xml:space="preserve">and King Harry I of </w:t>
      </w:r>
      <w:r w:rsidR="002341EB">
        <w:t>Sandlot C</w:t>
      </w:r>
      <w:r w:rsidR="00CC4939">
        <w:t>.</w:t>
      </w:r>
      <w:r w:rsidR="009C03E8">
        <w:t xml:space="preserve"> They </w:t>
      </w:r>
      <w:r w:rsidR="007C147D">
        <w:t>succeeded</w:t>
      </w:r>
      <w:r w:rsidR="009C03E8">
        <w:t xml:space="preserve"> </w:t>
      </w:r>
      <w:r w:rsidR="000E1F81">
        <w:t>the world’s longest-reigning queen</w:t>
      </w:r>
      <w:r w:rsidR="004F1765">
        <w:t xml:space="preserve"> whose </w:t>
      </w:r>
      <w:r w:rsidR="00FB01F0">
        <w:t>kingdom</w:t>
      </w:r>
      <w:r w:rsidR="004F1765">
        <w:t xml:space="preserve"> broke into three</w:t>
      </w:r>
      <w:r w:rsidR="00157EFC">
        <w:t>, with one into his neighbor</w:t>
      </w:r>
      <w:r w:rsidR="004F1765">
        <w:t>.</w:t>
      </w:r>
    </w:p>
    <w:p w14:paraId="02174ED1" w14:textId="7E6B0402" w:rsidR="00773C29" w:rsidRPr="004C5D3C" w:rsidRDefault="00773C29" w:rsidP="00773C29">
      <w:pPr>
        <w:pStyle w:val="11"/>
      </w:pPr>
      <w:r>
        <w:t xml:space="preserve">Adela and </w:t>
      </w:r>
      <w:r w:rsidR="009860CD">
        <w:t xml:space="preserve">Angela Chan leave the </w:t>
      </w:r>
      <w:r w:rsidR="00715113">
        <w:t>shop</w:t>
      </w:r>
      <w:r w:rsidR="009860CD">
        <w:t>.</w:t>
      </w:r>
    </w:p>
    <w:p w14:paraId="2375C570" w14:textId="72E56A32" w:rsidR="0016353B" w:rsidRPr="0016353B" w:rsidRDefault="0016353B" w:rsidP="0016353B">
      <w:pPr>
        <w:pStyle w:val="Heading2"/>
      </w:pPr>
      <w:bookmarkStart w:id="122" w:name="_Toc84106732"/>
      <w:r>
        <w:t>Scene XVIII</w:t>
      </w:r>
      <w:bookmarkEnd w:id="122"/>
    </w:p>
    <w:p w14:paraId="0CA4B671" w14:textId="77777777" w:rsidR="00162074" w:rsidRDefault="006E4140">
      <w:pPr>
        <w:pStyle w:val="11"/>
      </w:pPr>
      <w:r>
        <w:t>EXTERIOR — Lush Garden. Adela and Angela Chan pray at the Wishing Tree glowing in rainbow colors, brighter and brighter, with twelve cards arranged in a clockface.</w:t>
      </w:r>
    </w:p>
    <w:p w14:paraId="25F7BB0F" w14:textId="01B9F403" w:rsidR="00162074" w:rsidRDefault="006E4140">
      <w:pPr>
        <w:pStyle w:val="12"/>
      </w:pPr>
      <w:r>
        <w:rPr>
          <w:rFonts w:hint="eastAsia"/>
        </w:rPr>
        <w:lastRenderedPageBreak/>
        <w:t>Adela</w:t>
      </w:r>
      <w:r>
        <w:t xml:space="preserve"> Chan Jr</w:t>
      </w:r>
      <w:r w:rsidR="00597C0F">
        <w:t xml:space="preserve"> (Sing)</w:t>
      </w:r>
    </w:p>
    <w:p w14:paraId="2BCFF628" w14:textId="77777777" w:rsidR="00162074" w:rsidRDefault="006E4140">
      <w:r>
        <w:t>Where were the nine manors set in the end?</w:t>
      </w:r>
    </w:p>
    <w:p w14:paraId="64232FDA" w14:textId="77777777" w:rsidR="00162074" w:rsidRDefault="006E4140">
      <w:r>
        <w:t>How deep are the rivers and valleys extend?</w:t>
      </w:r>
    </w:p>
    <w:p w14:paraId="34EF9770" w14:textId="6B87C8F7" w:rsidR="00162074" w:rsidRDefault="006E4140">
      <w:pPr>
        <w:pStyle w:val="12"/>
      </w:pPr>
      <w:r>
        <w:t>Angela Chan</w:t>
      </w:r>
      <w:r w:rsidR="00597C0F">
        <w:t xml:space="preserve"> (Sing)</w:t>
      </w:r>
    </w:p>
    <w:p w14:paraId="669163F9" w14:textId="77777777" w:rsidR="00162074" w:rsidRDefault="006E4140">
      <w:r>
        <w:t>Rivers flowing eastwards to the ocean,</w:t>
      </w:r>
    </w:p>
    <w:p w14:paraId="72B541D0" w14:textId="77777777" w:rsidR="00162074" w:rsidRDefault="006E4140">
      <w:r>
        <w:t>Who knows the reason not to overflow?</w:t>
      </w:r>
    </w:p>
    <w:p w14:paraId="2EAABA28" w14:textId="5335A809" w:rsidR="00162074" w:rsidRDefault="006E4140">
      <w:pPr>
        <w:pStyle w:val="12"/>
      </w:pPr>
      <w:r>
        <w:t>Adela Chan Jr</w:t>
      </w:r>
      <w:r w:rsidR="00597C0F">
        <w:t xml:space="preserve"> (Sing)</w:t>
      </w:r>
    </w:p>
    <w:p w14:paraId="66B45217" w14:textId="4250DCF4" w:rsidR="00162074" w:rsidRDefault="006E4140">
      <w:r>
        <w:t xml:space="preserve">Orient, Occident, Austrian and </w:t>
      </w:r>
      <w:r w:rsidR="00942E01">
        <w:t>Borean</w:t>
      </w:r>
      <w:r>
        <w:t>,</w:t>
      </w:r>
    </w:p>
    <w:p w14:paraId="2EBE3A16" w14:textId="77777777" w:rsidR="00162074" w:rsidRDefault="006E4140">
      <w:r>
        <w:t>Which encompasses to the longest toe?</w:t>
      </w:r>
    </w:p>
    <w:p w14:paraId="52C72FE3" w14:textId="4C7C484C" w:rsidR="00162074" w:rsidRDefault="006E4140">
      <w:pPr>
        <w:pStyle w:val="12"/>
      </w:pPr>
      <w:r>
        <w:t>Angela Chan</w:t>
      </w:r>
      <w:r w:rsidR="00597C0F">
        <w:t xml:space="preserve"> (Sing)</w:t>
      </w:r>
    </w:p>
    <w:p w14:paraId="3E8505C2" w14:textId="77777777" w:rsidR="00162074" w:rsidRDefault="006E4140">
      <w:r>
        <w:t>The longitudes are narrow and stretched,</w:t>
      </w:r>
    </w:p>
    <w:p w14:paraId="103ACBB4" w14:textId="77777777" w:rsidR="00162074" w:rsidRDefault="006E4140">
      <w:r>
        <w:t>How much are the residue attached?</w:t>
      </w:r>
    </w:p>
    <w:p w14:paraId="3AA58545" w14:textId="56EE5C15" w:rsidR="00162074" w:rsidRDefault="006E4140">
      <w:pPr>
        <w:pStyle w:val="12"/>
      </w:pPr>
      <w:r>
        <w:t>Adela Chan Jr</w:t>
      </w:r>
      <w:r w:rsidR="00597C0F">
        <w:t xml:space="preserve"> (Sing)</w:t>
      </w:r>
    </w:p>
    <w:p w14:paraId="7AF6697A" w14:textId="77777777" w:rsidR="00162074" w:rsidRDefault="006E4140">
      <w:r>
        <w:t>The highest mountain has a heaven gate,</w:t>
      </w:r>
    </w:p>
    <w:p w14:paraId="5A395D1D" w14:textId="77777777" w:rsidR="00162074" w:rsidRDefault="006E4140">
      <w:r>
        <w:t>Where does its stand and always destinate?</w:t>
      </w:r>
    </w:p>
    <w:p w14:paraId="65B5FBAC" w14:textId="114F6E9E" w:rsidR="00162074" w:rsidRDefault="006E4140">
      <w:pPr>
        <w:pStyle w:val="12"/>
      </w:pPr>
      <w:r>
        <w:t>Angela Chan</w:t>
      </w:r>
      <w:r w:rsidR="00597C0F">
        <w:t xml:space="preserve"> (Sing)</w:t>
      </w:r>
    </w:p>
    <w:p w14:paraId="1184E308" w14:textId="77777777" w:rsidR="00162074" w:rsidRDefault="006E4140">
      <w:r>
        <w:t>On Mountain Everest lies a fortress,</w:t>
      </w:r>
    </w:p>
    <w:p w14:paraId="320672D0" w14:textId="77777777" w:rsidR="00162074" w:rsidRDefault="006E4140">
      <w:r>
        <w:t>How high are its nine levels to mistress?</w:t>
      </w:r>
    </w:p>
    <w:p w14:paraId="3C6F6549" w14:textId="2F5366D6" w:rsidR="00162074" w:rsidRDefault="006E4140">
      <w:pPr>
        <w:pStyle w:val="12"/>
      </w:pPr>
      <w:r>
        <w:t>Adela Chan Jr</w:t>
      </w:r>
      <w:r w:rsidR="00597C0F">
        <w:t xml:space="preserve"> (Sing)</w:t>
      </w:r>
    </w:p>
    <w:p w14:paraId="188D858D" w14:textId="77777777" w:rsidR="00162074" w:rsidRDefault="006E4140">
      <w:r>
        <w:t>Her Majesty opens tetrad gateways,</w:t>
      </w:r>
    </w:p>
    <w:p w14:paraId="08493882" w14:textId="77777777" w:rsidR="00162074" w:rsidRDefault="006E4140">
      <w:r>
        <w:t>Who entered and left through as their mores?</w:t>
      </w:r>
    </w:p>
    <w:p w14:paraId="7C09953C" w14:textId="2D9CE580" w:rsidR="00162074" w:rsidRDefault="006E4140">
      <w:pPr>
        <w:pStyle w:val="12"/>
      </w:pPr>
      <w:r>
        <w:t>Angela Chan</w:t>
      </w:r>
      <w:r w:rsidR="00597C0F">
        <w:t xml:space="preserve"> (Sing)</w:t>
      </w:r>
    </w:p>
    <w:p w14:paraId="16AF1FFA" w14:textId="77777777" w:rsidR="00162074" w:rsidRDefault="006E4140">
      <w:r>
        <w:t>The northwest gate opens by a breaking,</w:t>
      </w:r>
    </w:p>
    <w:p w14:paraId="576A72FD" w14:textId="77777777" w:rsidR="00162074" w:rsidRDefault="006E4140">
      <w:r>
        <w:t>What primitive energy’s for seeking?</w:t>
      </w:r>
    </w:p>
    <w:p w14:paraId="29CA4474" w14:textId="771D3D75" w:rsidR="00162074" w:rsidRDefault="006E4140">
      <w:pPr>
        <w:pStyle w:val="12"/>
      </w:pPr>
      <w:r>
        <w:t>Adela Chan Jr</w:t>
      </w:r>
      <w:r w:rsidR="00597C0F">
        <w:t xml:space="preserve"> (Sing)</w:t>
      </w:r>
    </w:p>
    <w:p w14:paraId="4FB0E93C" w14:textId="77777777" w:rsidR="00162074" w:rsidRDefault="006E4140">
      <w:r>
        <w:t>Where can the sun never illuminate?</w:t>
      </w:r>
    </w:p>
    <w:p w14:paraId="50F08D7E" w14:textId="77777777" w:rsidR="00162074" w:rsidRDefault="006E4140">
      <w:r>
        <w:t>Where is the boreal dragon to radiate?</w:t>
      </w:r>
    </w:p>
    <w:p w14:paraId="37710DCA" w14:textId="37CBA92A" w:rsidR="00162074" w:rsidRDefault="006E4140">
      <w:pPr>
        <w:pStyle w:val="12"/>
      </w:pPr>
      <w:r>
        <w:t>Angela Chan</w:t>
      </w:r>
      <w:r w:rsidR="00597C0F">
        <w:t xml:space="preserve"> (Sing)</w:t>
      </w:r>
    </w:p>
    <w:p w14:paraId="072AD142" w14:textId="77777777" w:rsidR="00162074" w:rsidRDefault="006E4140">
      <w:r>
        <w:t>Before Helios embarks his chariot,</w:t>
      </w:r>
    </w:p>
    <w:p w14:paraId="10AA8069" w14:textId="77777777" w:rsidR="00162074" w:rsidRDefault="006E4140">
      <w:r>
        <w:t>How can Europa obtain laureate?</w:t>
      </w:r>
    </w:p>
    <w:p w14:paraId="780CEECB" w14:textId="1B258D3F" w:rsidR="00162074" w:rsidRDefault="006E4140">
      <w:pPr>
        <w:pStyle w:val="12"/>
      </w:pPr>
      <w:r>
        <w:t>Adela Chan Jr</w:t>
      </w:r>
      <w:r w:rsidR="00597C0F">
        <w:t xml:space="preserve"> (Sing)</w:t>
      </w:r>
    </w:p>
    <w:p w14:paraId="2331D9DC" w14:textId="77777777" w:rsidR="00162074" w:rsidRDefault="006E4140">
      <w:r>
        <w:t>Why has a warm winter come to number?</w:t>
      </w:r>
    </w:p>
    <w:p w14:paraId="4A7F86FE" w14:textId="77777777" w:rsidR="00162074" w:rsidRDefault="006E4140">
      <w:r>
        <w:t>And then it turns out the coldest summer?</w:t>
      </w:r>
    </w:p>
    <w:p w14:paraId="196A8F59" w14:textId="2C08C6D9" w:rsidR="00162074" w:rsidRDefault="006E4140">
      <w:pPr>
        <w:pStyle w:val="11"/>
      </w:pPr>
      <w:r>
        <w:t xml:space="preserve">The tree drops </w:t>
      </w:r>
      <w:r w:rsidR="008001AA">
        <w:t>thirteen cards</w:t>
      </w:r>
      <w:r>
        <w:t xml:space="preserve"> in total, into Adela and Angela Chan’s hands. Tweedy Bird flies from Angela Chan’s left hand into the tree, disappearing.</w:t>
      </w:r>
    </w:p>
    <w:p w14:paraId="280A1157" w14:textId="77777777" w:rsidR="00162074" w:rsidRDefault="006E4140">
      <w:pPr>
        <w:pStyle w:val="12"/>
      </w:pPr>
      <w:r>
        <w:t>Angela Chan</w:t>
      </w:r>
    </w:p>
    <w:p w14:paraId="2547FF70" w14:textId="77777777" w:rsidR="00162074" w:rsidRDefault="006E4140">
      <w:r>
        <w:t>Wow! We are bound for reunion!!!</w:t>
      </w:r>
    </w:p>
    <w:p w14:paraId="561F3471" w14:textId="77777777" w:rsidR="00162074" w:rsidRDefault="007C4015">
      <w:pPr>
        <w:pStyle w:val="11"/>
      </w:pPr>
      <w:r>
        <w:t>All t</w:t>
      </w:r>
      <w:r w:rsidR="006E4140">
        <w:t>welve princesses enter the screen.</w:t>
      </w:r>
    </w:p>
    <w:p w14:paraId="062BBB34" w14:textId="77777777" w:rsidR="00162074" w:rsidRDefault="006E4140">
      <w:pPr>
        <w:pStyle w:val="12"/>
      </w:pPr>
      <w:r>
        <w:t>Adela Chan Jr</w:t>
      </w:r>
    </w:p>
    <w:p w14:paraId="56B97FCC" w14:textId="0A3852E8" w:rsidR="00162074" w:rsidRDefault="006E4140">
      <w:r>
        <w:lastRenderedPageBreak/>
        <w:t>Eights are Planets. Nines are galaxies. Tens describe the Big Bang.</w:t>
      </w:r>
      <w:r w:rsidR="008001AA">
        <w:t xml:space="preserve"> The fool depicts a </w:t>
      </w:r>
      <w:r w:rsidR="001C7471">
        <w:t xml:space="preserve">yellow </w:t>
      </w:r>
      <w:r w:rsidR="008001AA">
        <w:t>regular dodecahedron</w:t>
      </w:r>
      <w:r w:rsidR="001C7471">
        <w:t xml:space="preserve"> filled with stars</w:t>
      </w:r>
      <w:r w:rsidR="00DA0557">
        <w:t xml:space="preserve"> surrounding the Sun</w:t>
      </w:r>
      <w:r w:rsidR="008001AA">
        <w:t xml:space="preserve">. </w:t>
      </w:r>
      <w:r w:rsidR="00724D22">
        <w:t>The test underneath reads, “T</w:t>
      </w:r>
      <w:r w:rsidR="00724D22" w:rsidRPr="00724D22">
        <w:t xml:space="preserve">he god use it </w:t>
      </w:r>
      <w:r w:rsidR="00BF718E">
        <w:t>to arrange</w:t>
      </w:r>
      <w:r w:rsidR="00724D22" w:rsidRPr="00724D22">
        <w:t xml:space="preserve"> the</w:t>
      </w:r>
      <w:r w:rsidR="00A66B92">
        <w:t xml:space="preserve"> time and space.</w:t>
      </w:r>
      <w:r w:rsidR="00724D22">
        <w:t>”</w:t>
      </w:r>
    </w:p>
    <w:p w14:paraId="2568A102" w14:textId="77777777" w:rsidR="00162074" w:rsidRDefault="006E4140">
      <w:pPr>
        <w:pStyle w:val="12"/>
      </w:pPr>
      <w:r>
        <w:t>Mulan</w:t>
      </w:r>
    </w:p>
    <w:p w14:paraId="39F592C8" w14:textId="77777777" w:rsidR="00162074" w:rsidRDefault="006E4140">
      <w:r>
        <w:t>Eight of Fire features Mercury and Venus.</w:t>
      </w:r>
    </w:p>
    <w:p w14:paraId="1D0CE052" w14:textId="77777777" w:rsidR="00162074" w:rsidRDefault="006E4140">
      <w:pPr>
        <w:pStyle w:val="12"/>
      </w:pPr>
      <w:r>
        <w:t>Merida</w:t>
      </w:r>
    </w:p>
    <w:p w14:paraId="12065F37" w14:textId="77777777" w:rsidR="00162074" w:rsidRDefault="006E4140">
      <w:r>
        <w:t>Eight of Earth illustrates Earth and Mars.</w:t>
      </w:r>
    </w:p>
    <w:p w14:paraId="197F8804" w14:textId="77777777" w:rsidR="00162074" w:rsidRDefault="006E4140">
      <w:pPr>
        <w:pStyle w:val="12"/>
      </w:pPr>
      <w:r>
        <w:t>Aurora</w:t>
      </w:r>
    </w:p>
    <w:p w14:paraId="4C91BC6C" w14:textId="77777777" w:rsidR="00162074" w:rsidRDefault="006E4140">
      <w:r>
        <w:t>Eight of Air transpires with Jupiter and Saturn.</w:t>
      </w:r>
    </w:p>
    <w:p w14:paraId="0DF65334" w14:textId="77777777" w:rsidR="00162074" w:rsidRDefault="006E4140">
      <w:pPr>
        <w:pStyle w:val="12"/>
      </w:pPr>
      <w:r>
        <w:t>Rapunzel</w:t>
      </w:r>
    </w:p>
    <w:p w14:paraId="3EA8E7E7" w14:textId="746DAA97" w:rsidR="00162074" w:rsidRDefault="006E4140" w:rsidP="00724D22">
      <w:r>
        <w:t>Eight of Water shines Uranus and Neptune.</w:t>
      </w:r>
    </w:p>
    <w:p w14:paraId="70D55FFB" w14:textId="77777777" w:rsidR="00162074" w:rsidRDefault="006E4140">
      <w:pPr>
        <w:pStyle w:val="12"/>
      </w:pPr>
      <w:r>
        <w:t>Belle</w:t>
      </w:r>
    </w:p>
    <w:p w14:paraId="44D022EF" w14:textId="77777777" w:rsidR="00162074" w:rsidRDefault="006E4140">
      <w:r>
        <w:t>Nine of Fire depicts eight elliptical galaxies from round to slender.</w:t>
      </w:r>
    </w:p>
    <w:p w14:paraId="7FD90350" w14:textId="77777777" w:rsidR="00162074" w:rsidRDefault="006E4140">
      <w:pPr>
        <w:pStyle w:val="12"/>
      </w:pPr>
      <w:r>
        <w:t>Snow White</w:t>
      </w:r>
    </w:p>
    <w:p w14:paraId="436101C2" w14:textId="77777777" w:rsidR="00162074" w:rsidRDefault="006E4140">
      <w:r>
        <w:t>Nine of Earth lists the spiral galaxies from dense to sparse.</w:t>
      </w:r>
    </w:p>
    <w:p w14:paraId="7B8D4651" w14:textId="77777777" w:rsidR="00162074" w:rsidRDefault="006E4140">
      <w:pPr>
        <w:pStyle w:val="12"/>
      </w:pPr>
      <w:r>
        <w:t>Cinderella</w:t>
      </w:r>
    </w:p>
    <w:p w14:paraId="75CF7F45" w14:textId="77777777" w:rsidR="00162074" w:rsidRDefault="006E4140">
      <w:r>
        <w:t>Nine of Air illuminates the barred spiral ones, with our right honorable homeland Milky Way in the center!</w:t>
      </w:r>
    </w:p>
    <w:p w14:paraId="34525EFF" w14:textId="77777777" w:rsidR="007C4015" w:rsidRDefault="007C4015" w:rsidP="007C4015">
      <w:pPr>
        <w:pStyle w:val="12"/>
      </w:pPr>
      <w:r>
        <w:rPr>
          <w:rFonts w:hint="eastAsia"/>
        </w:rPr>
        <w:t>T</w:t>
      </w:r>
      <w:r>
        <w:t>iana</w:t>
      </w:r>
    </w:p>
    <w:p w14:paraId="571329E3" w14:textId="77777777" w:rsidR="007C4015" w:rsidRPr="007C4015" w:rsidRDefault="007C4015" w:rsidP="007C4015">
      <w:r>
        <w:rPr>
          <w:rFonts w:hint="eastAsia"/>
        </w:rPr>
        <w:t>N</w:t>
      </w:r>
      <w:r>
        <w:t xml:space="preserve">ine of Water </w:t>
      </w:r>
      <w:r w:rsidR="003065FA">
        <w:t>is an illusion:</w:t>
      </w:r>
      <w:r>
        <w:t xml:space="preserve"> halo galaxies, star clouds and </w:t>
      </w:r>
      <w:r w:rsidR="002D16FB">
        <w:t>blackholes</w:t>
      </w:r>
      <w:r>
        <w:t>.</w:t>
      </w:r>
    </w:p>
    <w:p w14:paraId="153ACDB9" w14:textId="77777777" w:rsidR="00162074" w:rsidRDefault="007C4015">
      <w:pPr>
        <w:pStyle w:val="12"/>
      </w:pPr>
      <w:r>
        <w:t>Jasmine</w:t>
      </w:r>
    </w:p>
    <w:p w14:paraId="0BF2E709" w14:textId="77777777" w:rsidR="007C4015" w:rsidRDefault="00914C4D">
      <w:r>
        <w:t xml:space="preserve">Ten of </w:t>
      </w:r>
      <w:r w:rsidR="006E4140">
        <w:t>Fire features quantum fluctuation, followed by rapid inflation and cooling, which initiates our Universe of Energy.</w:t>
      </w:r>
    </w:p>
    <w:p w14:paraId="0095F9EC" w14:textId="77777777" w:rsidR="007C4015" w:rsidRDefault="007C4015" w:rsidP="007C4015">
      <w:pPr>
        <w:pStyle w:val="12"/>
      </w:pPr>
      <w:r>
        <w:t>Pocahontas</w:t>
      </w:r>
    </w:p>
    <w:p w14:paraId="14A18850" w14:textId="77777777" w:rsidR="007C4015" w:rsidRDefault="00914C4D">
      <w:r>
        <w:t xml:space="preserve">Ten of </w:t>
      </w:r>
      <w:r w:rsidR="006E4140">
        <w:t>Earth narrates the following Dark Ages for about 400 million years, which deserves dark matter and dark energy’s Innoventions.</w:t>
      </w:r>
    </w:p>
    <w:p w14:paraId="13F713AC" w14:textId="77777777" w:rsidR="007C4015" w:rsidRDefault="007C4015" w:rsidP="007C4015">
      <w:pPr>
        <w:pStyle w:val="12"/>
      </w:pPr>
      <w:r>
        <w:rPr>
          <w:rFonts w:hint="eastAsia"/>
        </w:rPr>
        <w:t>M</w:t>
      </w:r>
      <w:r>
        <w:t>oana</w:t>
      </w:r>
    </w:p>
    <w:p w14:paraId="08BA6BB7" w14:textId="77777777" w:rsidR="007C4015" w:rsidRDefault="00914C4D">
      <w:r>
        <w:t xml:space="preserve">Ten of </w:t>
      </w:r>
      <w:r w:rsidR="006E4140">
        <w:t xml:space="preserve">Air describes Development of Stars, Galaxies and Planets, thus </w:t>
      </w:r>
      <w:r>
        <w:t xml:space="preserve">transpire </w:t>
      </w:r>
      <w:r w:rsidR="006E4140">
        <w:t>Horizons.</w:t>
      </w:r>
    </w:p>
    <w:p w14:paraId="72C30C7A" w14:textId="77777777" w:rsidR="007C4015" w:rsidRDefault="007C4015" w:rsidP="007C4015">
      <w:pPr>
        <w:pStyle w:val="12"/>
      </w:pPr>
      <w:r>
        <w:rPr>
          <w:rFonts w:hint="eastAsia"/>
        </w:rPr>
        <w:t>A</w:t>
      </w:r>
      <w:r>
        <w:t>riel</w:t>
      </w:r>
    </w:p>
    <w:p w14:paraId="1E6D7ACB" w14:textId="306A7E3A" w:rsidR="00162074" w:rsidRDefault="00914C4D" w:rsidP="002D1632">
      <w:r>
        <w:t xml:space="preserve">Ten of </w:t>
      </w:r>
      <w:r w:rsidR="006E4140">
        <w:t xml:space="preserve">Water </w:t>
      </w:r>
      <w:r w:rsidR="00FA488C">
        <w:t>explains</w:t>
      </w:r>
      <w:r w:rsidR="006E4140">
        <w:t xml:space="preserve"> </w:t>
      </w:r>
      <w:r w:rsidR="002D1632">
        <w:t>some of the</w:t>
      </w:r>
      <w:r w:rsidR="00970E39">
        <w:t xml:space="preserve"> planets </w:t>
      </w:r>
      <w:r w:rsidR="00FA488C">
        <w:t>forming</w:t>
      </w:r>
      <w:r w:rsidR="006E4140">
        <w:t xml:space="preserve"> the Wonder of Life.</w:t>
      </w:r>
    </w:p>
    <w:p w14:paraId="690C80A8" w14:textId="77777777" w:rsidR="00162074" w:rsidRDefault="006E4140">
      <w:pPr>
        <w:pStyle w:val="11"/>
      </w:pPr>
      <w:r>
        <w:t>Pan up to Spaceship Earth, newly furbished with solar panels, then to the zenith, with stars in view.</w:t>
      </w:r>
    </w:p>
    <w:p w14:paraId="1FB08EBD" w14:textId="77777777" w:rsidR="00162074" w:rsidRDefault="006E4140">
      <w:pPr>
        <w:pStyle w:val="CommentTextChar"/>
      </w:pPr>
      <w:r>
        <w:t>— MVSICA INTERACTA</w:t>
      </w:r>
      <w:bookmarkStart w:id="123" w:name="_Toc80735950"/>
      <w:r>
        <w:t xml:space="preserve"> —</w:t>
      </w:r>
      <w:r>
        <w:br w:type="page"/>
      </w:r>
    </w:p>
    <w:p w14:paraId="5360BD1A" w14:textId="77777777" w:rsidR="00162074" w:rsidRDefault="006E4140" w:rsidP="00021E86">
      <w:pPr>
        <w:pStyle w:val="Heading1"/>
      </w:pPr>
      <w:bookmarkStart w:id="124" w:name="_Toc84106733"/>
      <w:r>
        <w:lastRenderedPageBreak/>
        <w:t>Part 5. Eternal Glow</w:t>
      </w:r>
      <w:bookmarkEnd w:id="123"/>
      <w:bookmarkEnd w:id="124"/>
    </w:p>
    <w:p w14:paraId="4143837C" w14:textId="77777777" w:rsidR="00162074" w:rsidRDefault="006E4140">
      <w:pPr>
        <w:pStyle w:val="Heading2"/>
      </w:pPr>
      <w:bookmarkStart w:id="125" w:name="_Toc80735951"/>
      <w:bookmarkStart w:id="126" w:name="_Toc84106734"/>
      <w:r>
        <w:t>Scene I</w:t>
      </w:r>
      <w:bookmarkEnd w:id="125"/>
      <w:bookmarkEnd w:id="126"/>
    </w:p>
    <w:p w14:paraId="5617FB3F" w14:textId="77777777" w:rsidR="00162074" w:rsidRDefault="006E4140">
      <w:pPr>
        <w:pStyle w:val="11"/>
      </w:pPr>
      <w:r>
        <w:t>EXTERIOR — World Celebration Plaza viewed from Dreamers’ Point at dawn, with 23 cannons together emitting felicitations 50 times. Music starts.</w:t>
      </w:r>
    </w:p>
    <w:p w14:paraId="710E7980" w14:textId="77777777" w:rsidR="00162074" w:rsidRDefault="006E4140">
      <w:pPr>
        <w:pStyle w:val="12"/>
      </w:pPr>
      <w:r>
        <w:t>(Adela Chan Sr)</w:t>
      </w:r>
    </w:p>
    <w:p w14:paraId="535806A1" w14:textId="77777777" w:rsidR="00162074" w:rsidRDefault="006E4140">
      <w:r>
        <w:t>Your Holiness Walter Elias Disney, Dear EPCOT Residents of six races, Dear visitors, Happy New Year!</w:t>
      </w:r>
    </w:p>
    <w:p w14:paraId="73033450" w14:textId="77777777" w:rsidR="00162074" w:rsidRDefault="006E4140">
      <w:pPr>
        <w:pStyle w:val="11"/>
      </w:pPr>
      <w:r>
        <w:t>Applause.</w:t>
      </w:r>
    </w:p>
    <w:p w14:paraId="5CFADB7E" w14:textId="77777777" w:rsidR="00162074" w:rsidRDefault="006E4140">
      <w:pPr>
        <w:pStyle w:val="12"/>
      </w:pPr>
      <w:r>
        <w:t>(Adela Chan Sr)</w:t>
      </w:r>
    </w:p>
    <w:p w14:paraId="1EC3697C" w14:textId="77777777" w:rsidR="00162074" w:rsidRDefault="006E4140">
      <w:r>
        <w:t>Now begins the Fiftieth Anniversary of Walt Disney’s Experimental Prototype Community of Tomorrow! THE COMMUNITY OF COMMON DESTINY FOR HUMANKIND IS BORN TODAY!</w:t>
      </w:r>
    </w:p>
    <w:p w14:paraId="49B2856D" w14:textId="77777777" w:rsidR="00162074" w:rsidRPr="002D1632" w:rsidRDefault="006E4140">
      <w:pPr>
        <w:pStyle w:val="12"/>
      </w:pPr>
      <w:r w:rsidRPr="002D1632">
        <w:t>(Vanellope von Schweetz)</w:t>
      </w:r>
    </w:p>
    <w:p w14:paraId="60B57618" w14:textId="77777777" w:rsidR="00162074" w:rsidRDefault="006E4140">
      <w:r>
        <w:t>BORN TODAY!</w:t>
      </w:r>
    </w:p>
    <w:p w14:paraId="2C806C35" w14:textId="77777777" w:rsidR="00162074" w:rsidRDefault="006E4140">
      <w:pPr>
        <w:pStyle w:val="11"/>
      </w:pPr>
      <w:r>
        <w:t>Applause, louder than the previous one.</w:t>
      </w:r>
    </w:p>
    <w:p w14:paraId="55C3FFE6" w14:textId="77777777" w:rsidR="00162074" w:rsidRDefault="006E4140">
      <w:pPr>
        <w:pStyle w:val="12"/>
      </w:pPr>
      <w:r>
        <w:t>(Adela Chan Sr)</w:t>
      </w:r>
    </w:p>
    <w:p w14:paraId="5B3D01CE" w14:textId="0C01D5EA" w:rsidR="00162074" w:rsidRDefault="006E4140">
      <w:r>
        <w:t xml:space="preserve">Today is a moment of hope. Yes, it is very different from what all of us had imagined. </w:t>
      </w:r>
      <w:r w:rsidR="00DB371D">
        <w:t>So,</w:t>
      </w:r>
      <w:r>
        <w:t xml:space="preserve"> let</w:t>
      </w:r>
      <w:r w:rsidR="00DB371D">
        <w:t>’</w:t>
      </w:r>
      <w:r>
        <w:t>s cherish this moment. Finally, we are all here together: the 21,000 fellow dwellers from the two hundred United Nations and the nationless refugees, living under one roof together in the E-P-C-O-T.</w:t>
      </w:r>
    </w:p>
    <w:p w14:paraId="4E7B2137" w14:textId="58DB4EAF" w:rsidR="00162074" w:rsidRDefault="006E4140">
      <w:r>
        <w:t xml:space="preserve">This is the unifying power of human pursuit. This is the message of solidarity, peace and resilience. This </w:t>
      </w:r>
      <w:r w:rsidR="00C8681C">
        <w:t>delivers</w:t>
      </w:r>
      <w:r>
        <w:t xml:space="preserve"> all of us the hope for our further journey together.</w:t>
      </w:r>
    </w:p>
    <w:p w14:paraId="64B60B9A" w14:textId="3501B235" w:rsidR="00162074" w:rsidRDefault="003C39A7">
      <w:r>
        <w:t xml:space="preserve">Only from now on can we </w:t>
      </w:r>
      <w:r w:rsidR="006E4140">
        <w:t>be all together here, because of you, our gracious hosts, the Explorers, the Perceivers, the Creators, the Organizers</w:t>
      </w:r>
      <w:r w:rsidR="00B57912">
        <w:t>,</w:t>
      </w:r>
      <w:r w:rsidR="006E4140">
        <w:t xml:space="preserve"> the Teachers</w:t>
      </w:r>
      <w:r w:rsidR="00B57912">
        <w:t xml:space="preserve"> and so on</w:t>
      </w:r>
      <w:r w:rsidR="006E4140">
        <w:t>, adding up Eight Billion People, to whom we would like to express all our appreciation and respect.</w:t>
      </w:r>
    </w:p>
    <w:p w14:paraId="36E7FDDE" w14:textId="02A125A0" w:rsidR="00162074" w:rsidRDefault="006E4140">
      <w:pPr>
        <w:pStyle w:val="11"/>
      </w:pPr>
      <w:r>
        <w:t>Cheers. Cut to Dreamers’ Point, where Adela Chan Sr and Vanellope von Schweetz is delivering the semi</w:t>
      </w:r>
      <w:r>
        <w:rPr>
          <w:rFonts w:hint="eastAsia"/>
        </w:rPr>
        <w:t>-</w:t>
      </w:r>
      <w:r>
        <w:t>centenary speech</w:t>
      </w:r>
      <w:r w:rsidR="001A03EC">
        <w:t xml:space="preserve"> behind Walt Disney Statue</w:t>
      </w:r>
      <w:r>
        <w:t>.</w:t>
      </w:r>
    </w:p>
    <w:p w14:paraId="7D030F34" w14:textId="77777777" w:rsidR="00162074" w:rsidRDefault="006E4140">
      <w:pPr>
        <w:pStyle w:val="12"/>
      </w:pPr>
      <w:r>
        <w:t>Adela Chan Sr</w:t>
      </w:r>
    </w:p>
    <w:p w14:paraId="796B2AC2" w14:textId="3AA83B73" w:rsidR="00162074" w:rsidRDefault="006E4140">
      <w:r>
        <w:t xml:space="preserve">Seventy Years ago, Our Founding Father </w:t>
      </w:r>
      <w:r w:rsidR="00FA1C33">
        <w:rPr>
          <w:i/>
          <w:iCs/>
        </w:rPr>
        <w:t>(taps the statue)</w:t>
      </w:r>
      <w:r w:rsidR="00FA1C33">
        <w:t xml:space="preserve"> </w:t>
      </w:r>
      <w:r>
        <w:t>outlined his Experimental Prototype Community of Tomorrow. With many grandchildren and huge achievements, he began to concern about the world people and their descendants would inhabit, that the hectic, disorganized and dirty cities is a far cry from his clean and controlled Disneyland. Then, he started practice planning communities, towns and then cities. This sparks the Florida Project.</w:t>
      </w:r>
    </w:p>
    <w:p w14:paraId="1F5451D5" w14:textId="77777777" w:rsidR="00162074" w:rsidRDefault="006E4140">
      <w:pPr>
        <w:pStyle w:val="11"/>
      </w:pPr>
      <w:r>
        <w:t>People laughing.</w:t>
      </w:r>
    </w:p>
    <w:p w14:paraId="00D42DE0" w14:textId="77777777" w:rsidR="00162074" w:rsidRDefault="006E4140">
      <w:pPr>
        <w:pStyle w:val="12"/>
      </w:pPr>
      <w:r>
        <w:lastRenderedPageBreak/>
        <w:t>Adela Chan Sr</w:t>
      </w:r>
    </w:p>
    <w:p w14:paraId="66F0A784" w14:textId="77777777" w:rsidR="00162074" w:rsidRDefault="006E4140">
      <w:r>
        <w:t>Four years later, two months before his bereavement, a 30-minute film about his plans for the Florida Project, then dubbed “Disney World” ascended to the screen and explained the maximal utilization of Florida property and then his EPCOT conceptualization. With concept art, sketches, paintings and animation, Walt showed its appearance and function.</w:t>
      </w:r>
    </w:p>
    <w:p w14:paraId="39575530" w14:textId="77777777" w:rsidR="00162074" w:rsidRDefault="006E4140">
      <w:pPr>
        <w:pStyle w:val="11"/>
      </w:pPr>
      <w:r>
        <w:t>People show up curious faces.</w:t>
      </w:r>
    </w:p>
    <w:p w14:paraId="666BD665" w14:textId="77777777" w:rsidR="00162074" w:rsidRDefault="006E4140">
      <w:pPr>
        <w:pStyle w:val="12"/>
      </w:pPr>
      <w:r>
        <w:t>Adela Chan Sr</w:t>
      </w:r>
    </w:p>
    <w:p w14:paraId="520CD73A" w14:textId="77777777" w:rsidR="00162074" w:rsidRDefault="006E4140">
      <w:r>
        <w:t>However, his collapse struck us as a dry thunderstorm. The Imagineers turned to build the second theme park, opened fifty years ago as EPCOT Center, instead of such community that Our Founding Father had conceptualized. Then, to keep its futuristic properties, EPCOT Center witnessed various refurbishments, removed attractions and added ones, until its surrender over a strong and prying coronavirus twelve years ago.</w:t>
      </w:r>
    </w:p>
    <w:p w14:paraId="51A9B38C" w14:textId="77777777" w:rsidR="00162074" w:rsidRDefault="006E4140">
      <w:pPr>
        <w:pStyle w:val="11"/>
      </w:pPr>
      <w:r>
        <w:t>Some of the people start to sob.</w:t>
      </w:r>
    </w:p>
    <w:p w14:paraId="7659D5C7" w14:textId="77777777" w:rsidR="00162074" w:rsidRDefault="006E4140">
      <w:pPr>
        <w:pStyle w:val="12"/>
      </w:pPr>
      <w:r>
        <w:t>Adela Chan Sr</w:t>
      </w:r>
    </w:p>
    <w:p w14:paraId="6F6B1DEA" w14:textId="77777777" w:rsidR="00162074" w:rsidRDefault="006E4140">
      <w:r>
        <w:t>People didn’t panic, but defeated the coronavirus. My homeland China is the first, then yours, then others’. For this event, the World’s Most Magical Celebration lasted for eighteen months, ended in the Centenary of our Corporation, which recovered Our Father’s EPCOT concept into reality.</w:t>
      </w:r>
    </w:p>
    <w:p w14:paraId="7B678620" w14:textId="628E6764" w:rsidR="00162074" w:rsidRDefault="006E4140">
      <w:r>
        <w:t xml:space="preserve">Yesternight, out of resentment, the untied tastes bombed its mascot mice. Then, you start deserting EPCOT gradually after princes killed, princesses interned, and homelands damaged by the Worst Armed Residents. Thanks to my two daughters, Adela and Angela, </w:t>
      </w:r>
      <w:r>
        <w:rPr>
          <w:i/>
          <w:iCs/>
        </w:rPr>
        <w:t>(Adela Chan Jr and Angela Chan raises their right hands to Adela Chan Sr)</w:t>
      </w:r>
      <w:r>
        <w:t xml:space="preserve"> who helped reorder our community</w:t>
      </w:r>
      <w:r w:rsidR="00190344">
        <w:t xml:space="preserve"> against the Worst-</w:t>
      </w:r>
      <w:r w:rsidR="0085664C">
        <w:t>A</w:t>
      </w:r>
      <w:r w:rsidR="00190344">
        <w:t xml:space="preserve">llied </w:t>
      </w:r>
      <w:r w:rsidR="0085664C">
        <w:t>R</w:t>
      </w:r>
      <w:r w:rsidR="00190344">
        <w:t>aci</w:t>
      </w:r>
      <w:r w:rsidR="00BE6CA0">
        <w:t xml:space="preserve">st and </w:t>
      </w:r>
      <w:r w:rsidR="0085664C">
        <w:t>Notorious</w:t>
      </w:r>
      <w:r w:rsidR="00BE6CA0">
        <w:t xml:space="preserve"> Eaters of </w:t>
      </w:r>
      <w:r w:rsidR="00290868">
        <w:t>Reunification</w:t>
      </w:r>
      <w:r>
        <w:t>, we can reunion, and we must reunion.</w:t>
      </w:r>
    </w:p>
    <w:p w14:paraId="4D917E06" w14:textId="77777777" w:rsidR="00162074" w:rsidRDefault="006E4140">
      <w:pPr>
        <w:pStyle w:val="11"/>
      </w:pPr>
      <w:r>
        <w:t>Two of the people dressed as Mickey and Minnie Mouse come into the show, and then ones as Pluto, Goofy, Donald and Daisy Duck, Chip and Dale.</w:t>
      </w:r>
    </w:p>
    <w:p w14:paraId="619C8485" w14:textId="77777777" w:rsidR="00162074" w:rsidRDefault="006E4140">
      <w:pPr>
        <w:pStyle w:val="12"/>
      </w:pPr>
      <w:r>
        <w:t>Adela Chan Sr</w:t>
      </w:r>
    </w:p>
    <w:p w14:paraId="4C94C213" w14:textId="77777777" w:rsidR="00162074" w:rsidRDefault="006E4140">
      <w:r>
        <w:t>Yes, the local animals and plants have been returning. World Celebration, World Discovery, World Nature, and World Showcase has been rebooting. This results from your perseverance. What is true for the perseverance of my dearest daughters is also true for you, my fellow EPCOT representatives.</w:t>
      </w:r>
    </w:p>
    <w:p w14:paraId="01E631FE" w14:textId="77777777" w:rsidR="00162074" w:rsidRDefault="006E4140">
      <w:pPr>
        <w:pStyle w:val="12"/>
      </w:pPr>
      <w:r>
        <w:t>Vanellope von Schweetz</w:t>
      </w:r>
    </w:p>
    <w:p w14:paraId="77187DA4" w14:textId="6B246FD5" w:rsidR="00162074" w:rsidRDefault="006E4140">
      <w:r>
        <w:t xml:space="preserve">You had to face great challenges on your Magic Journey. Like all of us, you were living with great uncertainty through the pandemics, wars and trade wars, economic and political crises, droughts, earthquakes, </w:t>
      </w:r>
      <w:r w:rsidR="003B578E">
        <w:t>bores</w:t>
      </w:r>
      <w:r>
        <w:t xml:space="preserve"> and floods. </w:t>
      </w:r>
      <w:r>
        <w:lastRenderedPageBreak/>
        <w:t>You did not know when you could prevent them again. You did not know whether you could return to your powerful homelands tomorrow. You did not know if your teammates would be with you for the next competition. You did not even know if this competition would take place at all.</w:t>
      </w:r>
    </w:p>
    <w:p w14:paraId="0198E868" w14:textId="77777777" w:rsidR="00162074" w:rsidRDefault="006E4140">
      <w:pPr>
        <w:pStyle w:val="12"/>
      </w:pPr>
      <w:r>
        <w:t>Adela Chan Sr</w:t>
      </w:r>
    </w:p>
    <w:p w14:paraId="62189082" w14:textId="77777777" w:rsidR="00162074" w:rsidRDefault="006E4140">
      <w:r>
        <w:t>However, you struggled, you persevered, you never gave up, and today you are making your Magic dreams come true. You are true Explorers, Perceivers, Creators, Organizers, and Teachers, inspiring us to persist like you, and for you, to make this moment possible.</w:t>
      </w:r>
    </w:p>
    <w:p w14:paraId="636CA3F1" w14:textId="77777777" w:rsidR="00162074" w:rsidRDefault="006E4140">
      <w:pPr>
        <w:pStyle w:val="11"/>
      </w:pPr>
      <w:r>
        <w:t>People yell, “Dream It Possible!” A firework rises from Nordics Pavilion.</w:t>
      </w:r>
    </w:p>
    <w:p w14:paraId="59DA3C40" w14:textId="77777777" w:rsidR="00162074" w:rsidRDefault="006E4140">
      <w:pPr>
        <w:pStyle w:val="Heading2"/>
      </w:pPr>
      <w:bookmarkStart w:id="127" w:name="_Toc84106735"/>
      <w:r>
        <w:t>Scene II</w:t>
      </w:r>
      <w:bookmarkEnd w:id="127"/>
    </w:p>
    <w:p w14:paraId="24464C14" w14:textId="77777777" w:rsidR="00162074" w:rsidRDefault="006E4140">
      <w:pPr>
        <w:pStyle w:val="11"/>
      </w:pPr>
      <w:r>
        <w:t>INTERIOR — Nordics Pavilion, where Elsa and Anna are watching the EPCOT 50</w:t>
      </w:r>
      <w:r>
        <w:rPr>
          <w:vertAlign w:val="superscript"/>
        </w:rPr>
        <w:t>th</w:t>
      </w:r>
      <w:r>
        <w:t xml:space="preserve"> Anniversary online.</w:t>
      </w:r>
    </w:p>
    <w:p w14:paraId="37E1532A" w14:textId="77777777" w:rsidR="00162074" w:rsidRDefault="006E4140">
      <w:pPr>
        <w:pStyle w:val="12"/>
      </w:pPr>
      <w:r>
        <w:t>(Adela Chan Sr)</w:t>
      </w:r>
    </w:p>
    <w:p w14:paraId="5A403910" w14:textId="338149C7" w:rsidR="00162074" w:rsidRDefault="006E4140">
      <w:r>
        <w:t>This made all of us a true community – the Experimental Prototype Community of Tomorrow!</w:t>
      </w:r>
      <w:r w:rsidR="00B64157">
        <w:t xml:space="preserve"> The lesson we’ve learned is </w:t>
      </w:r>
      <w:r w:rsidR="00B64157">
        <w:rPr>
          <w:rFonts w:hint="eastAsia"/>
        </w:rPr>
        <w:t>that</w:t>
      </w:r>
      <w:r w:rsidR="00B64157">
        <w:t xml:space="preserve"> w</w:t>
      </w:r>
      <w:r w:rsidR="00B64157" w:rsidRPr="00A935E6">
        <w:t xml:space="preserve">ithout </w:t>
      </w:r>
      <w:r w:rsidR="00B64157">
        <w:t>perseverance, solidarity, or resilience</w:t>
      </w:r>
      <w:r w:rsidR="00B64157" w:rsidRPr="00A935E6">
        <w:t>, there is no peace.</w:t>
      </w:r>
    </w:p>
    <w:p w14:paraId="6CDA0D9A" w14:textId="77777777" w:rsidR="00162074" w:rsidRDefault="006E4140">
      <w:pPr>
        <w:pStyle w:val="12"/>
      </w:pPr>
      <w:r>
        <w:t>Elsa</w:t>
      </w:r>
    </w:p>
    <w:p w14:paraId="0448B147" w14:textId="58E052D3" w:rsidR="00162074" w:rsidRDefault="00277287">
      <w:r>
        <w:t xml:space="preserve">The </w:t>
      </w:r>
      <w:r w:rsidR="00ED4FCF">
        <w:t>winter</w:t>
      </w:r>
      <w:r>
        <w:t xml:space="preserve"> will never bother </w:t>
      </w:r>
      <w:r w:rsidR="00ED4FCF">
        <w:t>us</w:t>
      </w:r>
      <w:r>
        <w:t xml:space="preserve"> anyway</w:t>
      </w:r>
      <w:r w:rsidR="00C33535">
        <w:t>!</w:t>
      </w:r>
    </w:p>
    <w:p w14:paraId="73C5ACA8" w14:textId="77777777" w:rsidR="00162074" w:rsidRDefault="006E4140">
      <w:pPr>
        <w:pStyle w:val="12"/>
      </w:pPr>
      <w:r>
        <w:t>Anna</w:t>
      </w:r>
    </w:p>
    <w:p w14:paraId="017DAE42" w14:textId="77777777" w:rsidR="00162074" w:rsidRDefault="006E4140">
      <w:r>
        <w:t xml:space="preserve">Nothing is blocking my way, for the first time in forever! </w:t>
      </w:r>
      <w:r>
        <w:rPr>
          <w:i/>
          <w:iCs/>
        </w:rPr>
        <w:t>(Scurries out the pavilion)</w:t>
      </w:r>
    </w:p>
    <w:p w14:paraId="4D92CBF4" w14:textId="78BA1D00" w:rsidR="00162074" w:rsidRDefault="006E4140">
      <w:pPr>
        <w:pStyle w:val="11"/>
      </w:pPr>
      <w:r>
        <w:t xml:space="preserve">Camera following, Elsa also scurries out the Pavilion, </w:t>
      </w:r>
      <w:r w:rsidR="003E0574">
        <w:t xml:space="preserve">into the </w:t>
      </w:r>
      <w:r w:rsidR="00000AD7">
        <w:t>attendants surrounding the World Showcase Lagoon.</w:t>
      </w:r>
    </w:p>
    <w:p w14:paraId="13A72F67" w14:textId="77777777" w:rsidR="00162074" w:rsidRDefault="006E4140">
      <w:pPr>
        <w:pStyle w:val="Heading2"/>
      </w:pPr>
      <w:bookmarkStart w:id="128" w:name="_Toc84106736"/>
      <w:r>
        <w:t>Scene III</w:t>
      </w:r>
      <w:bookmarkEnd w:id="128"/>
    </w:p>
    <w:p w14:paraId="0FD2469B" w14:textId="77777777" w:rsidR="00162074" w:rsidRDefault="006E4140">
      <w:pPr>
        <w:pStyle w:val="11"/>
      </w:pPr>
      <w:r>
        <w:t>EXTERIOR — World Celebration Plaza viewed from Adela Chan Jr and Angela Chan atop the three-level Festival Area.</w:t>
      </w:r>
    </w:p>
    <w:p w14:paraId="10EB6707" w14:textId="77777777" w:rsidR="00162074" w:rsidRDefault="006E4140">
      <w:pPr>
        <w:pStyle w:val="12"/>
      </w:pPr>
      <w:r>
        <w:t>Adela Chan Sr</w:t>
      </w:r>
    </w:p>
    <w:p w14:paraId="31DC2C4B" w14:textId="77777777" w:rsidR="00162074" w:rsidRDefault="006E4140">
      <w:r>
        <w:t>In this EPCOT spirit of solidarity, resilience and peace, we welcome the Refugee Team, who has landed in EPCOT World Showcase Lagoon through helicopters.</w:t>
      </w:r>
    </w:p>
    <w:p w14:paraId="669C0E4A" w14:textId="77777777" w:rsidR="00162074" w:rsidRDefault="006E4140">
      <w:pPr>
        <w:pStyle w:val="12"/>
      </w:pPr>
      <w:r>
        <w:t>Vanellope von Schweetz</w:t>
      </w:r>
    </w:p>
    <w:p w14:paraId="0BDD0CF2" w14:textId="77777777" w:rsidR="00162074" w:rsidRDefault="006E4140">
      <w:pPr>
        <w:rPr>
          <w:i/>
          <w:iCs/>
        </w:rPr>
      </w:pPr>
      <w:r>
        <w:t xml:space="preserve">Dear refugee residents. </w:t>
      </w:r>
      <w:r>
        <w:rPr>
          <w:i/>
          <w:iCs/>
        </w:rPr>
        <w:t>(Shakes hand with Adela Chan Sr)</w:t>
      </w:r>
    </w:p>
    <w:p w14:paraId="3A464E25" w14:textId="324A5649" w:rsidR="00162074" w:rsidRDefault="006E4140">
      <w:pPr>
        <w:pStyle w:val="12"/>
      </w:pPr>
      <w:r>
        <w:t xml:space="preserve">Adela Chan </w:t>
      </w:r>
      <w:r w:rsidR="00D1321F">
        <w:t>S</w:t>
      </w:r>
      <w:r>
        <w:t>r</w:t>
      </w:r>
    </w:p>
    <w:p w14:paraId="3630BE0E" w14:textId="77777777" w:rsidR="00162074" w:rsidRDefault="006E4140">
      <w:r>
        <w:t xml:space="preserve">With your talent and human spirit, you are demonstrating what an enrichment refugees are for society. Having to flee from your homes due to violence, hunger or just your dissimilarities, today, you are much more than welcomed </w:t>
      </w:r>
      <w:r>
        <w:lastRenderedPageBreak/>
        <w:t>with our open arms and a peaceful home. Welcome to our Experimental Prototype Community of Tomorrow, where we are all equal, despite gender, race and ethnicity. We all respect the same rules.</w:t>
      </w:r>
    </w:p>
    <w:p w14:paraId="06F7E60C" w14:textId="77777777" w:rsidR="00162074" w:rsidRDefault="006E4140">
      <w:r>
        <w:t>The EPCOT Experience makes all of us very humble because we feel that we are part of something bigger than ourselves. We are part of an event that unites the world. United in all our diversity, we become bigger than the sum of our parts. We are always stronger together.</w:t>
      </w:r>
    </w:p>
    <w:p w14:paraId="6F410E5B" w14:textId="77777777" w:rsidR="00162074" w:rsidRDefault="006E4140">
      <w:r>
        <w:t>Therefore, we are so grateful to you, the immigrants, for your commitment to these EPCOT values of solidarity, anti-discrimination, anti-drugging, inclusion and equality in your new Epcot oath, that we are to…</w:t>
      </w:r>
    </w:p>
    <w:p w14:paraId="2DD0BB83" w14:textId="79F71312" w:rsidR="00162074" w:rsidRDefault="006E4140">
      <w:pPr>
        <w:pStyle w:val="11"/>
      </w:pPr>
      <w:r>
        <w:t xml:space="preserve">Zoom in, to Vanellope von Schweetz and </w:t>
      </w:r>
      <w:r w:rsidR="003B578E">
        <w:t>the</w:t>
      </w:r>
      <w:r>
        <w:t xml:space="preserve"> twelve princesses.</w:t>
      </w:r>
    </w:p>
    <w:p w14:paraId="3BB64D35" w14:textId="77777777" w:rsidR="00162074" w:rsidRPr="002D1632" w:rsidRDefault="006E4140">
      <w:pPr>
        <w:pStyle w:val="12"/>
      </w:pPr>
      <w:r w:rsidRPr="002D1632">
        <w:t>Vanellope von Schweetz</w:t>
      </w:r>
    </w:p>
    <w:p w14:paraId="5BBCC212" w14:textId="77777777" w:rsidR="00162074" w:rsidRDefault="006E4140">
      <w:r>
        <w:t>Dream big, Princesses!</w:t>
      </w:r>
    </w:p>
    <w:p w14:paraId="736E01E1" w14:textId="77777777" w:rsidR="00162074" w:rsidRDefault="006E4140">
      <w:pPr>
        <w:pStyle w:val="12"/>
      </w:pPr>
      <w:r>
        <w:t>Snow White</w:t>
      </w:r>
    </w:p>
    <w:p w14:paraId="5E4B10AB" w14:textId="77777777" w:rsidR="00162074" w:rsidRDefault="006E4140">
      <w:r>
        <w:t>BE A FRIEND TO ALL!</w:t>
      </w:r>
    </w:p>
    <w:p w14:paraId="00CB5AC0" w14:textId="77777777" w:rsidR="00162074" w:rsidRDefault="006E4140">
      <w:pPr>
        <w:pStyle w:val="12"/>
      </w:pPr>
      <w:r>
        <w:t>Cinderella</w:t>
      </w:r>
    </w:p>
    <w:p w14:paraId="14651713" w14:textId="77777777" w:rsidR="00162074" w:rsidRDefault="006E4140">
      <w:r>
        <w:t>NEVER GIVE UP!</w:t>
      </w:r>
    </w:p>
    <w:p w14:paraId="0532E489" w14:textId="77777777" w:rsidR="00162074" w:rsidRDefault="006E4140">
      <w:pPr>
        <w:pStyle w:val="12"/>
      </w:pPr>
      <w:r>
        <w:t>Aurora</w:t>
      </w:r>
    </w:p>
    <w:p w14:paraId="0C761654" w14:textId="77777777" w:rsidR="00162074" w:rsidRDefault="006E4140">
      <w:r>
        <w:t>ALWAYS WONDER!</w:t>
      </w:r>
    </w:p>
    <w:p w14:paraId="29435957" w14:textId="77777777" w:rsidR="00162074" w:rsidRDefault="006E4140">
      <w:pPr>
        <w:pStyle w:val="12"/>
      </w:pPr>
      <w:r>
        <w:t>Ariel</w:t>
      </w:r>
    </w:p>
    <w:p w14:paraId="17C71F02" w14:textId="77777777" w:rsidR="00162074" w:rsidRDefault="006E4140">
      <w:r>
        <w:t>EXPLORE NEW WORLDS!</w:t>
      </w:r>
    </w:p>
    <w:p w14:paraId="4CFD5AFE" w14:textId="77777777" w:rsidR="00162074" w:rsidRDefault="006E4140">
      <w:pPr>
        <w:pStyle w:val="12"/>
      </w:pPr>
      <w:r>
        <w:t>Belle</w:t>
      </w:r>
    </w:p>
    <w:p w14:paraId="2E989A81" w14:textId="77777777" w:rsidR="00162074" w:rsidRDefault="006E4140">
      <w:r>
        <w:t>DON’T JUDGE A BOOK BY ITS COVER!</w:t>
      </w:r>
    </w:p>
    <w:p w14:paraId="2F6C08F4" w14:textId="77777777" w:rsidR="00162074" w:rsidRDefault="006E4140">
      <w:pPr>
        <w:pStyle w:val="12"/>
      </w:pPr>
      <w:r>
        <w:t>Jasmine</w:t>
      </w:r>
    </w:p>
    <w:p w14:paraId="5EA0340F" w14:textId="77777777" w:rsidR="00162074" w:rsidRDefault="006E4140">
      <w:r>
        <w:t>SEE THE GOOD IN OTHERS!</w:t>
      </w:r>
    </w:p>
    <w:p w14:paraId="42F9FEDD" w14:textId="77777777" w:rsidR="00162074" w:rsidRDefault="006E4140">
      <w:pPr>
        <w:pStyle w:val="12"/>
      </w:pPr>
      <w:r>
        <w:t>Pocahontas</w:t>
      </w:r>
    </w:p>
    <w:p w14:paraId="0BB32ED8" w14:textId="77777777" w:rsidR="00162074" w:rsidRDefault="006E4140">
      <w:r>
        <w:t>RESPECT THE EARTH!</w:t>
      </w:r>
    </w:p>
    <w:p w14:paraId="7418BDAD" w14:textId="77777777" w:rsidR="00162074" w:rsidRDefault="006E4140">
      <w:pPr>
        <w:pStyle w:val="12"/>
      </w:pPr>
      <w:r>
        <w:t>Mulan</w:t>
      </w:r>
    </w:p>
    <w:p w14:paraId="7431924D" w14:textId="77777777" w:rsidR="00162074" w:rsidRDefault="006E4140">
      <w:r>
        <w:t>FIND YOUR INNER WARRIOR!</w:t>
      </w:r>
    </w:p>
    <w:p w14:paraId="2CC688F0" w14:textId="77777777" w:rsidR="00162074" w:rsidRDefault="006E4140">
      <w:pPr>
        <w:pStyle w:val="12"/>
      </w:pPr>
      <w:r>
        <w:t>Tiana</w:t>
      </w:r>
    </w:p>
    <w:p w14:paraId="5780277E" w14:textId="77777777" w:rsidR="00162074" w:rsidRDefault="006E4140">
      <w:r>
        <w:t>MAKE A DREAM REAL!</w:t>
      </w:r>
    </w:p>
    <w:p w14:paraId="6A77F17A" w14:textId="77777777" w:rsidR="00162074" w:rsidRDefault="006E4140">
      <w:pPr>
        <w:pStyle w:val="12"/>
      </w:pPr>
      <w:r>
        <w:t>Rapunzel</w:t>
      </w:r>
    </w:p>
    <w:p w14:paraId="1677B3F5" w14:textId="77777777" w:rsidR="00162074" w:rsidRDefault="006E4140">
      <w:r>
        <w:t>JUMP INTO NEW ADVENTURES!</w:t>
      </w:r>
    </w:p>
    <w:p w14:paraId="093F814B" w14:textId="77777777" w:rsidR="00162074" w:rsidRDefault="006E4140">
      <w:pPr>
        <w:pStyle w:val="12"/>
      </w:pPr>
      <w:r>
        <w:t>Merida</w:t>
      </w:r>
    </w:p>
    <w:p w14:paraId="644FD211" w14:textId="77777777" w:rsidR="00162074" w:rsidRDefault="006E4140">
      <w:r>
        <w:t>BE BRAVE!</w:t>
      </w:r>
    </w:p>
    <w:p w14:paraId="653ABC60" w14:textId="77777777" w:rsidR="00162074" w:rsidRDefault="006E4140">
      <w:pPr>
        <w:pStyle w:val="12"/>
      </w:pPr>
      <w:r>
        <w:t>Moana</w:t>
      </w:r>
    </w:p>
    <w:p w14:paraId="1959A5CA" w14:textId="77777777" w:rsidR="00162074" w:rsidRDefault="006E4140">
      <w:r>
        <w:t>FIND YOUR OWN WAY!</w:t>
      </w:r>
    </w:p>
    <w:p w14:paraId="1F39F3FA" w14:textId="5D29520F" w:rsidR="00162074" w:rsidRDefault="002667C4">
      <w:pPr>
        <w:pStyle w:val="11"/>
      </w:pPr>
      <w:r>
        <w:t xml:space="preserve">Doves set flying, </w:t>
      </w:r>
      <w:r w:rsidR="006E4140">
        <w:t xml:space="preserve">Vanellope von Schweetz and the twelve princesses started their parade, leading 50 of the refugee dwellers, seventeen dressed in white and 33 </w:t>
      </w:r>
      <w:r w:rsidR="006E4140">
        <w:lastRenderedPageBreak/>
        <w:t>dressed in red. The International Song starts with prelude.</w:t>
      </w:r>
    </w:p>
    <w:p w14:paraId="0D517D23" w14:textId="77777777" w:rsidR="00162074" w:rsidRDefault="006E4140">
      <w:pPr>
        <w:pStyle w:val="Heading2"/>
      </w:pPr>
      <w:bookmarkStart w:id="129" w:name="_Toc84106737"/>
      <w:r>
        <w:t>Scene IV</w:t>
      </w:r>
      <w:bookmarkEnd w:id="129"/>
    </w:p>
    <w:p w14:paraId="23810A41" w14:textId="22BFE6A6" w:rsidR="00037C7F" w:rsidRDefault="00333016" w:rsidP="00037C7F">
      <w:pPr>
        <w:pStyle w:val="11"/>
      </w:pPr>
      <w:r>
        <w:t>EXTERIOR —</w:t>
      </w:r>
      <w:r w:rsidR="00AF0E70">
        <w:t xml:space="preserve">the </w:t>
      </w:r>
      <w:r w:rsidR="00D663B8">
        <w:t>P</w:t>
      </w:r>
      <w:r w:rsidR="00644D32">
        <w:t>laza</w:t>
      </w:r>
      <w:r w:rsidR="00AF0E70">
        <w:t xml:space="preserve"> level of Festival Area</w:t>
      </w:r>
      <w:r>
        <w:t xml:space="preserve">. </w:t>
      </w:r>
      <w:r w:rsidR="006E4140">
        <w:t>Adela Chan Jr, Angela Chan</w:t>
      </w:r>
      <w:r w:rsidR="007C4015">
        <w:t xml:space="preserve"> and </w:t>
      </w:r>
      <w:r w:rsidR="00FE5144">
        <w:t>six</w:t>
      </w:r>
      <w:r w:rsidR="007C4015">
        <w:t xml:space="preserve"> </w:t>
      </w:r>
      <w:r w:rsidR="00B46EE5">
        <w:t>other refugee dwellers</w:t>
      </w:r>
      <w:r w:rsidR="007C4015">
        <w:t xml:space="preserve"> </w:t>
      </w:r>
      <w:r w:rsidR="006E4140">
        <w:t xml:space="preserve">convoying the </w:t>
      </w:r>
      <w:r w:rsidR="004B61E5">
        <w:t>United Nation</w:t>
      </w:r>
      <w:r w:rsidR="006E4140">
        <w:t xml:space="preserve"> Flag</w:t>
      </w:r>
      <w:r w:rsidR="00F22F93">
        <w:t xml:space="preserve"> and the EPCOT Flag</w:t>
      </w:r>
      <w:r w:rsidR="008B4508">
        <w:t xml:space="preserve">, singing </w:t>
      </w:r>
      <w:r w:rsidR="007D36E3">
        <w:t>the</w:t>
      </w:r>
      <w:r w:rsidR="008B4508">
        <w:t xml:space="preserve"> International Song</w:t>
      </w:r>
      <w:r w:rsidR="00E06DCF">
        <w:t>.</w:t>
      </w:r>
    </w:p>
    <w:p w14:paraId="2873290B" w14:textId="0C266DB6" w:rsidR="00037C7F" w:rsidRDefault="00037C7F" w:rsidP="00037C7F">
      <w:pPr>
        <w:pStyle w:val="12"/>
      </w:pPr>
      <w:r>
        <w:t>Adela Chan Jr</w:t>
      </w:r>
    </w:p>
    <w:p w14:paraId="1B751F82" w14:textId="601B1B45" w:rsidR="0044698B" w:rsidRDefault="0044698B" w:rsidP="0044698B">
      <w:r>
        <w:t>Arise! ye starvelings, from your slumbers</w:t>
      </w:r>
      <w:r w:rsidR="00D36333">
        <w:t>!</w:t>
      </w:r>
    </w:p>
    <w:p w14:paraId="671FBA0F" w14:textId="05C1819B" w:rsidR="0044698B" w:rsidRDefault="0044698B" w:rsidP="0044698B">
      <w:r>
        <w:t>Arise! ye prisoners of want</w:t>
      </w:r>
      <w:r w:rsidR="00D36333">
        <w:t>!</w:t>
      </w:r>
    </w:p>
    <w:p w14:paraId="57EC82E6" w14:textId="6B95CB3B" w:rsidR="0044698B" w:rsidRDefault="0044698B" w:rsidP="0044698B">
      <w:r>
        <w:t>For reason in revolt now thunders</w:t>
      </w:r>
      <w:r w:rsidR="00D36333">
        <w:t>,</w:t>
      </w:r>
    </w:p>
    <w:p w14:paraId="24B0AB59" w14:textId="6479B1FA" w:rsidR="0044698B" w:rsidRDefault="00D36333" w:rsidP="0044698B">
      <w:r>
        <w:t>Are b</w:t>
      </w:r>
      <w:r w:rsidR="00DF7D0A">
        <w:t>o</w:t>
      </w:r>
      <w:r>
        <w:t>und to end</w:t>
      </w:r>
      <w:r w:rsidR="0044698B">
        <w:t xml:space="preserve"> </w:t>
      </w:r>
      <w:r w:rsidR="0062250B">
        <w:t>the</w:t>
      </w:r>
      <w:r w:rsidR="0044698B">
        <w:t xml:space="preserve"> age of cant.</w:t>
      </w:r>
    </w:p>
    <w:p w14:paraId="24CF4925" w14:textId="0B9A2E6C" w:rsidR="0044698B" w:rsidRDefault="0044698B" w:rsidP="0044698B">
      <w:r>
        <w:t>Away with all your superstitions</w:t>
      </w:r>
      <w:r w:rsidR="009D1BFA">
        <w:t>,</w:t>
      </w:r>
    </w:p>
    <w:p w14:paraId="121361B6" w14:textId="77777777" w:rsidR="0044698B" w:rsidRDefault="0044698B" w:rsidP="0044698B">
      <w:r>
        <w:t>Servile masses, arise! arise!</w:t>
      </w:r>
    </w:p>
    <w:p w14:paraId="47A9A8EC" w14:textId="3635D3A9" w:rsidR="0044698B" w:rsidRDefault="0044698B" w:rsidP="0044698B">
      <w:r>
        <w:t>We’ll change henceforth the old tradition</w:t>
      </w:r>
      <w:r w:rsidR="00092BB0">
        <w:t>s</w:t>
      </w:r>
      <w:r w:rsidR="009D1BFA">
        <w:t>,</w:t>
      </w:r>
    </w:p>
    <w:p w14:paraId="16DF55CA" w14:textId="0C983EB0" w:rsidR="007D36E3" w:rsidRDefault="0044698B" w:rsidP="0044698B">
      <w:r>
        <w:t>And spurn the dust to win the prize.</w:t>
      </w:r>
    </w:p>
    <w:p w14:paraId="3BDF5641" w14:textId="5E9B5A94" w:rsidR="00037C7F" w:rsidRDefault="00037C7F" w:rsidP="007D36E3">
      <w:pPr>
        <w:pStyle w:val="12"/>
      </w:pPr>
      <w:r>
        <w:t>(Vanellope von Schweetz, Princesses, Dwellers) (Sing)</w:t>
      </w:r>
    </w:p>
    <w:p w14:paraId="01FCD382" w14:textId="3535AD0C" w:rsidR="00037C7F" w:rsidRDefault="00037C7F" w:rsidP="00037C7F">
      <w:r>
        <w:t xml:space="preserve">So come brothers and sisters, for the </w:t>
      </w:r>
      <w:r w:rsidR="003F12A4">
        <w:t>fight</w:t>
      </w:r>
      <w:r>
        <w:t xml:space="preserve"> carries on!</w:t>
      </w:r>
    </w:p>
    <w:p w14:paraId="5B4AD82C" w14:textId="77777777" w:rsidR="00037C7F" w:rsidRDefault="00037C7F" w:rsidP="00037C7F">
      <w:r>
        <w:t>The International, unites the world in song.</w:t>
      </w:r>
    </w:p>
    <w:p w14:paraId="615407CC" w14:textId="77777777" w:rsidR="00037C7F" w:rsidRDefault="00037C7F" w:rsidP="00037C7F">
      <w:r>
        <w:t>So, our comrades, come rally, for ‘tis the time and place!</w:t>
      </w:r>
    </w:p>
    <w:p w14:paraId="4E14F243" w14:textId="0E742B2C" w:rsidR="00037C7F" w:rsidRDefault="00037C7F" w:rsidP="00037C7F">
      <w:r>
        <w:t>The international ideal, unites our human race.</w:t>
      </w:r>
    </w:p>
    <w:p w14:paraId="19A8FDDF" w14:textId="2A78AE17" w:rsidR="00AC407F" w:rsidRDefault="00FF3AFE" w:rsidP="00FF3AFE">
      <w:pPr>
        <w:pStyle w:val="11"/>
      </w:pPr>
      <w:r>
        <w:t xml:space="preserve">Then starts the </w:t>
      </w:r>
      <w:r w:rsidRPr="00492960">
        <w:rPr>
          <w:i/>
          <w:iCs/>
        </w:rPr>
        <w:t>United Nations on the March</w:t>
      </w:r>
      <w:r>
        <w:t>.</w:t>
      </w:r>
    </w:p>
    <w:p w14:paraId="14484846" w14:textId="394BA553" w:rsidR="00C90592" w:rsidRPr="00C90592" w:rsidRDefault="00037C7F" w:rsidP="00C90592">
      <w:pPr>
        <w:pStyle w:val="12"/>
      </w:pPr>
      <w:r>
        <w:t>Angela Chan</w:t>
      </w:r>
    </w:p>
    <w:p w14:paraId="4DF66D33" w14:textId="77777777" w:rsidR="0034136D" w:rsidRDefault="0034136D" w:rsidP="0034136D">
      <w:r>
        <w:t>No more deluded by reaction,</w:t>
      </w:r>
    </w:p>
    <w:p w14:paraId="01C824C8" w14:textId="77777777" w:rsidR="0034136D" w:rsidRDefault="0034136D" w:rsidP="0034136D">
      <w:r>
        <w:t>On tyrants only we'll make war!</w:t>
      </w:r>
    </w:p>
    <w:p w14:paraId="7637CBAB" w14:textId="77777777" w:rsidR="0034136D" w:rsidRDefault="0034136D" w:rsidP="0034136D">
      <w:r>
        <w:t>The soldiers too will take strike action,</w:t>
      </w:r>
    </w:p>
    <w:p w14:paraId="558D561C" w14:textId="77777777" w:rsidR="0034136D" w:rsidRDefault="0034136D" w:rsidP="0034136D">
      <w:r>
        <w:t>They'll break ranks and fight no more!</w:t>
      </w:r>
    </w:p>
    <w:p w14:paraId="2A2D4BD0" w14:textId="77777777" w:rsidR="0034136D" w:rsidRDefault="0034136D" w:rsidP="0034136D">
      <w:r>
        <w:t>And if those cannibals keep trying,</w:t>
      </w:r>
    </w:p>
    <w:p w14:paraId="26C223A9" w14:textId="77777777" w:rsidR="0034136D" w:rsidRDefault="0034136D" w:rsidP="0034136D">
      <w:r>
        <w:t>To sacrifice us to their pride,</w:t>
      </w:r>
    </w:p>
    <w:p w14:paraId="00DECD9C" w14:textId="77777777" w:rsidR="0034136D" w:rsidRDefault="0034136D" w:rsidP="0034136D">
      <w:r>
        <w:t>They soon shall hear the bullets flying,</w:t>
      </w:r>
    </w:p>
    <w:p w14:paraId="210CD7F1" w14:textId="53F05E57" w:rsidR="00807B1E" w:rsidRDefault="0034136D" w:rsidP="0034136D">
      <w:r>
        <w:t>We'll shoot the generals on our side.</w:t>
      </w:r>
    </w:p>
    <w:p w14:paraId="17EFF30E" w14:textId="08EEC226" w:rsidR="00037C7F" w:rsidRDefault="00037C7F" w:rsidP="00FB7568">
      <w:pPr>
        <w:pStyle w:val="12"/>
      </w:pPr>
      <w:r>
        <w:t>(Vanellope von Schweetz, Princesses, Dwellers) (Sing)</w:t>
      </w:r>
    </w:p>
    <w:p w14:paraId="68D821F2" w14:textId="77777777" w:rsidR="0034136D" w:rsidRDefault="0034136D" w:rsidP="0034136D">
      <w:r>
        <w:t>So come brothers and sisters, for the fight carries on!</w:t>
      </w:r>
    </w:p>
    <w:p w14:paraId="469B313B" w14:textId="77777777" w:rsidR="0034136D" w:rsidRDefault="0034136D" w:rsidP="0034136D">
      <w:r>
        <w:t>The International, unites the world in song.</w:t>
      </w:r>
    </w:p>
    <w:p w14:paraId="4ABC88FD" w14:textId="77777777" w:rsidR="0034136D" w:rsidRDefault="0034136D" w:rsidP="0034136D">
      <w:r>
        <w:t>So, our comrades, come rally, for ‘tis the time and place!</w:t>
      </w:r>
    </w:p>
    <w:p w14:paraId="3DE0229C" w14:textId="77777777" w:rsidR="0034136D" w:rsidRDefault="0034136D" w:rsidP="0034136D">
      <w:r>
        <w:t>The international ideal, unites our human race.</w:t>
      </w:r>
    </w:p>
    <w:p w14:paraId="17ED9308" w14:textId="1776CA3E" w:rsidR="00E43149" w:rsidRDefault="00DF3654" w:rsidP="00037C7F">
      <w:pPr>
        <w:pStyle w:val="11"/>
      </w:pPr>
      <w:r>
        <w:t>Cut to Adela Chan Sr</w:t>
      </w:r>
      <w:r w:rsidR="00DE20CF">
        <w:t xml:space="preserve"> continuing the speech</w:t>
      </w:r>
      <w:r w:rsidR="000E07A8">
        <w:t>.</w:t>
      </w:r>
      <w:r w:rsidR="0000086E">
        <w:t xml:space="preserve"> The song continues in </w:t>
      </w:r>
      <w:r w:rsidR="00A84C89">
        <w:t>background</w:t>
      </w:r>
      <w:r w:rsidR="0000086E">
        <w:t>.</w:t>
      </w:r>
    </w:p>
    <w:p w14:paraId="0C0A0A6A" w14:textId="64FB8F30" w:rsidR="00587A3F" w:rsidRDefault="00437E9F" w:rsidP="00644D32">
      <w:pPr>
        <w:pStyle w:val="12"/>
      </w:pPr>
      <w:r>
        <w:t>Adela Chan Sr</w:t>
      </w:r>
    </w:p>
    <w:p w14:paraId="0868200F" w14:textId="503BC4F4" w:rsidR="00B96E56" w:rsidRDefault="00FD654B" w:rsidP="00AF11B1">
      <w:r>
        <w:lastRenderedPageBreak/>
        <w:t>FASTER, HIGHER, STRONGER – TOGETHER!</w:t>
      </w:r>
      <w:r w:rsidR="00B96E56">
        <w:t xml:space="preserve"> this is the light at the end of the dark tunnel. The catastrophe forced us to be apart, to keep our distance from each other</w:t>
      </w:r>
      <w:r w:rsidR="00B71CC8">
        <w:t>, and t</w:t>
      </w:r>
      <w:r w:rsidR="00B96E56">
        <w:t xml:space="preserve">o stay away even from our loved ones. This separation </w:t>
      </w:r>
      <w:r w:rsidR="00B71CC8">
        <w:t>darkened this tunnel</w:t>
      </w:r>
      <w:r w:rsidR="00B96E56">
        <w:t xml:space="preserve">. But today, wherever in the world you </w:t>
      </w:r>
      <w:r w:rsidR="00684AFC">
        <w:t>were</w:t>
      </w:r>
      <w:r w:rsidR="00B96E56">
        <w:t xml:space="preserve">, we are united in sharing this moment together. The </w:t>
      </w:r>
      <w:r w:rsidR="00684AFC">
        <w:t>Spaceship Earth, Imagination and Odyssey Events</w:t>
      </w:r>
      <w:r w:rsidR="00B96E56">
        <w:t xml:space="preserve"> make this light shine brighter for all of us.</w:t>
      </w:r>
    </w:p>
    <w:p w14:paraId="5DE044B0" w14:textId="2A5D0833" w:rsidR="00B96E56" w:rsidRDefault="00B96E56" w:rsidP="00B96E56">
      <w:r>
        <w:t xml:space="preserve">I humbly </w:t>
      </w:r>
      <w:r w:rsidR="00096B60">
        <w:t xml:space="preserve">but honorably </w:t>
      </w:r>
      <w:r>
        <w:t xml:space="preserve">request </w:t>
      </w:r>
      <w:r w:rsidR="00AF11B1">
        <w:t>their</w:t>
      </w:r>
      <w:r>
        <w:t xml:space="preserve"> Majest</w:t>
      </w:r>
      <w:r w:rsidR="00AF11B1">
        <w:t>ies</w:t>
      </w:r>
      <w:r>
        <w:t xml:space="preserve"> </w:t>
      </w:r>
      <w:r w:rsidR="00096B60">
        <w:t>Highnesses</w:t>
      </w:r>
      <w:r>
        <w:t xml:space="preserve"> </w:t>
      </w:r>
      <w:r w:rsidR="00096B60">
        <w:t xml:space="preserve">and Excellencies </w:t>
      </w:r>
      <w:r>
        <w:t xml:space="preserve">to declare open the </w:t>
      </w:r>
      <w:r w:rsidR="00096B60">
        <w:t>Experimental Prototype Community of Tomorrow</w:t>
      </w:r>
      <w:r>
        <w:t>.</w:t>
      </w:r>
    </w:p>
    <w:p w14:paraId="4E104326" w14:textId="5910A290" w:rsidR="006875FF" w:rsidRDefault="006875FF" w:rsidP="006875FF">
      <w:pPr>
        <w:pStyle w:val="11"/>
      </w:pPr>
      <w:r>
        <w:t>Applause</w:t>
      </w:r>
      <w:r w:rsidR="00E235ED">
        <w:t>, lasting until Scene VI</w:t>
      </w:r>
      <w:r>
        <w:t>.</w:t>
      </w:r>
    </w:p>
    <w:p w14:paraId="34E0C583" w14:textId="49D98DE5" w:rsidR="0000086E" w:rsidRPr="0000086E" w:rsidRDefault="0000086E" w:rsidP="0000086E">
      <w:pPr>
        <w:pStyle w:val="Heading2"/>
      </w:pPr>
      <w:bookmarkStart w:id="130" w:name="_Toc84106738"/>
      <w:r>
        <w:t>Scene V</w:t>
      </w:r>
      <w:bookmarkEnd w:id="130"/>
    </w:p>
    <w:p w14:paraId="77C5395A" w14:textId="664D7921" w:rsidR="00644D32" w:rsidRDefault="003F12A4" w:rsidP="00644D32">
      <w:pPr>
        <w:pStyle w:val="11"/>
      </w:pPr>
      <w:r>
        <w:t>EXTERIOR — the Entrance Plaza, where t</w:t>
      </w:r>
      <w:r w:rsidR="00905C95">
        <w:t xml:space="preserve">he </w:t>
      </w:r>
      <w:r w:rsidR="001E3D60">
        <w:t xml:space="preserve">flag bearers arrive, </w:t>
      </w:r>
      <w:r w:rsidR="00D07E85">
        <w:rPr>
          <w:rFonts w:hint="eastAsia"/>
        </w:rPr>
        <w:t>replacing</w:t>
      </w:r>
      <w:r w:rsidR="00D07E85">
        <w:t xml:space="preserve"> </w:t>
      </w:r>
      <w:r w:rsidR="00840C47">
        <w:t>a</w:t>
      </w:r>
      <w:r w:rsidR="001E3D60">
        <w:t xml:space="preserve"> </w:t>
      </w:r>
      <w:r w:rsidR="00840C47">
        <w:t>star banner</w:t>
      </w:r>
      <w:r>
        <w:t xml:space="preserve"> with the </w:t>
      </w:r>
      <w:r w:rsidR="00F22F93">
        <w:t>EPCOT</w:t>
      </w:r>
      <w:r>
        <w:t xml:space="preserve"> Flag</w:t>
      </w:r>
      <w:r w:rsidR="000C6EFA">
        <w:t xml:space="preserve"> on the central post</w:t>
      </w:r>
      <w:r w:rsidR="00840C47">
        <w:t>.</w:t>
      </w:r>
      <w:r w:rsidR="00B57912">
        <w:t xml:space="preserve"> The original Future World</w:t>
      </w:r>
      <w:r w:rsidR="00F50302">
        <w:t xml:space="preserve"> theme song Legacy starts.</w:t>
      </w:r>
    </w:p>
    <w:p w14:paraId="3251447B" w14:textId="5C79090C" w:rsidR="00B57912" w:rsidRDefault="006875FF" w:rsidP="00B57912">
      <w:pPr>
        <w:pStyle w:val="12"/>
      </w:pPr>
      <w:r>
        <w:t>(</w:t>
      </w:r>
      <w:r w:rsidR="002122A6">
        <w:t>Adela C</w:t>
      </w:r>
      <w:r w:rsidR="00486A95">
        <w:t>han</w:t>
      </w:r>
      <w:r w:rsidR="00C633A5">
        <w:t xml:space="preserve"> </w:t>
      </w:r>
      <w:r>
        <w:t>S</w:t>
      </w:r>
      <w:r w:rsidR="00C633A5">
        <w:t>r</w:t>
      </w:r>
      <w:r>
        <w:t>)</w:t>
      </w:r>
    </w:p>
    <w:p w14:paraId="3D8DE3C4" w14:textId="1A56A270" w:rsidR="00C633A5" w:rsidRDefault="00E235ED" w:rsidP="00C633A5">
      <w:r>
        <w:t>Happy New Year!</w:t>
      </w:r>
    </w:p>
    <w:p w14:paraId="5A836537" w14:textId="0CDAC582" w:rsidR="00607E40" w:rsidRDefault="00607E40" w:rsidP="00607E40">
      <w:pPr>
        <w:pStyle w:val="11"/>
      </w:pPr>
      <w:r>
        <w:t>All eight flag bearers return into EPCOT.</w:t>
      </w:r>
      <w:r w:rsidR="008F774A">
        <w:t xml:space="preserve"> Passengers </w:t>
      </w:r>
      <w:r w:rsidR="00D259D9">
        <w:t>descen</w:t>
      </w:r>
      <w:r w:rsidR="003C2E41">
        <w:t>d</w:t>
      </w:r>
      <w:r w:rsidR="00D259D9">
        <w:t xml:space="preserve"> from the </w:t>
      </w:r>
      <w:r w:rsidR="008C63A6">
        <w:t>monorail</w:t>
      </w:r>
      <w:r w:rsidR="00D259D9">
        <w:t>.</w:t>
      </w:r>
    </w:p>
    <w:p w14:paraId="5CD7F976" w14:textId="45BCE530" w:rsidR="00C56BE0" w:rsidRDefault="00C56BE0" w:rsidP="00C56BE0">
      <w:pPr>
        <w:pStyle w:val="Heading2"/>
      </w:pPr>
      <w:bookmarkStart w:id="131" w:name="_Toc84106739"/>
      <w:r>
        <w:t>Scene VI</w:t>
      </w:r>
      <w:bookmarkEnd w:id="131"/>
    </w:p>
    <w:p w14:paraId="6029076F" w14:textId="28F9B2A3" w:rsidR="00C33535" w:rsidRDefault="00CC36EC" w:rsidP="00450007">
      <w:pPr>
        <w:pStyle w:val="11"/>
      </w:pPr>
      <w:r>
        <w:t>INTERIOR</w:t>
      </w:r>
      <w:r w:rsidR="006E2F57">
        <w:t xml:space="preserve"> — </w:t>
      </w:r>
      <w:r w:rsidR="00885F9A">
        <w:t>Middle-Expo level of Festival Area</w:t>
      </w:r>
      <w:r w:rsidR="00D663B8">
        <w:t xml:space="preserve">, exhibiting </w:t>
      </w:r>
      <w:r w:rsidR="008A0BE7">
        <w:t xml:space="preserve">various </w:t>
      </w:r>
      <w:r w:rsidR="004C54D5">
        <w:t>New Year celebrations around the world.</w:t>
      </w:r>
      <w:r w:rsidR="00450007">
        <w:t xml:space="preserve"> </w:t>
      </w:r>
      <w:r w:rsidR="002A1757">
        <w:t xml:space="preserve">Over the showcases </w:t>
      </w:r>
      <w:r w:rsidR="00B75C6F">
        <w:t>of</w:t>
      </w:r>
      <w:r w:rsidR="002A1757">
        <w:t xml:space="preserve"> </w:t>
      </w:r>
      <w:r w:rsidR="00B75C6F">
        <w:t>items relat</w:t>
      </w:r>
      <w:r w:rsidR="00E05B0C">
        <w:t xml:space="preserve">ing </w:t>
      </w:r>
      <w:r w:rsidR="00B75C6F">
        <w:t>Chinese New Year</w:t>
      </w:r>
      <w:r w:rsidR="00E05B0C">
        <w:t xml:space="preserve"> with Chinese-English descriptions</w:t>
      </w:r>
      <w:r w:rsidR="00B75C6F">
        <w:t xml:space="preserve">, </w:t>
      </w:r>
      <w:r w:rsidR="00450007">
        <w:t xml:space="preserve">Anna and Elsa </w:t>
      </w:r>
      <w:r w:rsidR="00B75C6F">
        <w:t>become over</w:t>
      </w:r>
      <w:r w:rsidR="00086E9E">
        <w:t>joyed</w:t>
      </w:r>
      <w:r w:rsidR="00B603C4">
        <w:t>.</w:t>
      </w:r>
    </w:p>
    <w:p w14:paraId="7147BEC9" w14:textId="68AAAB66" w:rsidR="00B603C4" w:rsidRDefault="00B603C4" w:rsidP="00B603C4">
      <w:pPr>
        <w:pStyle w:val="12"/>
      </w:pPr>
      <w:r>
        <w:t>Anna</w:t>
      </w:r>
    </w:p>
    <w:p w14:paraId="767E58F8" w14:textId="15E435D7" w:rsidR="00B603C4" w:rsidRDefault="00BF504B" w:rsidP="00B603C4">
      <w:r>
        <w:rPr>
          <w:i/>
          <w:iCs/>
        </w:rPr>
        <w:t xml:space="preserve">(Pointing a red envelope </w:t>
      </w:r>
      <w:r w:rsidR="006519B4">
        <w:rPr>
          <w:i/>
          <w:iCs/>
        </w:rPr>
        <w:t xml:space="preserve">with a Mickey Mouse </w:t>
      </w:r>
      <w:r w:rsidR="00785BB2">
        <w:rPr>
          <w:i/>
          <w:iCs/>
        </w:rPr>
        <w:t xml:space="preserve">head </w:t>
      </w:r>
      <w:r w:rsidR="006519B4">
        <w:rPr>
          <w:i/>
          <w:iCs/>
        </w:rPr>
        <w:t xml:space="preserve">silhouette </w:t>
      </w:r>
      <w:r w:rsidR="00785BB2">
        <w:rPr>
          <w:i/>
          <w:iCs/>
        </w:rPr>
        <w:t xml:space="preserve">infilled digits 50 </w:t>
      </w:r>
      <w:r w:rsidR="00407304">
        <w:rPr>
          <w:i/>
          <w:iCs/>
        </w:rPr>
        <w:t>in a glass showcase</w:t>
      </w:r>
      <w:r w:rsidR="003B413E">
        <w:rPr>
          <w:i/>
          <w:iCs/>
        </w:rPr>
        <w:t xml:space="preserve">, reading the </w:t>
      </w:r>
      <w:r w:rsidR="00A63540">
        <w:rPr>
          <w:i/>
          <w:iCs/>
        </w:rPr>
        <w:t>description</w:t>
      </w:r>
      <w:r w:rsidR="00407304">
        <w:rPr>
          <w:i/>
          <w:iCs/>
        </w:rPr>
        <w:t>)</w:t>
      </w:r>
      <w:r w:rsidR="00407304">
        <w:t xml:space="preserve"> </w:t>
      </w:r>
      <w:r w:rsidR="002549A1">
        <w:t>Today is February 11, Chinese New Year</w:t>
      </w:r>
      <w:r w:rsidR="004F7DA4">
        <w:t>.</w:t>
      </w:r>
      <w:r w:rsidR="006076F0">
        <w:t xml:space="preserve"> On the first day,</w:t>
      </w:r>
      <w:r w:rsidR="006519B4">
        <w:t xml:space="preserve"> Lion dances </w:t>
      </w:r>
      <w:r w:rsidR="00B7434B">
        <w:t xml:space="preserve">are performed </w:t>
      </w:r>
      <w:r w:rsidR="006724E2">
        <w:t xml:space="preserve">to evict devils and unluck. </w:t>
      </w:r>
      <w:r w:rsidR="0088393A">
        <w:t xml:space="preserve">Although banned by </w:t>
      </w:r>
      <w:r w:rsidR="00470E6D">
        <w:t>most</w:t>
      </w:r>
      <w:r w:rsidR="0088393A">
        <w:t xml:space="preserve"> cities for safety, fireworks and firecrackers</w:t>
      </w:r>
      <w:r w:rsidR="00BB1F09">
        <w:t xml:space="preserve"> </w:t>
      </w:r>
      <w:r w:rsidR="003B6DAC">
        <w:rPr>
          <w:i/>
          <w:iCs/>
        </w:rPr>
        <w:t xml:space="preserve">(points to </w:t>
      </w:r>
      <w:r w:rsidR="00A84BC7">
        <w:rPr>
          <w:i/>
          <w:iCs/>
        </w:rPr>
        <w:t xml:space="preserve">the bunch of 50 </w:t>
      </w:r>
      <w:r w:rsidR="003B6DAC">
        <w:rPr>
          <w:i/>
          <w:iCs/>
        </w:rPr>
        <w:t>firecrackers in the same showcase)</w:t>
      </w:r>
      <w:r w:rsidR="003B6DAC">
        <w:t xml:space="preserve"> </w:t>
      </w:r>
      <w:r w:rsidR="00BB1F09">
        <w:t xml:space="preserve">are </w:t>
      </w:r>
      <w:r w:rsidR="0029172D">
        <w:t>prevalent</w:t>
      </w:r>
      <w:r w:rsidR="00BB1F09">
        <w:t xml:space="preserve"> home and abroad</w:t>
      </w:r>
      <w:r w:rsidR="003B413E">
        <w:t>. F</w:t>
      </w:r>
      <w:r w:rsidR="00BB1F09">
        <w:t>or example, Orlando Chinatown</w:t>
      </w:r>
      <w:r w:rsidR="00A63540">
        <w:t xml:space="preserve"> set</w:t>
      </w:r>
      <w:r w:rsidR="00BB1F09">
        <w:t xml:space="preserve"> </w:t>
      </w:r>
      <w:r w:rsidR="00A63540">
        <w:t>f</w:t>
      </w:r>
      <w:r w:rsidR="00BB1F09">
        <w:t>ireworks at midnight</w:t>
      </w:r>
      <w:r w:rsidR="00470E6D">
        <w:t xml:space="preserve">, </w:t>
      </w:r>
      <w:r w:rsidR="00A63540">
        <w:t>blowing up</w:t>
      </w:r>
      <w:r w:rsidR="00470E6D">
        <w:t xml:space="preserve"> seven of </w:t>
      </w:r>
      <w:r w:rsidR="0029172D">
        <w:t>World Showcase</w:t>
      </w:r>
      <w:r w:rsidR="00470E6D">
        <w:t xml:space="preserve"> pavilions</w:t>
      </w:r>
      <w:r w:rsidR="00BB1F09">
        <w:t>.</w:t>
      </w:r>
    </w:p>
    <w:p w14:paraId="652EC126" w14:textId="2B67F85E" w:rsidR="00B603C4" w:rsidRDefault="00B603C4" w:rsidP="00B603C4">
      <w:pPr>
        <w:pStyle w:val="12"/>
      </w:pPr>
      <w:r>
        <w:t>Elsa</w:t>
      </w:r>
    </w:p>
    <w:p w14:paraId="161AC1EB" w14:textId="77777777" w:rsidR="008D5F33" w:rsidRDefault="00577D4B" w:rsidP="00B603C4">
      <w:r>
        <w:rPr>
          <w:rFonts w:hint="eastAsia"/>
        </w:rPr>
        <w:t>On</w:t>
      </w:r>
      <w:r>
        <w:t xml:space="preserve"> t</w:t>
      </w:r>
      <w:r w:rsidRPr="00577D4B">
        <w:rPr>
          <w:rFonts w:hint="eastAsia"/>
        </w:rPr>
        <w:t>he second day of the Chinese New Year, known as "beginning of the year"</w:t>
      </w:r>
      <w:r>
        <w:t>,</w:t>
      </w:r>
      <w:r w:rsidRPr="00577D4B">
        <w:rPr>
          <w:rFonts w:hint="eastAsia"/>
        </w:rPr>
        <w:t xml:space="preserve"> married daughters </w:t>
      </w:r>
      <w:r>
        <w:t>are accustomed to</w:t>
      </w:r>
      <w:r w:rsidR="00064786">
        <w:t xml:space="preserve"> visiting</w:t>
      </w:r>
      <w:r w:rsidRPr="00577D4B">
        <w:rPr>
          <w:rFonts w:hint="eastAsia"/>
        </w:rPr>
        <w:t xml:space="preserve"> their birth parents, relatives and close friends.</w:t>
      </w:r>
      <w:r w:rsidR="003B413E">
        <w:t xml:space="preserve"> And to the eighth day, </w:t>
      </w:r>
      <w:r w:rsidR="000E2530">
        <w:t>workforces return to industries</w:t>
      </w:r>
      <w:r w:rsidR="008D5F33">
        <w:t>.</w:t>
      </w:r>
    </w:p>
    <w:p w14:paraId="4EAFFF72" w14:textId="563666E9" w:rsidR="00B603C4" w:rsidRDefault="008D5F33" w:rsidP="00B603C4">
      <w:r>
        <w:t>On the fifteenth day,</w:t>
      </w:r>
      <w:r w:rsidR="000E2530">
        <w:t xml:space="preserve"> </w:t>
      </w:r>
      <w:r w:rsidR="00BE3A4C">
        <w:t xml:space="preserve">Lantern Festival ends the celebration, details </w:t>
      </w:r>
      <w:r w:rsidR="00E876E9">
        <w:t>revealed on February 25</w:t>
      </w:r>
      <w:r w:rsidR="004515D6">
        <w:t>.</w:t>
      </w:r>
    </w:p>
    <w:p w14:paraId="0016E54B" w14:textId="76790D5C" w:rsidR="00B74358" w:rsidRDefault="00B74358" w:rsidP="00B74358">
      <w:pPr>
        <w:pStyle w:val="12"/>
      </w:pPr>
      <w:r>
        <w:rPr>
          <w:rFonts w:hint="eastAsia"/>
        </w:rPr>
        <w:t>Anna</w:t>
      </w:r>
    </w:p>
    <w:p w14:paraId="1D0274B1" w14:textId="65550FEB" w:rsidR="00B74358" w:rsidRDefault="005662D0" w:rsidP="00B74358">
      <w:r>
        <w:t>Let’s</w:t>
      </w:r>
      <w:r w:rsidR="00B74358">
        <w:t xml:space="preserve"> set off to observe how grand the </w:t>
      </w:r>
      <w:r w:rsidR="00C84ACE">
        <w:t>new year day</w:t>
      </w:r>
      <w:r w:rsidR="00B74358">
        <w:t xml:space="preserve"> of a new superpower will appear.</w:t>
      </w:r>
    </w:p>
    <w:p w14:paraId="5386956C" w14:textId="00A09455" w:rsidR="005336DA" w:rsidRDefault="005336DA" w:rsidP="005336DA">
      <w:pPr>
        <w:pStyle w:val="11"/>
      </w:pPr>
      <w:r>
        <w:lastRenderedPageBreak/>
        <w:t>Both descend to Plaza level</w:t>
      </w:r>
      <w:r w:rsidR="00447E47">
        <w:t>, to greet the representatives</w:t>
      </w:r>
      <w:r w:rsidR="009F7023">
        <w:t xml:space="preserve"> of nations.</w:t>
      </w:r>
    </w:p>
    <w:p w14:paraId="295D7C52" w14:textId="40EB1616" w:rsidR="0028165F" w:rsidRDefault="0028165F" w:rsidP="0028165F">
      <w:pPr>
        <w:pStyle w:val="Heading2"/>
      </w:pPr>
      <w:bookmarkStart w:id="132" w:name="_Toc84106740"/>
      <w:r>
        <w:t>Scene VII</w:t>
      </w:r>
      <w:bookmarkEnd w:id="132"/>
    </w:p>
    <w:p w14:paraId="15BB0E8E" w14:textId="7D56F080" w:rsidR="0028165F" w:rsidRDefault="0028165F" w:rsidP="0028165F">
      <w:pPr>
        <w:pStyle w:val="11"/>
      </w:pPr>
      <w:r>
        <w:t>E</w:t>
      </w:r>
      <w:r w:rsidR="002B6397">
        <w:t>XTERIOR</w:t>
      </w:r>
      <w:r>
        <w:t xml:space="preserve"> — </w:t>
      </w:r>
      <w:r w:rsidR="00254F7F">
        <w:t>World Celebration</w:t>
      </w:r>
      <w:r w:rsidR="008F774A">
        <w:t xml:space="preserve">, </w:t>
      </w:r>
      <w:r w:rsidR="00B246B1">
        <w:t>in</w:t>
      </w:r>
      <w:r w:rsidR="008F774A">
        <w:t xml:space="preserve"> </w:t>
      </w:r>
      <w:r w:rsidR="005662D0">
        <w:t>b</w:t>
      </w:r>
      <w:r w:rsidR="008F774A">
        <w:t>ird</w:t>
      </w:r>
      <w:r w:rsidR="00B246B1">
        <w:t xml:space="preserve">’s </w:t>
      </w:r>
      <w:r w:rsidR="008F774A">
        <w:t xml:space="preserve">eye </w:t>
      </w:r>
      <w:r w:rsidR="005662D0">
        <w:t>v</w:t>
      </w:r>
      <w:r w:rsidR="008F774A">
        <w:t>iew</w:t>
      </w:r>
      <w:r w:rsidR="00B246B1">
        <w:t>.</w:t>
      </w:r>
    </w:p>
    <w:p w14:paraId="0B555F4E" w14:textId="7E102276" w:rsidR="00016E62" w:rsidRDefault="00016E62" w:rsidP="00016E62">
      <w:pPr>
        <w:pStyle w:val="12"/>
      </w:pPr>
      <w:r>
        <w:t>(</w:t>
      </w:r>
      <w:r w:rsidR="00C45DCD">
        <w:t>Vanellope von Schweetz</w:t>
      </w:r>
      <w:r>
        <w:t>)</w:t>
      </w:r>
    </w:p>
    <w:p w14:paraId="1D19CA42" w14:textId="67E92D58" w:rsidR="0034744C" w:rsidRPr="001062B6" w:rsidRDefault="00B55824" w:rsidP="001062B6">
      <w:r>
        <w:t xml:space="preserve">From now on, </w:t>
      </w:r>
      <w:r w:rsidR="00FA0D3E">
        <w:t>the world is our family</w:t>
      </w:r>
      <w:r w:rsidR="0034744C">
        <w:t>!</w:t>
      </w:r>
    </w:p>
    <w:p w14:paraId="1A2CEC7C" w14:textId="63450AE6" w:rsidR="00AE7274" w:rsidRDefault="002C4849" w:rsidP="0034744C">
      <w:pPr>
        <w:pStyle w:val="11"/>
      </w:pPr>
      <w:r>
        <w:t>Twelve</w:t>
      </w:r>
      <w:r w:rsidR="0034744C">
        <w:t xml:space="preserve"> representative</w:t>
      </w:r>
      <w:r w:rsidR="00835762">
        <w:t xml:space="preserve"> leader</w:t>
      </w:r>
      <w:r w:rsidR="00E65E84">
        <w:t xml:space="preserve">s go on parade from Odyssey Events Pavilion around World Showcase lagoon, bearing the flags of </w:t>
      </w:r>
      <w:r w:rsidR="003F4D9A">
        <w:t xml:space="preserve">ten out of </w:t>
      </w:r>
      <w:r w:rsidR="003D09F6">
        <w:rPr>
          <w:rFonts w:hint="eastAsia"/>
        </w:rPr>
        <w:t>eleven</w:t>
      </w:r>
      <w:r w:rsidR="003D09F6">
        <w:t xml:space="preserve"> </w:t>
      </w:r>
      <w:r w:rsidR="000465E8">
        <w:t>original World Showcase countries</w:t>
      </w:r>
      <w:r>
        <w:t xml:space="preserve">, with the union jack replaced by </w:t>
      </w:r>
      <w:r w:rsidR="000E4244">
        <w:t xml:space="preserve">George’s </w:t>
      </w:r>
      <w:r w:rsidR="009D21A4">
        <w:t>and Andrew’s c</w:t>
      </w:r>
      <w:r w:rsidR="000E4244">
        <w:t>ross</w:t>
      </w:r>
      <w:r w:rsidR="009D21A4">
        <w:t>es.</w:t>
      </w:r>
      <w:r w:rsidR="005B6478" w:rsidRPr="005B6478">
        <w:t xml:space="preserve"> </w:t>
      </w:r>
      <w:r w:rsidR="005B6478">
        <w:t xml:space="preserve">Following are the residual </w:t>
      </w:r>
      <w:r w:rsidR="005B6478">
        <w:rPr>
          <w:rFonts w:hint="eastAsia"/>
        </w:rPr>
        <w:t>18</w:t>
      </w:r>
      <w:r w:rsidR="005B6478">
        <w:t xml:space="preserve">7 </w:t>
      </w:r>
      <w:r w:rsidR="005B6478">
        <w:rPr>
          <w:rFonts w:hint="eastAsia"/>
        </w:rPr>
        <w:t>states</w:t>
      </w:r>
      <w:r w:rsidR="005B6478">
        <w:t>, arranged into a 17-by-11 matrix.</w:t>
      </w:r>
    </w:p>
    <w:p w14:paraId="66078ADB" w14:textId="09D50B4A" w:rsidR="00AC7073" w:rsidRDefault="00AC7073" w:rsidP="00AC7073">
      <w:pPr>
        <w:pStyle w:val="12"/>
      </w:pPr>
      <w:r>
        <w:t>(</w:t>
      </w:r>
      <w:r w:rsidR="00C45DCD">
        <w:t>Vanellope von Schweetz</w:t>
      </w:r>
      <w:r>
        <w:t>)</w:t>
      </w:r>
    </w:p>
    <w:p w14:paraId="326AD519" w14:textId="7D65DC7D" w:rsidR="00AC7073" w:rsidRDefault="00AC7073" w:rsidP="00AC7073">
      <w:r>
        <w:t xml:space="preserve">The tapestry of nations </w:t>
      </w:r>
      <w:r w:rsidR="00D77DAB">
        <w:t>is</w:t>
      </w:r>
      <w:r w:rsidR="009518DA">
        <w:t xml:space="preserve"> now </w:t>
      </w:r>
      <w:r w:rsidR="00D77DAB">
        <w:t xml:space="preserve">hung onto </w:t>
      </w:r>
      <w:r w:rsidR="00FB193D">
        <w:t>the Great Wall of</w:t>
      </w:r>
      <w:r w:rsidR="000D34EC">
        <w:t xml:space="preserve"> Common Destiny for Humankind</w:t>
      </w:r>
      <w:r w:rsidR="009518DA">
        <w:t>!</w:t>
      </w:r>
    </w:p>
    <w:p w14:paraId="47C8B241" w14:textId="1CB0A30D" w:rsidR="005B6478" w:rsidRDefault="005B6478" w:rsidP="005B6478">
      <w:pPr>
        <w:pStyle w:val="11"/>
      </w:pPr>
      <w:r>
        <w:t xml:space="preserve">Applause, </w:t>
      </w:r>
      <w:r w:rsidR="00C34551">
        <w:t>loud</w:t>
      </w:r>
      <w:r w:rsidR="00EA20B1">
        <w:t xml:space="preserve"> into the depth of resident</w:t>
      </w:r>
      <w:r w:rsidR="00C2039F">
        <w:t>i</w:t>
      </w:r>
      <w:r w:rsidR="00EA20B1">
        <w:t>al areas</w:t>
      </w:r>
      <w:r>
        <w:t>.</w:t>
      </w:r>
    </w:p>
    <w:p w14:paraId="6C9FB82B" w14:textId="51FDB96B" w:rsidR="006A3D9A" w:rsidRDefault="006A3D9A" w:rsidP="006A3D9A">
      <w:pPr>
        <w:pStyle w:val="Heading2"/>
      </w:pPr>
      <w:bookmarkStart w:id="133" w:name="_Toc84106741"/>
      <w:r>
        <w:rPr>
          <w:rFonts w:hint="eastAsia"/>
        </w:rPr>
        <w:t>Scene</w:t>
      </w:r>
      <w:r>
        <w:t xml:space="preserve"> VIII</w:t>
      </w:r>
      <w:bookmarkEnd w:id="133"/>
    </w:p>
    <w:p w14:paraId="0DBF2C18" w14:textId="5427D6B4" w:rsidR="00864AD9" w:rsidRPr="005F180E" w:rsidRDefault="009F7023" w:rsidP="009F7023">
      <w:pPr>
        <w:pStyle w:val="11"/>
      </w:pPr>
      <w:r w:rsidRPr="005F180E">
        <w:t>EXTERIOR — World Showcase Lagoon</w:t>
      </w:r>
      <w:r w:rsidR="00FD1E5C" w:rsidRPr="005F180E">
        <w:t>, where Ariel dives and jumps, jumps and dives.</w:t>
      </w:r>
      <w:r w:rsidR="00941E38" w:rsidRPr="005F180E">
        <w:t xml:space="preserve"> Fountains</w:t>
      </w:r>
      <w:r w:rsidR="00557C68" w:rsidRPr="005F180E">
        <w:t xml:space="preserve"> rises</w:t>
      </w:r>
      <w:r w:rsidR="000B66AA" w:rsidRPr="005F180E">
        <w:t xml:space="preserve"> when Adela Chan Jr and Angela Chan reach the</w:t>
      </w:r>
      <w:r w:rsidR="00B15716" w:rsidRPr="005F180E">
        <w:t xml:space="preserve"> World Showcase Plaza nearby</w:t>
      </w:r>
      <w:r w:rsidR="00557C68" w:rsidRPr="005F180E">
        <w:t>.</w:t>
      </w:r>
    </w:p>
    <w:p w14:paraId="6653E5E8" w14:textId="2FF1CDAD" w:rsidR="00A139DA" w:rsidRPr="005F180E" w:rsidRDefault="00A139DA" w:rsidP="00A139DA">
      <w:pPr>
        <w:pStyle w:val="12"/>
      </w:pPr>
      <w:r w:rsidRPr="005F180E">
        <w:t>(</w:t>
      </w:r>
      <w:r w:rsidR="00C45DCD">
        <w:t>Vanellope von Schweetz</w:t>
      </w:r>
      <w:r w:rsidRPr="005F180E">
        <w:t>)</w:t>
      </w:r>
    </w:p>
    <w:p w14:paraId="00412923" w14:textId="3DC5303E" w:rsidR="000B66AA" w:rsidRPr="005F180E" w:rsidRDefault="00557C68" w:rsidP="00557C68">
      <w:r w:rsidRPr="005F180E">
        <w:t>We gather</w:t>
      </w:r>
      <w:r w:rsidR="00FB6E3E" w:rsidRPr="005F180E">
        <w:t>.</w:t>
      </w:r>
      <w:r w:rsidRPr="005F180E">
        <w:t xml:space="preserve"> </w:t>
      </w:r>
      <w:r w:rsidR="00FB6E3E" w:rsidRPr="005F180E">
        <w:t>W</w:t>
      </w:r>
      <w:r w:rsidRPr="005F180E">
        <w:t>e celebrate</w:t>
      </w:r>
      <w:r w:rsidR="00FB6E3E" w:rsidRPr="005F180E">
        <w:t>.</w:t>
      </w:r>
      <w:r w:rsidRPr="005F180E">
        <w:t xml:space="preserve"> </w:t>
      </w:r>
      <w:r w:rsidR="00FB6E3E" w:rsidRPr="005F180E">
        <w:t>We</w:t>
      </w:r>
      <w:r w:rsidRPr="005F180E">
        <w:t xml:space="preserve"> unite</w:t>
      </w:r>
      <w:r w:rsidR="00FB6E3E" w:rsidRPr="005F180E">
        <w:t xml:space="preserve">. This </w:t>
      </w:r>
      <w:r w:rsidR="00ED37D7" w:rsidRPr="005F180E">
        <w:t>paints</w:t>
      </w:r>
      <w:r w:rsidR="00FB6E3E" w:rsidRPr="005F180E">
        <w:t xml:space="preserve"> our world harmonious.</w:t>
      </w:r>
    </w:p>
    <w:p w14:paraId="7F8EA8FF" w14:textId="50D888AC" w:rsidR="000B66AA" w:rsidRPr="005F180E" w:rsidRDefault="000B66AA" w:rsidP="000B66AA">
      <w:pPr>
        <w:pStyle w:val="12"/>
      </w:pPr>
      <w:r w:rsidRPr="005F180E">
        <w:t>Adela Chan Jr</w:t>
      </w:r>
    </w:p>
    <w:p w14:paraId="1E0019A2" w14:textId="18207710" w:rsidR="00B15716" w:rsidRPr="00597C0F" w:rsidRDefault="00B15716" w:rsidP="00B15716">
      <w:r w:rsidRPr="00597C0F">
        <w:t xml:space="preserve">El </w:t>
      </w:r>
      <w:r w:rsidR="005F180E" w:rsidRPr="00597C0F">
        <w:t>M</w:t>
      </w:r>
      <w:r w:rsidRPr="00597C0F">
        <w:t xml:space="preserve">undo es mi </w:t>
      </w:r>
      <w:r w:rsidR="005F180E" w:rsidRPr="00597C0F">
        <w:t>F</w:t>
      </w:r>
      <w:r w:rsidRPr="00597C0F">
        <w:t>amilia!</w:t>
      </w:r>
    </w:p>
    <w:p w14:paraId="18B6D5B3" w14:textId="3E2663A3" w:rsidR="00B15716" w:rsidRPr="005F180E" w:rsidRDefault="00B15716" w:rsidP="00B15716">
      <w:pPr>
        <w:pStyle w:val="12"/>
      </w:pPr>
      <w:r w:rsidRPr="005F180E">
        <w:t>Angela Chan</w:t>
      </w:r>
    </w:p>
    <w:p w14:paraId="61C930DD" w14:textId="30845B42" w:rsidR="004D2FB7" w:rsidRDefault="002C3F68" w:rsidP="004D2FB7">
      <w:r w:rsidRPr="005F180E">
        <w:t>N</w:t>
      </w:r>
      <w:r w:rsidR="00FE54FB" w:rsidRPr="005F180E">
        <w:t>uestr</w:t>
      </w:r>
      <w:r w:rsidR="005F180E" w:rsidRPr="005F180E">
        <w:t>a</w:t>
      </w:r>
      <w:r w:rsidR="00FE54FB" w:rsidRPr="005F180E">
        <w:t xml:space="preserve">, no </w:t>
      </w:r>
      <w:r w:rsidR="005F180E" w:rsidRPr="005F180E">
        <w:t>M</w:t>
      </w:r>
      <w:r w:rsidR="00FE54FB" w:rsidRPr="005F180E">
        <w:t>i</w:t>
      </w:r>
      <w:r w:rsidR="005F180E" w:rsidRPr="005F180E">
        <w:t>a</w:t>
      </w:r>
      <w:r w:rsidR="00FE54FB" w:rsidRPr="005F180E">
        <w:t>.</w:t>
      </w:r>
    </w:p>
    <w:p w14:paraId="553FB102" w14:textId="08FDDC16" w:rsidR="00323740" w:rsidRDefault="00727EAE" w:rsidP="00323740">
      <w:pPr>
        <w:pStyle w:val="11"/>
      </w:pPr>
      <w:r>
        <w:t xml:space="preserve">Ariel jumps </w:t>
      </w:r>
      <w:r w:rsidR="005F3C3B">
        <w:t>i</w:t>
      </w:r>
      <w:r>
        <w:t>nto</w:t>
      </w:r>
      <w:r w:rsidR="005F3C3B">
        <w:t xml:space="preserve"> </w:t>
      </w:r>
      <w:r>
        <w:t>Adela Chan Jr</w:t>
      </w:r>
      <w:r w:rsidR="005F3C3B">
        <w:t>’s arms</w:t>
      </w:r>
      <w:r w:rsidR="00F460E9">
        <w:t>, which astounds the other princesses</w:t>
      </w:r>
      <w:r w:rsidR="00DA7D93">
        <w:t>, and extinguishes the applause</w:t>
      </w:r>
      <w:r w:rsidR="00F460E9">
        <w:t>.</w:t>
      </w:r>
    </w:p>
    <w:p w14:paraId="3C300615" w14:textId="519E251B" w:rsidR="00F460E9" w:rsidRDefault="00F460E9" w:rsidP="00F460E9">
      <w:pPr>
        <w:pStyle w:val="12"/>
      </w:pPr>
      <w:r>
        <w:t>(</w:t>
      </w:r>
      <w:r w:rsidR="00C45DCD">
        <w:t>Vanellope von Schweetz</w:t>
      </w:r>
      <w:r>
        <w:t>)</w:t>
      </w:r>
    </w:p>
    <w:p w14:paraId="088A5403" w14:textId="51BB63AA" w:rsidR="00C34551" w:rsidRDefault="00ED3ABE" w:rsidP="00F460E9">
      <w:r>
        <w:rPr>
          <w:i/>
          <w:iCs/>
        </w:rPr>
        <w:t>(Pan to her)</w:t>
      </w:r>
      <w:r>
        <w:t xml:space="preserve"> </w:t>
      </w:r>
      <w:r w:rsidR="007306BA">
        <w:t xml:space="preserve">Besides the Imagination and Odyssey Events </w:t>
      </w:r>
      <w:r w:rsidR="00CF043F">
        <w:t xml:space="preserve">that have been shining our Spaceship Earth in the Vast Cosmos, </w:t>
      </w:r>
      <w:r w:rsidR="00C7206A">
        <w:t>our Discovery and Nature also deserve commi</w:t>
      </w:r>
      <w:r w:rsidR="00DE1308">
        <w:t xml:space="preserve">ssion </w:t>
      </w:r>
      <w:r w:rsidR="00C7206A">
        <w:t xml:space="preserve">to memory. </w:t>
      </w:r>
      <w:r w:rsidR="001E0E83">
        <w:t>We</w:t>
      </w:r>
      <w:r w:rsidR="00DE1308">
        <w:t xml:space="preserve"> Play</w:t>
      </w:r>
      <w:r w:rsidR="00B91228">
        <w:t xml:space="preserve"> </w:t>
      </w:r>
      <w:r w:rsidR="006D28B4">
        <w:t>along</w:t>
      </w:r>
      <w:r w:rsidR="0022366A">
        <w:t xml:space="preserve"> the Journey of Water </w:t>
      </w:r>
      <w:r w:rsidR="006D28B4">
        <w:t>between</w:t>
      </w:r>
      <w:r w:rsidR="0022366A">
        <w:t xml:space="preserve"> the Land and the Living Seas.</w:t>
      </w:r>
      <w:r w:rsidR="00B91228">
        <w:t xml:space="preserve"> </w:t>
      </w:r>
      <w:r w:rsidR="006D28B4">
        <w:t xml:space="preserve">We </w:t>
      </w:r>
      <w:r w:rsidR="00B91228">
        <w:t>Test ourselves on</w:t>
      </w:r>
      <w:r w:rsidR="00BA3A75">
        <w:t xml:space="preserve"> the</w:t>
      </w:r>
      <w:r w:rsidR="00B91228">
        <w:t xml:space="preserve"> Track</w:t>
      </w:r>
      <w:r w:rsidR="00BA3A75">
        <w:t xml:space="preserve"> of volatility, uncertainty, complexity </w:t>
      </w:r>
      <w:r w:rsidR="00BE1682">
        <w:t xml:space="preserve">and ambiguity, </w:t>
      </w:r>
      <w:r w:rsidR="006D28B4">
        <w:t xml:space="preserve">to accomplish </w:t>
      </w:r>
      <w:r w:rsidR="00BE1682">
        <w:t xml:space="preserve">our enormous </w:t>
      </w:r>
      <w:r w:rsidR="006D28B4">
        <w:t xml:space="preserve">Mission of Space. We </w:t>
      </w:r>
      <w:r w:rsidR="00C34551">
        <w:t>are bound to become Guardians of the Galaxy.</w:t>
      </w:r>
      <w:r w:rsidR="001E0E83">
        <w:t xml:space="preserve"> The New Year is the beginning, not the end.</w:t>
      </w:r>
    </w:p>
    <w:p w14:paraId="0045D1C7" w14:textId="2B1FE3A8" w:rsidR="00DA7D93" w:rsidRPr="00F460E9" w:rsidRDefault="004E0012" w:rsidP="004E0012">
      <w:pPr>
        <w:pStyle w:val="11"/>
      </w:pPr>
      <w:r>
        <w:t>Applauses rise high up into the clouds.</w:t>
      </w:r>
    </w:p>
    <w:p w14:paraId="61E66A03" w14:textId="5808504F" w:rsidR="00864AD9" w:rsidRPr="00B15716" w:rsidRDefault="00864AD9" w:rsidP="00864AD9">
      <w:pPr>
        <w:pStyle w:val="Heading2"/>
      </w:pPr>
      <w:bookmarkStart w:id="134" w:name="_Toc84106742"/>
      <w:r w:rsidRPr="00B15716">
        <w:t>Scene IX</w:t>
      </w:r>
      <w:bookmarkEnd w:id="134"/>
    </w:p>
    <w:p w14:paraId="0DA78847" w14:textId="1D01FC92" w:rsidR="00A15956" w:rsidRDefault="005B6478" w:rsidP="005B6478">
      <w:pPr>
        <w:pStyle w:val="11"/>
      </w:pPr>
      <w:r>
        <w:t>EXTERIOR — Dreamers’</w:t>
      </w:r>
      <w:r w:rsidR="0002441D">
        <w:t xml:space="preserve"> Point. The Interactive Fountain</w:t>
      </w:r>
      <w:r w:rsidR="003F305A">
        <w:t xml:space="preserve"> reboot</w:t>
      </w:r>
      <w:r w:rsidR="00ED3ABE">
        <w:t xml:space="preserve">ing, the eight people </w:t>
      </w:r>
      <w:r w:rsidR="001A03EC">
        <w:t>dress in Mickey and Minney Mouse etc. descend to it.</w:t>
      </w:r>
      <w:r w:rsidR="00E52A96">
        <w:t xml:space="preserve"> Cut to Vanel</w:t>
      </w:r>
      <w:r w:rsidR="00E52A96">
        <w:lastRenderedPageBreak/>
        <w:t xml:space="preserve">lope von Schweetz on </w:t>
      </w:r>
      <w:r w:rsidR="009E4332">
        <w:t>the top level of</w:t>
      </w:r>
      <w:r w:rsidR="00E61827">
        <w:t xml:space="preserve"> World Celebration</w:t>
      </w:r>
      <w:r w:rsidR="009E4332">
        <w:t xml:space="preserve"> Festival Area.</w:t>
      </w:r>
    </w:p>
    <w:p w14:paraId="083DC351" w14:textId="616FD685" w:rsidR="00FA1C33" w:rsidRDefault="00C45DCD" w:rsidP="00FA1C33">
      <w:pPr>
        <w:pStyle w:val="12"/>
      </w:pPr>
      <w:r>
        <w:t>Vanellope von Schweetz</w:t>
      </w:r>
    </w:p>
    <w:p w14:paraId="51827F33" w14:textId="08E1E8E8" w:rsidR="00FA1C33" w:rsidRDefault="004E0A2B" w:rsidP="00FA1C33">
      <w:r>
        <w:t xml:space="preserve">Doubt as someone may, we </w:t>
      </w:r>
      <w:r w:rsidR="00EB57F5">
        <w:t xml:space="preserve">solemnly announce that </w:t>
      </w:r>
      <w:r w:rsidR="004E0012">
        <w:t>EPCOT is now opened! E</w:t>
      </w:r>
      <w:r w:rsidR="00EB57F5">
        <w:t xml:space="preserve">very dweller of EPCOT will </w:t>
      </w:r>
      <w:r w:rsidR="00DA7D93">
        <w:t xml:space="preserve">live peacefully, </w:t>
      </w:r>
      <w:r w:rsidR="00E32EB9">
        <w:t>resiliently and harmoniously</w:t>
      </w:r>
      <w:r w:rsidR="001E0E83">
        <w:t>!</w:t>
      </w:r>
    </w:p>
    <w:p w14:paraId="5DB0AFB9" w14:textId="6DB4CA29" w:rsidR="001E0E83" w:rsidRPr="00FA1C33" w:rsidRDefault="001E0E83" w:rsidP="001E0E83">
      <w:pPr>
        <w:pStyle w:val="11"/>
      </w:pPr>
      <w:r>
        <w:t xml:space="preserve">Applauses </w:t>
      </w:r>
      <w:r w:rsidR="00E52A96">
        <w:t>ignite the first torch on her hand</w:t>
      </w:r>
      <w:r w:rsidR="00D450EC">
        <w:t xml:space="preserve">, in </w:t>
      </w:r>
      <w:r w:rsidR="00E458B5">
        <w:t xml:space="preserve">the </w:t>
      </w:r>
      <w:r w:rsidR="00D450EC">
        <w:t xml:space="preserve">shape of </w:t>
      </w:r>
      <w:r w:rsidR="00E458B5">
        <w:t xml:space="preserve">Sorcerer </w:t>
      </w:r>
      <w:r w:rsidR="00271189">
        <w:t>Mickey</w:t>
      </w:r>
      <w:r w:rsidR="00F76040">
        <w:t>’s magic wand</w:t>
      </w:r>
      <w:r w:rsidR="00E52A96">
        <w:t>.</w:t>
      </w:r>
    </w:p>
    <w:p w14:paraId="232CDFB2" w14:textId="160C2D49" w:rsidR="00323740" w:rsidRDefault="00323740" w:rsidP="00323740">
      <w:pPr>
        <w:pStyle w:val="Heading2"/>
      </w:pPr>
      <w:bookmarkStart w:id="135" w:name="_Toc84106743"/>
      <w:r>
        <w:t>Scene X</w:t>
      </w:r>
      <w:bookmarkEnd w:id="135"/>
    </w:p>
    <w:p w14:paraId="6C32095B" w14:textId="74057317" w:rsidR="00E52A96" w:rsidRDefault="00E61827" w:rsidP="00E61827">
      <w:pPr>
        <w:pStyle w:val="11"/>
      </w:pPr>
      <w:r>
        <w:t>EXTERIOR — Plaza level of World Celebration Festival Area</w:t>
      </w:r>
      <w:r w:rsidR="00742C6C">
        <w:t xml:space="preserve">. </w:t>
      </w:r>
      <w:r w:rsidR="003B7CA2">
        <w:t>Elsa, Anna</w:t>
      </w:r>
      <w:r w:rsidR="00742C6C">
        <w:t xml:space="preserve"> and Raya</w:t>
      </w:r>
      <w:r w:rsidR="003B7CA2">
        <w:t xml:space="preserve">, known as the </w:t>
      </w:r>
      <w:r w:rsidR="006106B5">
        <w:t>Q</w:t>
      </w:r>
      <w:r w:rsidR="003B7CA2">
        <w:t xml:space="preserve">ueens of Celebration, Discovery and Nature, </w:t>
      </w:r>
      <w:r w:rsidR="006106B5">
        <w:t>holding upright</w:t>
      </w:r>
      <w:r w:rsidR="00D450EC">
        <w:t xml:space="preserve"> one torch in </w:t>
      </w:r>
      <w:r w:rsidR="00E458B5">
        <w:t xml:space="preserve">the </w:t>
      </w:r>
      <w:r w:rsidR="00CD459B">
        <w:t xml:space="preserve">same </w:t>
      </w:r>
      <w:r w:rsidR="00D450EC">
        <w:t>shape of the first</w:t>
      </w:r>
      <w:r w:rsidR="00CD459B">
        <w:t>.</w:t>
      </w:r>
      <w:r w:rsidR="006106B5">
        <w:t xml:space="preserve"> Vanellope von Schweetz ignite their </w:t>
      </w:r>
      <w:r w:rsidR="00526527">
        <w:t>torches with hers.</w:t>
      </w:r>
    </w:p>
    <w:p w14:paraId="5BD338AC" w14:textId="3AE0BE19" w:rsidR="00CD459B" w:rsidRDefault="003B6FBA" w:rsidP="00CD459B">
      <w:pPr>
        <w:pStyle w:val="12"/>
      </w:pPr>
      <w:r>
        <w:t>Vanellope von Schweetz</w:t>
      </w:r>
    </w:p>
    <w:p w14:paraId="5AE9A0F1" w14:textId="7F0D09FE" w:rsidR="003B6FBA" w:rsidRPr="009A0A5B" w:rsidRDefault="003B6FBA" w:rsidP="003B6FBA">
      <w:r>
        <w:t xml:space="preserve">Your Majesties, Elsa, Anna and Raya, </w:t>
      </w:r>
      <w:r w:rsidR="00E51704">
        <w:t xml:space="preserve">will ascend to the throne </w:t>
      </w:r>
      <w:r w:rsidR="002E5464">
        <w:t xml:space="preserve">upon lighting up our EPCOT. </w:t>
      </w:r>
      <w:r w:rsidR="002E5464">
        <w:rPr>
          <w:i/>
          <w:iCs/>
        </w:rPr>
        <w:t>(Points Elsa)</w:t>
      </w:r>
      <w:r w:rsidR="002E5464">
        <w:t xml:space="preserve"> One, </w:t>
      </w:r>
      <w:r w:rsidR="002E5464">
        <w:rPr>
          <w:i/>
          <w:iCs/>
        </w:rPr>
        <w:t>(</w:t>
      </w:r>
      <w:r w:rsidR="009A0A5B">
        <w:rPr>
          <w:i/>
          <w:iCs/>
        </w:rPr>
        <w:t>p</w:t>
      </w:r>
      <w:r w:rsidR="002E5464">
        <w:rPr>
          <w:i/>
          <w:iCs/>
        </w:rPr>
        <w:t>oints Anna)</w:t>
      </w:r>
      <w:r w:rsidR="002E5464">
        <w:t xml:space="preserve"> Two, </w:t>
      </w:r>
      <w:r w:rsidR="002E5464">
        <w:rPr>
          <w:i/>
          <w:iCs/>
        </w:rPr>
        <w:t>(</w:t>
      </w:r>
      <w:r w:rsidR="009A0A5B">
        <w:rPr>
          <w:i/>
          <w:iCs/>
        </w:rPr>
        <w:t>p</w:t>
      </w:r>
      <w:r w:rsidR="002E5464">
        <w:rPr>
          <w:i/>
          <w:iCs/>
        </w:rPr>
        <w:t>oints Raya)</w:t>
      </w:r>
      <w:r w:rsidR="002E5464">
        <w:t xml:space="preserve"> Three, </w:t>
      </w:r>
      <w:r w:rsidR="009A0A5B">
        <w:rPr>
          <w:i/>
          <w:iCs/>
        </w:rPr>
        <w:t>(points herself)</w:t>
      </w:r>
      <w:r w:rsidR="009A0A5B">
        <w:t xml:space="preserve"> Four, and cycle up to twenty.</w:t>
      </w:r>
      <w:r w:rsidR="000142C7">
        <w:t xml:space="preserve"> Remembered?</w:t>
      </w:r>
    </w:p>
    <w:p w14:paraId="0117BB39" w14:textId="76D0C237" w:rsidR="003B6FBA" w:rsidRPr="003B6FBA" w:rsidRDefault="003B6FBA" w:rsidP="003B6FBA">
      <w:pPr>
        <w:pStyle w:val="11"/>
      </w:pPr>
      <w:r>
        <w:t>All start jogging around the World Showcase Lagoon.</w:t>
      </w:r>
    </w:p>
    <w:p w14:paraId="2C596CBE" w14:textId="01ADE99A" w:rsidR="00323740" w:rsidRPr="00323740" w:rsidRDefault="00323740" w:rsidP="00323740">
      <w:pPr>
        <w:pStyle w:val="Heading2"/>
      </w:pPr>
      <w:bookmarkStart w:id="136" w:name="_Toc84106744"/>
      <w:r>
        <w:t>Scene XI</w:t>
      </w:r>
      <w:bookmarkEnd w:id="136"/>
    </w:p>
    <w:p w14:paraId="1EE4D482" w14:textId="4BB936D3" w:rsidR="008C1C45" w:rsidRPr="008C1C45" w:rsidRDefault="00526527" w:rsidP="008C1C45">
      <w:pPr>
        <w:pStyle w:val="11"/>
      </w:pPr>
      <w:r>
        <w:t xml:space="preserve">EXTERIOR — World Showcase footpath. </w:t>
      </w:r>
      <w:r w:rsidR="000142C7" w:rsidRPr="000142C7">
        <w:t>Vanellope von Schweetz, Elsa, Anna a</w:t>
      </w:r>
      <w:r w:rsidR="000142C7">
        <w:t xml:space="preserve">nd Raya ignite the </w:t>
      </w:r>
      <w:r w:rsidR="00B5297B">
        <w:t xml:space="preserve">twenty </w:t>
      </w:r>
      <w:r w:rsidR="003375CE">
        <w:t>firework torches</w:t>
      </w:r>
      <w:r w:rsidR="00B5297B">
        <w:t xml:space="preserve"> surrounding the Lagoon.</w:t>
      </w:r>
      <w:r w:rsidR="00B0542E">
        <w:t xml:space="preserve"> Upon </w:t>
      </w:r>
      <w:r w:rsidR="00AD3426">
        <w:t>lighting</w:t>
      </w:r>
      <w:r w:rsidR="00B0542E">
        <w:t xml:space="preserve"> to the twentieth, </w:t>
      </w:r>
      <w:r w:rsidR="00AD3426">
        <w:t>they ignite the torch in the hand of Adela Chan Jr, as well as another in the hand of Angela Chan.</w:t>
      </w:r>
    </w:p>
    <w:p w14:paraId="04538567" w14:textId="77777777" w:rsidR="00162074" w:rsidRDefault="006E4140">
      <w:pPr>
        <w:pStyle w:val="12"/>
      </w:pPr>
      <w:r>
        <w:t>Adela Chan Jr, Angela Chan</w:t>
      </w:r>
    </w:p>
    <w:p w14:paraId="133185BB" w14:textId="77777777" w:rsidR="00162074" w:rsidRDefault="006E4140">
      <w:r>
        <w:t>The dreams we dreamed, the hopes inside us,</w:t>
      </w:r>
    </w:p>
    <w:p w14:paraId="6DE40B15" w14:textId="77777777" w:rsidR="00162074" w:rsidRDefault="006E4140">
      <w:r>
        <w:t>Ignite the path we take to guide us;</w:t>
      </w:r>
    </w:p>
    <w:p w14:paraId="608A0EA7" w14:textId="77777777" w:rsidR="00162074" w:rsidRDefault="006E4140">
      <w:r>
        <w:t>And hand in hand, the future is unfurled,</w:t>
      </w:r>
    </w:p>
    <w:p w14:paraId="2B60F768" w14:textId="77777777" w:rsidR="00162074" w:rsidRDefault="006E4140">
      <w:r>
        <w:t>From just one spark to whole new world!</w:t>
      </w:r>
    </w:p>
    <w:p w14:paraId="57D3C9B3" w14:textId="1A8D2D6C" w:rsidR="006F11EF" w:rsidRDefault="0002754D" w:rsidP="0002754D">
      <w:pPr>
        <w:pStyle w:val="11"/>
      </w:pPr>
      <w:bookmarkStart w:id="137" w:name="_Toc80735952"/>
      <w:r>
        <w:t xml:space="preserve">Both </w:t>
      </w:r>
      <w:r w:rsidR="00BA14C0">
        <w:t>ignit</w:t>
      </w:r>
      <w:r w:rsidR="006F11EF">
        <w:t>e</w:t>
      </w:r>
      <w:r w:rsidR="00BA14C0">
        <w:t xml:space="preserve"> </w:t>
      </w:r>
      <w:r w:rsidR="006F11EF">
        <w:t>the 21</w:t>
      </w:r>
      <w:r w:rsidR="006F11EF" w:rsidRPr="006F11EF">
        <w:rPr>
          <w:vertAlign w:val="superscript"/>
        </w:rPr>
        <w:t>st</w:t>
      </w:r>
      <w:r w:rsidR="006F11EF">
        <w:t xml:space="preserve"> and last</w:t>
      </w:r>
      <w:r w:rsidR="008C1C45">
        <w:t xml:space="preserve"> firework</w:t>
      </w:r>
      <w:r w:rsidR="006F11EF">
        <w:t xml:space="preserve"> </w:t>
      </w:r>
      <w:r w:rsidR="003375CE">
        <w:t>torch</w:t>
      </w:r>
      <w:r w:rsidR="00BA14C0">
        <w:t>.</w:t>
      </w:r>
      <w:r w:rsidR="008C1C45">
        <w:t xml:space="preserve"> The </w:t>
      </w:r>
      <w:r w:rsidR="001048B3">
        <w:t xml:space="preserve">16 </w:t>
      </w:r>
      <w:r w:rsidR="008C1C45">
        <w:t>face card</w:t>
      </w:r>
      <w:r w:rsidR="001048B3">
        <w:t>s</w:t>
      </w:r>
      <w:r w:rsidR="00597C0F">
        <w:t xml:space="preserve"> and 21 trump cards</w:t>
      </w:r>
      <w:r w:rsidR="008C1C45">
        <w:t xml:space="preserve"> </w:t>
      </w:r>
      <w:r w:rsidR="001048B3">
        <w:t>drop onto their hands</w:t>
      </w:r>
      <w:r w:rsidR="008C1C45">
        <w:t>.</w:t>
      </w:r>
    </w:p>
    <w:p w14:paraId="69D52EDC" w14:textId="12C82FFF" w:rsidR="006F11EF" w:rsidRDefault="006F11EF" w:rsidP="006F11EF">
      <w:pPr>
        <w:pStyle w:val="Heading2"/>
      </w:pPr>
      <w:bookmarkStart w:id="138" w:name="_Toc84106745"/>
      <w:r w:rsidRPr="00AD3426">
        <w:t>Scene XII</w:t>
      </w:r>
      <w:bookmarkEnd w:id="138"/>
    </w:p>
    <w:p w14:paraId="24E601FC" w14:textId="5471AF5B" w:rsidR="008C1C45" w:rsidRPr="008C1C45" w:rsidRDefault="008C1C45" w:rsidP="008C1C45">
      <w:pPr>
        <w:pStyle w:val="11"/>
      </w:pPr>
      <w:r>
        <w:t xml:space="preserve">INTERIOR — </w:t>
      </w:r>
      <w:r w:rsidR="001048B3">
        <w:t xml:space="preserve">Odyssey Events Pavilion. </w:t>
      </w:r>
      <w:r w:rsidR="00BA0059">
        <w:t xml:space="preserve">The Princesses </w:t>
      </w:r>
      <w:r w:rsidR="00A07599">
        <w:t>are having rest, dining foods all over the world in Odyssey Pavilion.</w:t>
      </w:r>
    </w:p>
    <w:p w14:paraId="16408F66" w14:textId="77777777" w:rsidR="00BB0302" w:rsidRDefault="00BB0302" w:rsidP="001048B3">
      <w:pPr>
        <w:pStyle w:val="12"/>
      </w:pPr>
      <w:r>
        <w:t>(</w:t>
      </w:r>
      <w:r w:rsidR="00BA0059">
        <w:t>Adela Chan Sr</w:t>
      </w:r>
      <w:r>
        <w:t>)</w:t>
      </w:r>
    </w:p>
    <w:p w14:paraId="2C179FF8" w14:textId="77777777" w:rsidR="008C040B" w:rsidRDefault="00BB0302" w:rsidP="00BB0302">
      <w:r>
        <w:t xml:space="preserve">The opening ceremony of </w:t>
      </w:r>
      <w:r w:rsidR="008C040B">
        <w:t>EPCOT 50</w:t>
      </w:r>
      <w:r w:rsidR="008C040B" w:rsidRPr="008C040B">
        <w:rPr>
          <w:vertAlign w:val="superscript"/>
        </w:rPr>
        <w:t>th</w:t>
      </w:r>
      <w:r w:rsidR="008C040B">
        <w:t xml:space="preserve"> anniversary ends here. Let’s return to your homes and gather your families. Have a Happy New Year!</w:t>
      </w:r>
    </w:p>
    <w:p w14:paraId="2D27F901" w14:textId="77777777" w:rsidR="006025C3" w:rsidRDefault="006025C3" w:rsidP="006025C3">
      <w:pPr>
        <w:pStyle w:val="11"/>
      </w:pPr>
      <w:r>
        <w:t>The screen cuts to credits.</w:t>
      </w:r>
    </w:p>
    <w:p w14:paraId="42002959" w14:textId="70C53E5F" w:rsidR="00162074" w:rsidRDefault="006025C3" w:rsidP="006025C3">
      <w:pPr>
        <w:pStyle w:val="CommentTextChar"/>
        <w:rPr>
          <w:rFonts w:asciiTheme="majorHAnsi" w:eastAsiaTheme="majorEastAsia" w:hAnsiTheme="majorHAnsi" w:cstheme="majorBidi"/>
          <w:color w:val="2F5496" w:themeColor="accent1" w:themeShade="BF"/>
          <w:sz w:val="40"/>
          <w:szCs w:val="40"/>
        </w:rPr>
      </w:pPr>
      <w:r>
        <w:t>— CREDITS —</w:t>
      </w:r>
      <w:r w:rsidR="006E4140">
        <w:br w:type="page"/>
      </w:r>
    </w:p>
    <w:p w14:paraId="1B3F09A2" w14:textId="17FADCC1" w:rsidR="00162074" w:rsidRDefault="006E4140" w:rsidP="00021E86">
      <w:pPr>
        <w:pStyle w:val="Heading1"/>
      </w:pPr>
      <w:bookmarkStart w:id="139" w:name="_Toc84106746"/>
      <w:r>
        <w:lastRenderedPageBreak/>
        <w:t>Part 6. Years Later…</w:t>
      </w:r>
      <w:bookmarkEnd w:id="137"/>
      <w:bookmarkEnd w:id="139"/>
    </w:p>
    <w:p w14:paraId="0DF3A3DF" w14:textId="46E42186" w:rsidR="005F78DA" w:rsidRPr="005F78DA" w:rsidRDefault="005F78DA" w:rsidP="005F78DA">
      <w:r>
        <w:t xml:space="preserve">This is a mid-credit </w:t>
      </w:r>
      <w:r w:rsidR="00682ED3">
        <w:t>bonus part</w:t>
      </w:r>
      <w:r>
        <w:t>.</w:t>
      </w:r>
    </w:p>
    <w:p w14:paraId="5C615E92" w14:textId="77777777" w:rsidR="00162074" w:rsidRDefault="006E4140">
      <w:pPr>
        <w:pStyle w:val="Heading2"/>
      </w:pPr>
      <w:bookmarkStart w:id="140" w:name="_Toc84106747"/>
      <w:r>
        <w:t>Scene I</w:t>
      </w:r>
      <w:bookmarkEnd w:id="140"/>
    </w:p>
    <w:p w14:paraId="42A2BC5C" w14:textId="459D0EBA" w:rsidR="00381760" w:rsidRDefault="006E4140">
      <w:pPr>
        <w:pStyle w:val="11"/>
      </w:pPr>
      <w:bookmarkStart w:id="141" w:name="_Toc80735953"/>
      <w:r>
        <w:t>EXTERIOR — Main Street USA, Disney Magic Kingdom.</w:t>
      </w:r>
      <w:r w:rsidR="005F78DA">
        <w:t xml:space="preserve"> Adela Chan Sr </w:t>
      </w:r>
      <w:r w:rsidR="00D75881">
        <w:t>meet</w:t>
      </w:r>
      <w:r w:rsidR="005F78DA">
        <w:t xml:space="preserve"> both daughters</w:t>
      </w:r>
      <w:r w:rsidR="00D75881">
        <w:t xml:space="preserve"> by the Walt Disney statue.</w:t>
      </w:r>
    </w:p>
    <w:p w14:paraId="05F3AB7E" w14:textId="77777777" w:rsidR="004F666D" w:rsidRDefault="00381760" w:rsidP="00381760">
      <w:pPr>
        <w:pStyle w:val="12"/>
      </w:pPr>
      <w:r>
        <w:t>Adela Chan Sr</w:t>
      </w:r>
    </w:p>
    <w:p w14:paraId="0798F21E" w14:textId="01377B81" w:rsidR="004F666D" w:rsidRDefault="004F666D" w:rsidP="004F666D">
      <w:r>
        <w:t xml:space="preserve">Welcome Back my </w:t>
      </w:r>
      <w:r w:rsidR="001F523E">
        <w:t xml:space="preserve">dearest </w:t>
      </w:r>
      <w:r>
        <w:t>daughters!</w:t>
      </w:r>
      <w:r w:rsidR="006A3D9A">
        <w:t xml:space="preserve"> Have you discovered any miracles yet?</w:t>
      </w:r>
    </w:p>
    <w:p w14:paraId="4889BA56" w14:textId="683FD2C0" w:rsidR="006A3D9A" w:rsidRDefault="006A3D9A" w:rsidP="006A3D9A">
      <w:pPr>
        <w:pStyle w:val="12"/>
      </w:pPr>
      <w:r>
        <w:t>Adela Chan Jr</w:t>
      </w:r>
    </w:p>
    <w:p w14:paraId="7385108D" w14:textId="2CE1CBE0" w:rsidR="006A3D9A" w:rsidRDefault="006A53A6" w:rsidP="006A3D9A">
      <w:r>
        <w:t xml:space="preserve">Out of expectation, </w:t>
      </w:r>
      <w:r w:rsidR="008E1138">
        <w:t xml:space="preserve">China has completed </w:t>
      </w:r>
      <w:r w:rsidR="005F78DA">
        <w:t>her</w:t>
      </w:r>
      <w:r w:rsidR="008E1138">
        <w:t xml:space="preserve"> socialistic modernization.</w:t>
      </w:r>
    </w:p>
    <w:p w14:paraId="0AE364D6" w14:textId="11577E32" w:rsidR="008E1138" w:rsidRDefault="008E1138" w:rsidP="008E1138">
      <w:pPr>
        <w:pStyle w:val="12"/>
      </w:pPr>
      <w:r>
        <w:t>Angela Chan</w:t>
      </w:r>
    </w:p>
    <w:p w14:paraId="6490EE59" w14:textId="311A957D" w:rsidR="008E1138" w:rsidRDefault="00AE7D4B" w:rsidP="008E1138">
      <w:r>
        <w:t xml:space="preserve">Surpassing the </w:t>
      </w:r>
      <w:r w:rsidR="005F78DA">
        <w:t>rest of world</w:t>
      </w:r>
      <w:r>
        <w:t>!</w:t>
      </w:r>
    </w:p>
    <w:p w14:paraId="63E5A0BE" w14:textId="3E5E7D8D" w:rsidR="005F78DA" w:rsidRPr="008E1138" w:rsidRDefault="005F78DA" w:rsidP="005F78DA">
      <w:pPr>
        <w:pStyle w:val="11"/>
      </w:pPr>
      <w:r>
        <w:t>Credit continues</w:t>
      </w:r>
      <w:r w:rsidR="006A53A6">
        <w:t>.</w:t>
      </w:r>
    </w:p>
    <w:p w14:paraId="44CDC96C" w14:textId="77777777" w:rsidR="006A3D9A" w:rsidRDefault="006A3D9A" w:rsidP="004F666D"/>
    <w:p w14:paraId="1E75F543" w14:textId="34504CA4" w:rsidR="00162074" w:rsidRDefault="006E4140" w:rsidP="004F666D">
      <w:pPr>
        <w:rPr>
          <w:rFonts w:asciiTheme="majorHAnsi" w:eastAsiaTheme="majorEastAsia" w:hAnsiTheme="majorHAnsi" w:cstheme="majorBidi"/>
          <w:color w:val="2F5496" w:themeColor="accent1" w:themeShade="BF"/>
          <w:sz w:val="40"/>
          <w:szCs w:val="40"/>
        </w:rPr>
      </w:pPr>
      <w:r>
        <w:br w:type="page"/>
      </w:r>
    </w:p>
    <w:p w14:paraId="2E4EC63C" w14:textId="77777777" w:rsidR="00162074" w:rsidRDefault="006E4140" w:rsidP="00021E86">
      <w:pPr>
        <w:pStyle w:val="Heading1"/>
      </w:pPr>
      <w:bookmarkStart w:id="142" w:name="_Toc84106748"/>
      <w:r>
        <w:lastRenderedPageBreak/>
        <w:t>EPILOG</w:t>
      </w:r>
      <w:bookmarkEnd w:id="141"/>
      <w:bookmarkEnd w:id="142"/>
    </w:p>
    <w:p w14:paraId="7A75D5C3" w14:textId="15B9B419" w:rsidR="00D75881" w:rsidRDefault="00D75881" w:rsidP="00D75881">
      <w:pPr>
        <w:pStyle w:val="11"/>
      </w:pPr>
      <w:r>
        <w:t>Dark screen</w:t>
      </w:r>
      <w:r w:rsidR="00744DCD">
        <w:t>, as a post-credit scene</w:t>
      </w:r>
      <w:r>
        <w:t>.</w:t>
      </w:r>
    </w:p>
    <w:p w14:paraId="0A4189F2" w14:textId="77777777" w:rsidR="00D75881" w:rsidRDefault="00D75881" w:rsidP="00D75881">
      <w:pPr>
        <w:pStyle w:val="12"/>
      </w:pPr>
      <w:r>
        <w:t>(MICROSOFIA)</w:t>
      </w:r>
    </w:p>
    <w:p w14:paraId="7F7DA338" w14:textId="14E596B3" w:rsidR="0095048F" w:rsidRDefault="0009358B" w:rsidP="00D75881">
      <w:r>
        <w:rPr>
          <w:i/>
          <w:iCs/>
        </w:rPr>
        <w:t xml:space="preserve">(Typing </w:t>
      </w:r>
      <w:r w:rsidR="008428D1">
        <w:rPr>
          <w:i/>
          <w:iCs/>
        </w:rPr>
        <w:t xml:space="preserve">white letters </w:t>
      </w:r>
      <w:r>
        <w:rPr>
          <w:i/>
          <w:iCs/>
        </w:rPr>
        <w:t>and saying)</w:t>
      </w:r>
      <w:r>
        <w:t xml:space="preserve"> </w:t>
      </w:r>
      <w:r w:rsidR="00D75881">
        <w:t xml:space="preserve">Welcome back, I am MICROSOFIA, the AI Assistant of you all. </w:t>
      </w:r>
      <w:r w:rsidR="00B71417">
        <w:t xml:space="preserve">The story has ended </w:t>
      </w:r>
      <w:r w:rsidR="003E45C8">
        <w:t>for having no more surprise</w:t>
      </w:r>
      <w:r w:rsidR="005450C5">
        <w:t>,</w:t>
      </w:r>
      <w:r w:rsidR="003E45C8">
        <w:t xml:space="preserve"> </w:t>
      </w:r>
      <w:r w:rsidR="00B71417">
        <w:t xml:space="preserve">and let’s meet </w:t>
      </w:r>
      <w:r w:rsidR="00FF332A">
        <w:t xml:space="preserve">again </w:t>
      </w:r>
      <w:r w:rsidR="00B71417">
        <w:t xml:space="preserve">on </w:t>
      </w:r>
      <w:r w:rsidR="00682ED3">
        <w:t>July 4, 2026</w:t>
      </w:r>
      <w:r w:rsidR="003E45C8">
        <w:t>!</w:t>
      </w:r>
    </w:p>
    <w:p w14:paraId="1F17BCCC" w14:textId="401E9D08" w:rsidR="00162074" w:rsidRDefault="00A41CED" w:rsidP="0095048F">
      <w:pPr>
        <w:pStyle w:val="11"/>
        <w:rPr>
          <w:rFonts w:asciiTheme="majorHAnsi" w:eastAsiaTheme="majorEastAsia" w:hAnsiTheme="majorHAnsi" w:cstheme="majorBidi"/>
          <w:color w:val="2F5496" w:themeColor="accent1" w:themeShade="BF"/>
          <w:sz w:val="40"/>
          <w:szCs w:val="40"/>
        </w:rPr>
      </w:pPr>
      <w:r>
        <w:t>Applause. The letters drop o</w:t>
      </w:r>
      <w:r w:rsidR="0009358B">
        <w:t>ut of screen.</w:t>
      </w:r>
      <w:r w:rsidR="006E4140">
        <w:br w:type="page"/>
      </w:r>
    </w:p>
    <w:p w14:paraId="6CB29F25" w14:textId="77777777" w:rsidR="00162074" w:rsidRDefault="006E4140" w:rsidP="00021E86">
      <w:pPr>
        <w:pStyle w:val="Heading1"/>
      </w:pPr>
      <w:bookmarkStart w:id="143" w:name="_Toc84106749"/>
      <w:r>
        <w:lastRenderedPageBreak/>
        <w:t>Appendix A: Behind the scenes</w:t>
      </w:r>
      <w:bookmarkEnd w:id="143"/>
    </w:p>
    <w:p w14:paraId="1B9041C2" w14:textId="77777777" w:rsidR="00162074" w:rsidRDefault="006E4140">
      <w:pPr>
        <w:pStyle w:val="Heading7Char"/>
        <w:numPr>
          <w:ilvl w:val="0"/>
          <w:numId w:val="5"/>
        </w:numPr>
      </w:pPr>
      <w:r>
        <w:t>Princesses’ suits resemble their comfy suits in Ralph Breaks the Internet, (1.V</w:t>
      </w:r>
      <w:r>
        <w:rPr>
          <w:rFonts w:hint="eastAsia"/>
        </w:rPr>
        <w:t>)</w:t>
      </w:r>
      <w:r>
        <w:t xml:space="preserve"> but Mulan’s shirt and trousers perfectly resemble girl secondary school students’ common attire in the fourth frontier city of her country.</w:t>
      </w:r>
    </w:p>
    <w:p w14:paraId="083777F0" w14:textId="77777777" w:rsidR="00162074" w:rsidRDefault="006E4140">
      <w:pPr>
        <w:pStyle w:val="IntenseQuoteChar"/>
        <w:numPr>
          <w:ilvl w:val="0"/>
          <w:numId w:val="5"/>
        </w:numPr>
      </w:pPr>
      <w:r>
        <w:t>“The camera” refers to the camera that cast objects and scenes onto the screen unless otherwise specified.</w:t>
      </w:r>
    </w:p>
    <w:p w14:paraId="5300D81A" w14:textId="77777777" w:rsidR="00162074" w:rsidRDefault="006E4140">
      <w:pPr>
        <w:pStyle w:val="IntenseQuoteChar"/>
        <w:numPr>
          <w:ilvl w:val="0"/>
          <w:numId w:val="5"/>
        </w:numPr>
      </w:pPr>
      <w:bookmarkStart w:id="144" w:name="_Ref81230342"/>
      <w:r>
        <w:t>It is customary to list adult dwellers’ name on entry gates of each apartment and separate adults but couples in EPCOT, with children below 21 living with either or both their parents.</w:t>
      </w:r>
      <w:bookmarkEnd w:id="144"/>
    </w:p>
    <w:p w14:paraId="626F33D6" w14:textId="77777777" w:rsidR="00162074" w:rsidRDefault="006E4140">
      <w:pPr>
        <w:pStyle w:val="IntenseQuoteChar"/>
        <w:numPr>
          <w:ilvl w:val="0"/>
          <w:numId w:val="5"/>
        </w:numPr>
      </w:pPr>
      <w:r>
        <w:t>Married women in EPCOT can apply either her original surname or the surname of her current husband.</w:t>
      </w:r>
    </w:p>
    <w:p w14:paraId="5F248324" w14:textId="77777777" w:rsidR="00162074" w:rsidRDefault="006E4140">
      <w:pPr>
        <w:pStyle w:val="IntenseQuoteChar"/>
        <w:numPr>
          <w:ilvl w:val="0"/>
          <w:numId w:val="5"/>
        </w:numPr>
      </w:pPr>
      <w:r>
        <w:t>Five towers are 18-story cylindrical towers connected with respective public basements, like Our Father’s five fingers.</w:t>
      </w:r>
    </w:p>
    <w:p w14:paraId="16C7D339" w14:textId="77777777" w:rsidR="00162074" w:rsidRDefault="006E4140">
      <w:pPr>
        <w:pStyle w:val="IntenseQuoteChar"/>
        <w:numPr>
          <w:ilvl w:val="0"/>
          <w:numId w:val="5"/>
        </w:numPr>
      </w:pPr>
      <w:r>
        <w:t>Cards referred in Part 4 are in the same dimension of standard bridge cards.</w:t>
      </w:r>
    </w:p>
    <w:p w14:paraId="0AFEEEB4" w14:textId="77777777" w:rsidR="00162074" w:rsidRDefault="006E4140">
      <w:pPr>
        <w:pStyle w:val="IntenseQuoteChar"/>
        <w:numPr>
          <w:ilvl w:val="0"/>
          <w:numId w:val="5"/>
        </w:numPr>
      </w:pPr>
      <w:r>
        <w:t xml:space="preserve">This book is commercially released thanks for </w:t>
      </w:r>
      <w:hyperlink r:id="rId20" w:history="1">
        <w:r>
          <w:rPr>
            <w:rStyle w:val="TOC4"/>
          </w:rPr>
          <w:t>Disney Wiki</w:t>
        </w:r>
      </w:hyperlink>
      <w:r>
        <w:t>’s CCSA License and then a live-action film.</w:t>
      </w:r>
    </w:p>
    <w:p w14:paraId="777C8427" w14:textId="69D79287" w:rsidR="008428D1" w:rsidRDefault="003F2FE3" w:rsidP="008428D1">
      <w:pPr>
        <w:pStyle w:val="IntenseQuoteChar"/>
        <w:numPr>
          <w:ilvl w:val="0"/>
          <w:numId w:val="5"/>
        </w:numPr>
      </w:pPr>
      <w:r>
        <w:t xml:space="preserve">National Flags </w:t>
      </w:r>
      <w:r w:rsidR="00021E86">
        <w:t>and the United Nations flag are unified to 2:3 aspect ratio</w:t>
      </w:r>
      <w:r w:rsidR="000D3766">
        <w:t xml:space="preserve">, with 4-by-6-feet version used in </w:t>
      </w:r>
      <w:r w:rsidR="00D70CDE">
        <w:t>Scene VII, Part 5.</w:t>
      </w:r>
      <w:bookmarkStart w:id="145" w:name="_Toc84106750"/>
      <w:r w:rsidR="008428D1">
        <w:br w:type="page"/>
      </w:r>
    </w:p>
    <w:p w14:paraId="5BF082B5" w14:textId="4457CDBC" w:rsidR="00E04BA2" w:rsidRDefault="00E04BA2" w:rsidP="00770F9D">
      <w:pPr>
        <w:pStyle w:val="IntenseQuoteChar"/>
        <w:numPr>
          <w:ilvl w:val="0"/>
          <w:numId w:val="5"/>
        </w:numPr>
      </w:pPr>
      <w:r>
        <w:lastRenderedPageBreak/>
        <w:t xml:space="preserve">Appendix B: </w:t>
      </w:r>
      <w:r w:rsidR="006E4140">
        <w:rPr>
          <w:rFonts w:hint="eastAsia"/>
        </w:rPr>
        <w:t>Major</w:t>
      </w:r>
      <w:r w:rsidR="006E4140">
        <w:t xml:space="preserve"> Free (pre-1971) Disney characters or </w:t>
      </w:r>
      <w:r w:rsidR="006E4140" w:rsidRPr="008428D1">
        <w:rPr>
          <w:i/>
          <w:iCs/>
        </w:rPr>
        <w:t>movie</w:t>
      </w:r>
      <w:bookmarkEnd w:id="145"/>
    </w:p>
    <w:p w14:paraId="71181D52" w14:textId="7AB687D1" w:rsidR="00162074" w:rsidRDefault="00E04BA2" w:rsidP="00E04BA2">
      <w:r>
        <w:rPr>
          <w:rFonts w:hint="eastAsia"/>
        </w:rPr>
        <w:t>F</w:t>
      </w:r>
      <w:r w:rsidR="006E4140">
        <w:t>eatured characters</w:t>
      </w:r>
      <w:r>
        <w:t xml:space="preserve"> are bolded.</w:t>
      </w:r>
    </w:p>
    <w:p w14:paraId="4529B9E4" w14:textId="77777777" w:rsidR="00162074" w:rsidRDefault="006E4140" w:rsidP="00E04BA2">
      <w:pPr>
        <w:pBdr>
          <w:bottom w:val="single" w:sz="4" w:space="1" w:color="auto"/>
        </w:pBdr>
        <w:tabs>
          <w:tab w:val="left" w:pos="5040"/>
        </w:tabs>
        <w:ind w:left="1080"/>
        <w:jc w:val="left"/>
      </w:pPr>
      <w:r>
        <w:t>Character/Movie</w:t>
      </w:r>
      <w:r>
        <w:tab/>
        <w:t>Debut</w:t>
      </w:r>
    </w:p>
    <w:p w14:paraId="6CCD3744" w14:textId="77777777" w:rsidR="00162074" w:rsidRDefault="006E4140">
      <w:pPr>
        <w:tabs>
          <w:tab w:val="left" w:pos="5040"/>
        </w:tabs>
        <w:ind w:left="1080"/>
        <w:jc w:val="left"/>
      </w:pPr>
      <w:r>
        <w:t>Oswald the Lucky Rabbit</w:t>
      </w:r>
      <w:r>
        <w:tab/>
        <w:t>1927</w:t>
      </w:r>
    </w:p>
    <w:p w14:paraId="17CE2AEF" w14:textId="77777777" w:rsidR="00162074" w:rsidRDefault="006E4140">
      <w:pPr>
        <w:tabs>
          <w:tab w:val="left" w:pos="5040"/>
        </w:tabs>
        <w:ind w:left="1080"/>
        <w:jc w:val="left"/>
      </w:pPr>
      <w:r>
        <w:t>Mickey &amp; Minnie Mouse</w:t>
      </w:r>
      <w:r>
        <w:tab/>
        <w:t>1928</w:t>
      </w:r>
    </w:p>
    <w:p w14:paraId="5B51D6C8" w14:textId="77777777" w:rsidR="00162074" w:rsidRDefault="006E4140">
      <w:pPr>
        <w:tabs>
          <w:tab w:val="left" w:pos="5040"/>
        </w:tabs>
        <w:ind w:left="1080"/>
        <w:jc w:val="left"/>
      </w:pPr>
      <w:r>
        <w:t>Pete</w:t>
      </w:r>
      <w:r>
        <w:tab/>
        <w:t>1929</w:t>
      </w:r>
    </w:p>
    <w:p w14:paraId="6DA9AD31" w14:textId="77777777" w:rsidR="00162074" w:rsidRDefault="006E4140">
      <w:pPr>
        <w:tabs>
          <w:tab w:val="left" w:pos="5040"/>
        </w:tabs>
        <w:ind w:left="1080"/>
        <w:jc w:val="left"/>
      </w:pPr>
      <w:r>
        <w:t>Pluto</w:t>
      </w:r>
      <w:r>
        <w:tab/>
        <w:t>1930</w:t>
      </w:r>
    </w:p>
    <w:p w14:paraId="21661847" w14:textId="77777777" w:rsidR="00162074" w:rsidRDefault="006E4140">
      <w:pPr>
        <w:tabs>
          <w:tab w:val="left" w:pos="5040"/>
        </w:tabs>
        <w:ind w:left="1080"/>
        <w:jc w:val="left"/>
      </w:pPr>
      <w:r>
        <w:t>Donald Duck</w:t>
      </w:r>
      <w:r>
        <w:tab/>
        <w:t>1931</w:t>
      </w:r>
    </w:p>
    <w:p w14:paraId="64BE2FC9" w14:textId="77777777" w:rsidR="00162074" w:rsidRDefault="006E4140">
      <w:pPr>
        <w:tabs>
          <w:tab w:val="left" w:pos="5040"/>
        </w:tabs>
        <w:ind w:left="1080"/>
        <w:jc w:val="left"/>
      </w:pPr>
      <w:r>
        <w:rPr>
          <w:b/>
          <w:bCs/>
          <w:i/>
          <w:iCs/>
        </w:rPr>
        <w:t>Pinocchio</w:t>
      </w:r>
      <w:r>
        <w:rPr>
          <w:b/>
          <w:bCs/>
          <w:i/>
          <w:iCs/>
        </w:rPr>
        <w:tab/>
      </w:r>
      <w:r>
        <w:t>1938</w:t>
      </w:r>
    </w:p>
    <w:p w14:paraId="6F3C239C" w14:textId="77777777" w:rsidR="00162074" w:rsidRDefault="006E4140">
      <w:pPr>
        <w:tabs>
          <w:tab w:val="left" w:pos="5040"/>
        </w:tabs>
        <w:ind w:left="1080"/>
        <w:jc w:val="left"/>
      </w:pPr>
      <w:r>
        <w:rPr>
          <w:b/>
          <w:bCs/>
          <w:i/>
          <w:iCs/>
        </w:rPr>
        <w:t>Snow White</w:t>
      </w:r>
      <w:r>
        <w:rPr>
          <w:i/>
          <w:iCs/>
        </w:rPr>
        <w:t xml:space="preserve"> and the seven </w:t>
      </w:r>
      <w:r>
        <w:rPr>
          <w:b/>
          <w:bCs/>
          <w:i/>
          <w:iCs/>
        </w:rPr>
        <w:t>dwarfs</w:t>
      </w:r>
      <w:r>
        <w:rPr>
          <w:i/>
          <w:iCs/>
        </w:rPr>
        <w:tab/>
      </w:r>
      <w:r>
        <w:t>1937</w:t>
      </w:r>
    </w:p>
    <w:p w14:paraId="712EFF98" w14:textId="77777777" w:rsidR="00162074" w:rsidRDefault="006E4140">
      <w:pPr>
        <w:tabs>
          <w:tab w:val="left" w:pos="5040"/>
        </w:tabs>
        <w:ind w:left="1080"/>
        <w:jc w:val="left"/>
      </w:pPr>
      <w:r>
        <w:t>Huey, Dewey, and Louie</w:t>
      </w:r>
      <w:r>
        <w:tab/>
        <w:t>1938</w:t>
      </w:r>
    </w:p>
    <w:p w14:paraId="33106806" w14:textId="77777777" w:rsidR="00162074" w:rsidRDefault="006E4140">
      <w:pPr>
        <w:tabs>
          <w:tab w:val="left" w:pos="5040"/>
        </w:tabs>
        <w:ind w:left="1080"/>
        <w:jc w:val="left"/>
      </w:pPr>
      <w:r>
        <w:t xml:space="preserve">Daisy Duck, </w:t>
      </w:r>
      <w:r>
        <w:rPr>
          <w:i/>
          <w:iCs/>
        </w:rPr>
        <w:t>Fantasia</w:t>
      </w:r>
      <w:r>
        <w:tab/>
        <w:t>1940</w:t>
      </w:r>
    </w:p>
    <w:p w14:paraId="1773871F" w14:textId="77777777" w:rsidR="00162074" w:rsidRDefault="006E4140">
      <w:pPr>
        <w:tabs>
          <w:tab w:val="left" w:pos="5040"/>
        </w:tabs>
        <w:ind w:left="1080"/>
        <w:jc w:val="left"/>
      </w:pPr>
      <w:r>
        <w:t>Chip 'n' Dale</w:t>
      </w:r>
      <w:r>
        <w:tab/>
        <w:t>1943</w:t>
      </w:r>
    </w:p>
    <w:p w14:paraId="46137B0A" w14:textId="77777777" w:rsidR="00162074" w:rsidRDefault="006E4140">
      <w:pPr>
        <w:tabs>
          <w:tab w:val="left" w:pos="5040"/>
        </w:tabs>
        <w:ind w:left="1080"/>
        <w:jc w:val="left"/>
      </w:pPr>
      <w:r>
        <w:t>Scrooge Mc-Duck</w:t>
      </w:r>
      <w:r>
        <w:tab/>
        <w:t>1947</w:t>
      </w:r>
    </w:p>
    <w:p w14:paraId="7464131C" w14:textId="77777777" w:rsidR="00162074" w:rsidRDefault="006E4140">
      <w:pPr>
        <w:tabs>
          <w:tab w:val="left" w:pos="5040"/>
        </w:tabs>
        <w:ind w:left="1080"/>
        <w:jc w:val="left"/>
      </w:pPr>
      <w:r>
        <w:rPr>
          <w:b/>
          <w:bCs/>
          <w:i/>
          <w:iCs/>
        </w:rPr>
        <w:t>Cinderella</w:t>
      </w:r>
      <w:r>
        <w:rPr>
          <w:b/>
          <w:bCs/>
          <w:i/>
          <w:iCs/>
        </w:rPr>
        <w:tab/>
      </w:r>
      <w:r>
        <w:t>1950</w:t>
      </w:r>
    </w:p>
    <w:p w14:paraId="3E3E0944" w14:textId="77777777" w:rsidR="00162074" w:rsidRDefault="006E4140">
      <w:pPr>
        <w:tabs>
          <w:tab w:val="left" w:pos="5040"/>
        </w:tabs>
        <w:ind w:left="1080"/>
        <w:jc w:val="left"/>
      </w:pPr>
      <w:r>
        <w:rPr>
          <w:b/>
          <w:bCs/>
          <w:i/>
          <w:iCs/>
        </w:rPr>
        <w:t>Bambi</w:t>
      </w:r>
      <w:r>
        <w:rPr>
          <w:b/>
          <w:bCs/>
          <w:i/>
          <w:iCs/>
        </w:rPr>
        <w:tab/>
      </w:r>
      <w:r>
        <w:t>1942</w:t>
      </w:r>
    </w:p>
    <w:p w14:paraId="6CF64559" w14:textId="77777777" w:rsidR="00162074" w:rsidRDefault="006E4140">
      <w:pPr>
        <w:tabs>
          <w:tab w:val="left" w:pos="5040"/>
        </w:tabs>
        <w:ind w:left="1080"/>
        <w:jc w:val="left"/>
      </w:pPr>
      <w:r>
        <w:rPr>
          <w:b/>
          <w:bCs/>
          <w:i/>
          <w:iCs/>
        </w:rPr>
        <w:t>Dumbo</w:t>
      </w:r>
      <w:r>
        <w:rPr>
          <w:b/>
          <w:bCs/>
          <w:i/>
          <w:iCs/>
        </w:rPr>
        <w:tab/>
      </w:r>
      <w:r>
        <w:t>1941</w:t>
      </w:r>
    </w:p>
    <w:p w14:paraId="3ECF6AC2" w14:textId="77777777" w:rsidR="00162074" w:rsidRDefault="006E4140">
      <w:pPr>
        <w:tabs>
          <w:tab w:val="left" w:pos="5040"/>
        </w:tabs>
        <w:ind w:left="1080"/>
        <w:jc w:val="left"/>
      </w:pPr>
      <w:r>
        <w:rPr>
          <w:b/>
          <w:bCs/>
          <w:i/>
          <w:iCs/>
        </w:rPr>
        <w:t>Alice</w:t>
      </w:r>
      <w:r>
        <w:rPr>
          <w:i/>
          <w:iCs/>
        </w:rPr>
        <w:t xml:space="preserve"> in Wonderland</w:t>
      </w:r>
      <w:r>
        <w:rPr>
          <w:b/>
          <w:bCs/>
          <w:i/>
          <w:iCs/>
        </w:rPr>
        <w:tab/>
      </w:r>
      <w:r>
        <w:t>1951</w:t>
      </w:r>
    </w:p>
    <w:p w14:paraId="363F5F08" w14:textId="77777777" w:rsidR="00162074" w:rsidRDefault="006E4140">
      <w:pPr>
        <w:tabs>
          <w:tab w:val="left" w:pos="5040"/>
        </w:tabs>
        <w:ind w:left="1080"/>
        <w:jc w:val="left"/>
      </w:pPr>
      <w:r>
        <w:rPr>
          <w:b/>
          <w:bCs/>
          <w:i/>
          <w:iCs/>
        </w:rPr>
        <w:t>Peter Pan</w:t>
      </w:r>
      <w:r>
        <w:rPr>
          <w:b/>
          <w:bCs/>
          <w:i/>
          <w:iCs/>
        </w:rPr>
        <w:tab/>
      </w:r>
      <w:r>
        <w:t>1953</w:t>
      </w:r>
    </w:p>
    <w:p w14:paraId="382D857B" w14:textId="77777777" w:rsidR="00162074" w:rsidRDefault="006E4140">
      <w:pPr>
        <w:tabs>
          <w:tab w:val="left" w:pos="5040"/>
        </w:tabs>
        <w:ind w:left="1080"/>
        <w:jc w:val="left"/>
      </w:pPr>
      <w:r>
        <w:rPr>
          <w:b/>
          <w:bCs/>
          <w:i/>
          <w:iCs/>
        </w:rPr>
        <w:t>Lady</w:t>
      </w:r>
      <w:r>
        <w:rPr>
          <w:i/>
          <w:iCs/>
        </w:rPr>
        <w:t xml:space="preserve"> and the </w:t>
      </w:r>
      <w:r>
        <w:rPr>
          <w:b/>
          <w:bCs/>
          <w:i/>
          <w:iCs/>
        </w:rPr>
        <w:t>Tramp</w:t>
      </w:r>
      <w:r>
        <w:rPr>
          <w:b/>
          <w:bCs/>
          <w:i/>
          <w:iCs/>
        </w:rPr>
        <w:tab/>
      </w:r>
      <w:r>
        <w:t>1955</w:t>
      </w:r>
    </w:p>
    <w:p w14:paraId="456695C7" w14:textId="77777777" w:rsidR="00162074" w:rsidRDefault="006E4140">
      <w:pPr>
        <w:tabs>
          <w:tab w:val="left" w:pos="5040"/>
        </w:tabs>
        <w:ind w:left="1080"/>
        <w:jc w:val="left"/>
      </w:pPr>
      <w:r>
        <w:rPr>
          <w:i/>
          <w:iCs/>
        </w:rPr>
        <w:t xml:space="preserve">The </w:t>
      </w:r>
      <w:r>
        <w:rPr>
          <w:b/>
          <w:bCs/>
          <w:i/>
          <w:iCs/>
        </w:rPr>
        <w:t>Sleeping Beauty</w:t>
      </w:r>
      <w:r>
        <w:rPr>
          <w:i/>
          <w:iCs/>
        </w:rPr>
        <w:tab/>
      </w:r>
      <w:r>
        <w:t>1959</w:t>
      </w:r>
    </w:p>
    <w:p w14:paraId="0B8CC1D2" w14:textId="77777777" w:rsidR="00162074" w:rsidRDefault="006E4140">
      <w:pPr>
        <w:tabs>
          <w:tab w:val="left" w:pos="5040"/>
        </w:tabs>
        <w:ind w:left="1080"/>
        <w:jc w:val="left"/>
      </w:pPr>
      <w:r>
        <w:rPr>
          <w:i/>
          <w:iCs/>
        </w:rPr>
        <w:t xml:space="preserve">101 </w:t>
      </w:r>
      <w:r>
        <w:rPr>
          <w:b/>
          <w:bCs/>
          <w:i/>
          <w:iCs/>
        </w:rPr>
        <w:t>Dalmatians</w:t>
      </w:r>
      <w:r>
        <w:rPr>
          <w:i/>
          <w:iCs/>
        </w:rPr>
        <w:tab/>
      </w:r>
      <w:r>
        <w:t>1961</w:t>
      </w:r>
    </w:p>
    <w:p w14:paraId="31F4568E" w14:textId="77777777" w:rsidR="00162074" w:rsidRDefault="006E4140">
      <w:pPr>
        <w:tabs>
          <w:tab w:val="left" w:pos="5040"/>
        </w:tabs>
        <w:ind w:left="1080"/>
        <w:jc w:val="left"/>
      </w:pPr>
      <w:r>
        <w:t>Ludwig von Drake</w:t>
      </w:r>
      <w:r>
        <w:tab/>
        <w:t>1961</w:t>
      </w:r>
    </w:p>
    <w:p w14:paraId="05A94115" w14:textId="77777777" w:rsidR="00162074" w:rsidRDefault="006E4140">
      <w:pPr>
        <w:tabs>
          <w:tab w:val="left" w:pos="5040"/>
        </w:tabs>
        <w:ind w:left="1080"/>
        <w:jc w:val="left"/>
      </w:pPr>
      <w:r>
        <w:rPr>
          <w:i/>
          <w:iCs/>
        </w:rPr>
        <w:t>The Sword in the Stone</w:t>
      </w:r>
      <w:r>
        <w:rPr>
          <w:i/>
          <w:iCs/>
        </w:rPr>
        <w:tab/>
      </w:r>
      <w:r>
        <w:t>1963</w:t>
      </w:r>
    </w:p>
    <w:p w14:paraId="49327EA5" w14:textId="77777777" w:rsidR="00162074" w:rsidRDefault="006E4140">
      <w:pPr>
        <w:tabs>
          <w:tab w:val="left" w:pos="5040"/>
        </w:tabs>
        <w:ind w:left="1080"/>
        <w:jc w:val="left"/>
      </w:pPr>
      <w:r>
        <w:rPr>
          <w:b/>
          <w:bCs/>
          <w:i/>
          <w:iCs/>
        </w:rPr>
        <w:t>Winnie the Pooh</w:t>
      </w:r>
      <w:r>
        <w:rPr>
          <w:i/>
          <w:iCs/>
        </w:rPr>
        <w:t xml:space="preserve"> and the Honey Tree</w:t>
      </w:r>
      <w:r>
        <w:rPr>
          <w:i/>
          <w:iCs/>
        </w:rPr>
        <w:tab/>
      </w:r>
      <w:r>
        <w:t>1966</w:t>
      </w:r>
    </w:p>
    <w:p w14:paraId="31316CBD" w14:textId="77777777" w:rsidR="00162074" w:rsidRDefault="006E4140">
      <w:pPr>
        <w:tabs>
          <w:tab w:val="left" w:pos="5040"/>
        </w:tabs>
        <w:ind w:left="1080"/>
        <w:jc w:val="left"/>
      </w:pPr>
      <w:r>
        <w:rPr>
          <w:i/>
          <w:iCs/>
        </w:rPr>
        <w:t>The Jungle Book</w:t>
      </w:r>
      <w:r>
        <w:rPr>
          <w:i/>
          <w:iCs/>
        </w:rPr>
        <w:tab/>
      </w:r>
      <w:r>
        <w:t>1967</w:t>
      </w:r>
    </w:p>
    <w:p w14:paraId="58CC6898" w14:textId="77777777" w:rsidR="008428D1" w:rsidRDefault="006E4140" w:rsidP="008428D1">
      <w:pPr>
        <w:tabs>
          <w:tab w:val="left" w:pos="5040"/>
        </w:tabs>
        <w:ind w:left="1080"/>
        <w:jc w:val="left"/>
      </w:pPr>
      <w:r>
        <w:rPr>
          <w:i/>
          <w:iCs/>
        </w:rPr>
        <w:t>The Aristo-</w:t>
      </w:r>
      <w:r>
        <w:rPr>
          <w:b/>
          <w:bCs/>
          <w:i/>
          <w:iCs/>
        </w:rPr>
        <w:t>cats</w:t>
      </w:r>
      <w:r>
        <w:rPr>
          <w:i/>
          <w:iCs/>
        </w:rPr>
        <w:tab/>
      </w:r>
      <w:r>
        <w:t>1970</w:t>
      </w:r>
      <w:bookmarkStart w:id="146" w:name="_Toc84106751"/>
    </w:p>
    <w:p w14:paraId="791E0246" w14:textId="77777777" w:rsidR="008428D1" w:rsidRDefault="008428D1">
      <w:pPr>
        <w:widowControl/>
        <w:jc w:val="left"/>
      </w:pPr>
      <w:r>
        <w:br w:type="page"/>
      </w:r>
    </w:p>
    <w:p w14:paraId="44AB593E" w14:textId="34D56204" w:rsidR="00162074" w:rsidRDefault="00A8761D" w:rsidP="00782DE0">
      <w:pPr>
        <w:pStyle w:val="Heading1"/>
      </w:pPr>
      <w:r>
        <w:lastRenderedPageBreak/>
        <w:t xml:space="preserve">Appendix C: </w:t>
      </w:r>
      <w:r w:rsidR="00CC1D7E">
        <w:t xml:space="preserve">Face Cards of </w:t>
      </w:r>
      <w:r>
        <w:t>Elemental Princesses’ Cards of Tomorrow</w:t>
      </w:r>
      <w:bookmarkEnd w:id="146"/>
    </w:p>
    <w:tbl>
      <w:tblPr>
        <w:tblStyle w:val="BalloonTextChar"/>
        <w:tblW w:w="5000" w:type="pct"/>
        <w:tblCellMar>
          <w:left w:w="0" w:type="dxa"/>
          <w:right w:w="0" w:type="dxa"/>
        </w:tblCellMar>
        <w:tblLook w:val="04A0" w:firstRow="1" w:lastRow="0" w:firstColumn="1" w:lastColumn="0" w:noHBand="0" w:noVBand="1"/>
      </w:tblPr>
      <w:tblGrid>
        <w:gridCol w:w="1434"/>
        <w:gridCol w:w="1433"/>
        <w:gridCol w:w="4084"/>
      </w:tblGrid>
      <w:tr w:rsidR="00CC1D7E" w:rsidRPr="00CC1D7E" w14:paraId="59D48498" w14:textId="77777777" w:rsidTr="003F2FE3">
        <w:tc>
          <w:tcPr>
            <w:tcW w:w="1031" w:type="pct"/>
          </w:tcPr>
          <w:p w14:paraId="3051A1A7" w14:textId="77777777" w:rsidR="00CC1D7E" w:rsidRPr="00CC1D7E" w:rsidRDefault="00CC1D7E" w:rsidP="00A65A08">
            <w:pPr>
              <w:jc w:val="left"/>
            </w:pPr>
            <w:r w:rsidRPr="00CC1D7E">
              <w:t>Face Card</w:t>
            </w:r>
          </w:p>
        </w:tc>
        <w:tc>
          <w:tcPr>
            <w:tcW w:w="1031" w:type="pct"/>
          </w:tcPr>
          <w:p w14:paraId="46B35377" w14:textId="77777777" w:rsidR="00CC1D7E" w:rsidRPr="00CC1D7E" w:rsidRDefault="00CC1D7E" w:rsidP="00A65A08">
            <w:pPr>
              <w:jc w:val="left"/>
            </w:pPr>
            <w:r w:rsidRPr="00CC1D7E">
              <w:t>Character</w:t>
            </w:r>
          </w:p>
        </w:tc>
        <w:tc>
          <w:tcPr>
            <w:tcW w:w="2938" w:type="pct"/>
          </w:tcPr>
          <w:p w14:paraId="6895E73A" w14:textId="77777777" w:rsidR="00CC1D7E" w:rsidRPr="00CC1D7E" w:rsidRDefault="00CC1D7E" w:rsidP="00A65A08">
            <w:pPr>
              <w:jc w:val="left"/>
              <w:rPr>
                <w:i/>
                <w:iCs/>
              </w:rPr>
            </w:pPr>
            <w:r w:rsidRPr="00CC1D7E">
              <w:t>Song in storage</w:t>
            </w:r>
          </w:p>
        </w:tc>
      </w:tr>
      <w:tr w:rsidR="00CC1D7E" w:rsidRPr="00CC1D7E" w14:paraId="0EFE353F" w14:textId="77777777" w:rsidTr="003F2FE3">
        <w:tc>
          <w:tcPr>
            <w:tcW w:w="1031" w:type="pct"/>
          </w:tcPr>
          <w:p w14:paraId="48EFA3F8" w14:textId="77777777" w:rsidR="00CC1D7E" w:rsidRPr="00CC1D7E" w:rsidRDefault="00CC1D7E" w:rsidP="00A65A08">
            <w:pPr>
              <w:jc w:val="left"/>
            </w:pPr>
            <w:r w:rsidRPr="00CC1D7E">
              <w:t>J FIRE</w:t>
            </w:r>
          </w:p>
        </w:tc>
        <w:tc>
          <w:tcPr>
            <w:tcW w:w="1031" w:type="pct"/>
          </w:tcPr>
          <w:p w14:paraId="2C723863" w14:textId="77777777" w:rsidR="00CC1D7E" w:rsidRPr="00CC1D7E" w:rsidRDefault="00CC1D7E" w:rsidP="00A65A08">
            <w:pPr>
              <w:jc w:val="left"/>
            </w:pPr>
            <w:r w:rsidRPr="00CC1D7E">
              <w:t>Jasmine</w:t>
            </w:r>
          </w:p>
        </w:tc>
        <w:tc>
          <w:tcPr>
            <w:tcW w:w="2938" w:type="pct"/>
          </w:tcPr>
          <w:p w14:paraId="34E9F8E5" w14:textId="77777777" w:rsidR="00CC1D7E" w:rsidRPr="00CC1D7E" w:rsidRDefault="00CC1D7E" w:rsidP="00A65A08">
            <w:pPr>
              <w:jc w:val="left"/>
              <w:rPr>
                <w:i/>
                <w:iCs/>
              </w:rPr>
            </w:pPr>
            <w:r w:rsidRPr="00CC1D7E">
              <w:rPr>
                <w:i/>
                <w:iCs/>
              </w:rPr>
              <w:t>A Whole New World</w:t>
            </w:r>
          </w:p>
        </w:tc>
      </w:tr>
      <w:tr w:rsidR="00CC1D7E" w:rsidRPr="00CC1D7E" w14:paraId="0C467456" w14:textId="77777777" w:rsidTr="003F2FE3">
        <w:trPr>
          <w:trHeight w:val="80"/>
        </w:trPr>
        <w:tc>
          <w:tcPr>
            <w:tcW w:w="1031" w:type="pct"/>
          </w:tcPr>
          <w:p w14:paraId="494D7360" w14:textId="77777777" w:rsidR="00CC1D7E" w:rsidRPr="00CC1D7E" w:rsidRDefault="00CC1D7E" w:rsidP="00A65A08">
            <w:pPr>
              <w:jc w:val="left"/>
            </w:pPr>
            <w:r w:rsidRPr="00CC1D7E">
              <w:t>J EARTH</w:t>
            </w:r>
          </w:p>
        </w:tc>
        <w:tc>
          <w:tcPr>
            <w:tcW w:w="1031" w:type="pct"/>
          </w:tcPr>
          <w:p w14:paraId="3B4FFA46" w14:textId="77777777" w:rsidR="00CC1D7E" w:rsidRPr="00CC1D7E" w:rsidRDefault="00CC1D7E" w:rsidP="00A65A08">
            <w:pPr>
              <w:jc w:val="left"/>
            </w:pPr>
            <w:r w:rsidRPr="00CC1D7E">
              <w:t>Snow White</w:t>
            </w:r>
          </w:p>
        </w:tc>
        <w:tc>
          <w:tcPr>
            <w:tcW w:w="2938" w:type="pct"/>
          </w:tcPr>
          <w:p w14:paraId="06412574" w14:textId="77777777" w:rsidR="00CC1D7E" w:rsidRPr="00CC1D7E" w:rsidRDefault="00CC1D7E" w:rsidP="00A65A08">
            <w:pPr>
              <w:jc w:val="left"/>
              <w:rPr>
                <w:i/>
                <w:iCs/>
              </w:rPr>
            </w:pPr>
            <w:r w:rsidRPr="00CC1D7E">
              <w:rPr>
                <w:i/>
                <w:iCs/>
              </w:rPr>
              <w:t>Someday My Prince Will Come</w:t>
            </w:r>
          </w:p>
        </w:tc>
      </w:tr>
      <w:tr w:rsidR="00CC1D7E" w:rsidRPr="00CC1D7E" w14:paraId="278481A8" w14:textId="77777777" w:rsidTr="003F2FE3">
        <w:tc>
          <w:tcPr>
            <w:tcW w:w="1031" w:type="pct"/>
          </w:tcPr>
          <w:p w14:paraId="05E9CCA1" w14:textId="77777777" w:rsidR="00CC1D7E" w:rsidRPr="00CC1D7E" w:rsidRDefault="00CC1D7E" w:rsidP="00A65A08">
            <w:pPr>
              <w:jc w:val="left"/>
            </w:pPr>
            <w:r w:rsidRPr="00CC1D7E">
              <w:t>J AIR</w:t>
            </w:r>
          </w:p>
        </w:tc>
        <w:tc>
          <w:tcPr>
            <w:tcW w:w="1031" w:type="pct"/>
          </w:tcPr>
          <w:p w14:paraId="755BF79B" w14:textId="77777777" w:rsidR="00CC1D7E" w:rsidRPr="00CC1D7E" w:rsidRDefault="00CC1D7E" w:rsidP="00A65A08">
            <w:pPr>
              <w:jc w:val="left"/>
            </w:pPr>
            <w:r w:rsidRPr="00CC1D7E">
              <w:t>Aurora</w:t>
            </w:r>
          </w:p>
        </w:tc>
        <w:tc>
          <w:tcPr>
            <w:tcW w:w="2938" w:type="pct"/>
          </w:tcPr>
          <w:p w14:paraId="6436DB36" w14:textId="77777777" w:rsidR="00CC1D7E" w:rsidRPr="00CC1D7E" w:rsidRDefault="00CC1D7E" w:rsidP="00A65A08">
            <w:pPr>
              <w:jc w:val="left"/>
              <w:rPr>
                <w:i/>
                <w:iCs/>
              </w:rPr>
            </w:pPr>
            <w:r w:rsidRPr="00CC1D7E">
              <w:rPr>
                <w:i/>
                <w:iCs/>
              </w:rPr>
              <w:t>Once Upon a Dream</w:t>
            </w:r>
          </w:p>
        </w:tc>
      </w:tr>
      <w:tr w:rsidR="00CC1D7E" w:rsidRPr="00CC1D7E" w14:paraId="5E5DB71F" w14:textId="77777777" w:rsidTr="003F2FE3">
        <w:tc>
          <w:tcPr>
            <w:tcW w:w="1031" w:type="pct"/>
          </w:tcPr>
          <w:p w14:paraId="216ED81C" w14:textId="77777777" w:rsidR="00CC1D7E" w:rsidRPr="00CC1D7E" w:rsidRDefault="00CC1D7E" w:rsidP="00A65A08">
            <w:pPr>
              <w:jc w:val="left"/>
            </w:pPr>
            <w:r w:rsidRPr="00CC1D7E">
              <w:t>J WATER</w:t>
            </w:r>
          </w:p>
        </w:tc>
        <w:tc>
          <w:tcPr>
            <w:tcW w:w="1031" w:type="pct"/>
          </w:tcPr>
          <w:p w14:paraId="346567FD" w14:textId="77777777" w:rsidR="00CC1D7E" w:rsidRPr="00CC1D7E" w:rsidRDefault="00CC1D7E" w:rsidP="00A65A08">
            <w:pPr>
              <w:jc w:val="left"/>
            </w:pPr>
            <w:r w:rsidRPr="00CC1D7E">
              <w:t>Ariel</w:t>
            </w:r>
          </w:p>
        </w:tc>
        <w:tc>
          <w:tcPr>
            <w:tcW w:w="2938" w:type="pct"/>
          </w:tcPr>
          <w:p w14:paraId="31532921" w14:textId="77777777" w:rsidR="00CC1D7E" w:rsidRPr="00CC1D7E" w:rsidRDefault="00CC1D7E" w:rsidP="00A65A08">
            <w:pPr>
              <w:jc w:val="left"/>
              <w:rPr>
                <w:i/>
                <w:iCs/>
              </w:rPr>
            </w:pPr>
            <w:r w:rsidRPr="00CC1D7E">
              <w:rPr>
                <w:i/>
                <w:iCs/>
              </w:rPr>
              <w:t>Part of Your World</w:t>
            </w:r>
          </w:p>
        </w:tc>
      </w:tr>
      <w:tr w:rsidR="00CC1D7E" w:rsidRPr="00CC1D7E" w14:paraId="6E3DA2C5" w14:textId="77777777" w:rsidTr="003F2FE3">
        <w:tc>
          <w:tcPr>
            <w:tcW w:w="1031" w:type="pct"/>
          </w:tcPr>
          <w:p w14:paraId="4C46FBD3" w14:textId="77777777" w:rsidR="00CC1D7E" w:rsidRPr="00CC1D7E" w:rsidRDefault="00CC1D7E" w:rsidP="00A65A08">
            <w:pPr>
              <w:jc w:val="left"/>
            </w:pPr>
            <w:r w:rsidRPr="00CC1D7E">
              <w:t>C FIRE</w:t>
            </w:r>
          </w:p>
        </w:tc>
        <w:tc>
          <w:tcPr>
            <w:tcW w:w="1031" w:type="pct"/>
          </w:tcPr>
          <w:p w14:paraId="5A37A624" w14:textId="77777777" w:rsidR="00CC1D7E" w:rsidRPr="00CC1D7E" w:rsidRDefault="00CC1D7E" w:rsidP="00A65A08">
            <w:pPr>
              <w:jc w:val="left"/>
            </w:pPr>
            <w:r w:rsidRPr="00CC1D7E">
              <w:t>Belle</w:t>
            </w:r>
          </w:p>
        </w:tc>
        <w:tc>
          <w:tcPr>
            <w:tcW w:w="2938" w:type="pct"/>
          </w:tcPr>
          <w:p w14:paraId="23EDA0C6" w14:textId="77777777" w:rsidR="00CC1D7E" w:rsidRPr="00CC1D7E" w:rsidRDefault="00CC1D7E" w:rsidP="00A65A08">
            <w:pPr>
              <w:jc w:val="left"/>
              <w:rPr>
                <w:i/>
                <w:iCs/>
              </w:rPr>
            </w:pPr>
            <w:r w:rsidRPr="00CC1D7E">
              <w:rPr>
                <w:i/>
                <w:iCs/>
              </w:rPr>
              <w:t>Beauty and the Beast</w:t>
            </w:r>
          </w:p>
        </w:tc>
      </w:tr>
      <w:tr w:rsidR="00CC1D7E" w:rsidRPr="00CC1D7E" w14:paraId="54E6148D" w14:textId="77777777" w:rsidTr="003F2FE3">
        <w:tc>
          <w:tcPr>
            <w:tcW w:w="1031" w:type="pct"/>
          </w:tcPr>
          <w:p w14:paraId="4D9A4D69" w14:textId="77777777" w:rsidR="00CC1D7E" w:rsidRPr="00CC1D7E" w:rsidRDefault="00CC1D7E" w:rsidP="00A65A08">
            <w:pPr>
              <w:jc w:val="left"/>
            </w:pPr>
            <w:r w:rsidRPr="00CC1D7E">
              <w:t>C EARTH</w:t>
            </w:r>
          </w:p>
        </w:tc>
        <w:tc>
          <w:tcPr>
            <w:tcW w:w="1031" w:type="pct"/>
          </w:tcPr>
          <w:p w14:paraId="33989A13" w14:textId="77777777" w:rsidR="00CC1D7E" w:rsidRPr="00CC1D7E" w:rsidRDefault="00CC1D7E" w:rsidP="00A65A08">
            <w:pPr>
              <w:jc w:val="left"/>
            </w:pPr>
            <w:r w:rsidRPr="00CC1D7E">
              <w:t>Merida</w:t>
            </w:r>
          </w:p>
        </w:tc>
        <w:tc>
          <w:tcPr>
            <w:tcW w:w="2938" w:type="pct"/>
          </w:tcPr>
          <w:p w14:paraId="005B9815" w14:textId="77777777" w:rsidR="00CC1D7E" w:rsidRPr="00CC1D7E" w:rsidRDefault="00CC1D7E" w:rsidP="00A65A08">
            <w:pPr>
              <w:jc w:val="left"/>
              <w:rPr>
                <w:i/>
                <w:iCs/>
              </w:rPr>
            </w:pPr>
            <w:r w:rsidRPr="00CC1D7E">
              <w:rPr>
                <w:i/>
                <w:iCs/>
              </w:rPr>
              <w:t>Touch the Sky</w:t>
            </w:r>
          </w:p>
        </w:tc>
      </w:tr>
      <w:tr w:rsidR="00CC1D7E" w:rsidRPr="00CC1D7E" w14:paraId="1FA040E0" w14:textId="77777777" w:rsidTr="003F2FE3">
        <w:tc>
          <w:tcPr>
            <w:tcW w:w="1031" w:type="pct"/>
          </w:tcPr>
          <w:p w14:paraId="19AF4489" w14:textId="77777777" w:rsidR="00CC1D7E" w:rsidRPr="00CC1D7E" w:rsidRDefault="00CC1D7E" w:rsidP="00A65A08">
            <w:pPr>
              <w:jc w:val="left"/>
            </w:pPr>
            <w:r w:rsidRPr="00CC1D7E">
              <w:t>C AIR</w:t>
            </w:r>
          </w:p>
        </w:tc>
        <w:tc>
          <w:tcPr>
            <w:tcW w:w="1031" w:type="pct"/>
          </w:tcPr>
          <w:p w14:paraId="73E4FF6D" w14:textId="77777777" w:rsidR="00CC1D7E" w:rsidRPr="00CC1D7E" w:rsidRDefault="00CC1D7E" w:rsidP="00A65A08">
            <w:pPr>
              <w:jc w:val="left"/>
            </w:pPr>
            <w:r w:rsidRPr="00CC1D7E">
              <w:t>Moana</w:t>
            </w:r>
          </w:p>
        </w:tc>
        <w:tc>
          <w:tcPr>
            <w:tcW w:w="2938" w:type="pct"/>
          </w:tcPr>
          <w:p w14:paraId="3327F9A0" w14:textId="77777777" w:rsidR="00CC1D7E" w:rsidRPr="00CC1D7E" w:rsidRDefault="00CC1D7E" w:rsidP="00A65A08">
            <w:pPr>
              <w:jc w:val="left"/>
              <w:rPr>
                <w:i/>
                <w:iCs/>
              </w:rPr>
            </w:pPr>
            <w:r w:rsidRPr="00CC1D7E">
              <w:rPr>
                <w:i/>
                <w:iCs/>
              </w:rPr>
              <w:t>How Far I'll Go</w:t>
            </w:r>
          </w:p>
        </w:tc>
      </w:tr>
      <w:tr w:rsidR="00CC1D7E" w:rsidRPr="00CC1D7E" w14:paraId="6610657F" w14:textId="77777777" w:rsidTr="003F2FE3">
        <w:tc>
          <w:tcPr>
            <w:tcW w:w="1031" w:type="pct"/>
          </w:tcPr>
          <w:p w14:paraId="61E58B5E" w14:textId="77777777" w:rsidR="00CC1D7E" w:rsidRPr="00CC1D7E" w:rsidRDefault="00CC1D7E" w:rsidP="00A65A08">
            <w:pPr>
              <w:jc w:val="left"/>
            </w:pPr>
            <w:r w:rsidRPr="00CC1D7E">
              <w:t>C WATER</w:t>
            </w:r>
          </w:p>
        </w:tc>
        <w:tc>
          <w:tcPr>
            <w:tcW w:w="1031" w:type="pct"/>
          </w:tcPr>
          <w:p w14:paraId="3E20859E" w14:textId="77777777" w:rsidR="00CC1D7E" w:rsidRPr="00CC1D7E" w:rsidRDefault="00CC1D7E" w:rsidP="00A65A08">
            <w:pPr>
              <w:jc w:val="left"/>
            </w:pPr>
            <w:r w:rsidRPr="00CC1D7E">
              <w:t>Tiana</w:t>
            </w:r>
          </w:p>
        </w:tc>
        <w:tc>
          <w:tcPr>
            <w:tcW w:w="2938" w:type="pct"/>
          </w:tcPr>
          <w:p w14:paraId="00B2CA88" w14:textId="77777777" w:rsidR="00CC1D7E" w:rsidRPr="00CC1D7E" w:rsidRDefault="00CC1D7E" w:rsidP="00A65A08">
            <w:pPr>
              <w:jc w:val="left"/>
              <w:rPr>
                <w:i/>
                <w:iCs/>
              </w:rPr>
            </w:pPr>
            <w:r w:rsidRPr="00CC1D7E">
              <w:rPr>
                <w:i/>
                <w:iCs/>
              </w:rPr>
              <w:t>Almost There</w:t>
            </w:r>
          </w:p>
        </w:tc>
      </w:tr>
      <w:tr w:rsidR="00CC1D7E" w:rsidRPr="00CC1D7E" w14:paraId="772C66DE" w14:textId="77777777" w:rsidTr="003F2FE3">
        <w:tc>
          <w:tcPr>
            <w:tcW w:w="1031" w:type="pct"/>
          </w:tcPr>
          <w:p w14:paraId="1E12ABC8" w14:textId="77777777" w:rsidR="00CC1D7E" w:rsidRPr="00CC1D7E" w:rsidRDefault="00CC1D7E" w:rsidP="00A65A08">
            <w:pPr>
              <w:jc w:val="left"/>
            </w:pPr>
            <w:r w:rsidRPr="00CC1D7E">
              <w:t>Q FIRE</w:t>
            </w:r>
          </w:p>
        </w:tc>
        <w:tc>
          <w:tcPr>
            <w:tcW w:w="1031" w:type="pct"/>
          </w:tcPr>
          <w:p w14:paraId="4D54D326" w14:textId="77777777" w:rsidR="00CC1D7E" w:rsidRPr="00CC1D7E" w:rsidRDefault="00CC1D7E" w:rsidP="00A65A08">
            <w:pPr>
              <w:jc w:val="left"/>
            </w:pPr>
            <w:r w:rsidRPr="00CC1D7E">
              <w:t>Mulan</w:t>
            </w:r>
          </w:p>
        </w:tc>
        <w:tc>
          <w:tcPr>
            <w:tcW w:w="2938" w:type="pct"/>
          </w:tcPr>
          <w:p w14:paraId="4A353B2F" w14:textId="77777777" w:rsidR="00CC1D7E" w:rsidRPr="00CC1D7E" w:rsidRDefault="00CC1D7E" w:rsidP="00A65A08">
            <w:pPr>
              <w:jc w:val="left"/>
              <w:rPr>
                <w:i/>
                <w:iCs/>
              </w:rPr>
            </w:pPr>
            <w:r w:rsidRPr="00CC1D7E">
              <w:rPr>
                <w:i/>
                <w:iCs/>
              </w:rPr>
              <w:t>Reflection</w:t>
            </w:r>
          </w:p>
        </w:tc>
      </w:tr>
      <w:tr w:rsidR="00CC1D7E" w:rsidRPr="00CC1D7E" w14:paraId="1EC618DB" w14:textId="77777777" w:rsidTr="003F2FE3">
        <w:tc>
          <w:tcPr>
            <w:tcW w:w="1031" w:type="pct"/>
          </w:tcPr>
          <w:p w14:paraId="7D7348F5" w14:textId="77777777" w:rsidR="00CC1D7E" w:rsidRPr="00CC1D7E" w:rsidRDefault="00CC1D7E" w:rsidP="00A65A08">
            <w:pPr>
              <w:jc w:val="left"/>
            </w:pPr>
            <w:r w:rsidRPr="00CC1D7E">
              <w:t>Q EARTH</w:t>
            </w:r>
          </w:p>
        </w:tc>
        <w:tc>
          <w:tcPr>
            <w:tcW w:w="1031" w:type="pct"/>
          </w:tcPr>
          <w:p w14:paraId="4AC2D803" w14:textId="77777777" w:rsidR="00CC1D7E" w:rsidRPr="00CC1D7E" w:rsidRDefault="00CC1D7E" w:rsidP="00A65A08">
            <w:pPr>
              <w:jc w:val="left"/>
            </w:pPr>
            <w:r w:rsidRPr="00CC1D7E">
              <w:t>Pocahontas</w:t>
            </w:r>
          </w:p>
        </w:tc>
        <w:tc>
          <w:tcPr>
            <w:tcW w:w="2938" w:type="pct"/>
          </w:tcPr>
          <w:p w14:paraId="2FE5D26B" w14:textId="77777777" w:rsidR="00CC1D7E" w:rsidRPr="00CC1D7E" w:rsidRDefault="00CC1D7E" w:rsidP="00A65A08">
            <w:pPr>
              <w:jc w:val="left"/>
              <w:rPr>
                <w:i/>
                <w:iCs/>
              </w:rPr>
            </w:pPr>
            <w:r w:rsidRPr="00CC1D7E">
              <w:rPr>
                <w:i/>
                <w:iCs/>
              </w:rPr>
              <w:t>Colors of the Wind</w:t>
            </w:r>
          </w:p>
        </w:tc>
      </w:tr>
      <w:tr w:rsidR="00CC1D7E" w:rsidRPr="00CC1D7E" w14:paraId="215D1881" w14:textId="77777777" w:rsidTr="003F2FE3">
        <w:tc>
          <w:tcPr>
            <w:tcW w:w="1031" w:type="pct"/>
          </w:tcPr>
          <w:p w14:paraId="30B45610" w14:textId="77777777" w:rsidR="00CC1D7E" w:rsidRPr="00CC1D7E" w:rsidRDefault="00CC1D7E" w:rsidP="00A65A08">
            <w:pPr>
              <w:jc w:val="left"/>
            </w:pPr>
            <w:r w:rsidRPr="00CC1D7E">
              <w:t>Q AIR</w:t>
            </w:r>
          </w:p>
        </w:tc>
        <w:tc>
          <w:tcPr>
            <w:tcW w:w="1031" w:type="pct"/>
          </w:tcPr>
          <w:p w14:paraId="115668C0" w14:textId="77777777" w:rsidR="00CC1D7E" w:rsidRPr="00CC1D7E" w:rsidRDefault="00CC1D7E" w:rsidP="00A65A08">
            <w:pPr>
              <w:jc w:val="left"/>
            </w:pPr>
            <w:r w:rsidRPr="00CC1D7E">
              <w:t>Cinderella</w:t>
            </w:r>
          </w:p>
        </w:tc>
        <w:tc>
          <w:tcPr>
            <w:tcW w:w="2938" w:type="pct"/>
          </w:tcPr>
          <w:p w14:paraId="3AFD456C" w14:textId="77777777" w:rsidR="00CC1D7E" w:rsidRPr="00CC1D7E" w:rsidRDefault="00CC1D7E" w:rsidP="00A65A08">
            <w:pPr>
              <w:jc w:val="left"/>
              <w:rPr>
                <w:i/>
                <w:iCs/>
              </w:rPr>
            </w:pPr>
            <w:r w:rsidRPr="00CC1D7E">
              <w:rPr>
                <w:i/>
                <w:iCs/>
              </w:rPr>
              <w:t>A Dream Is a Wish Your Heart Makes</w:t>
            </w:r>
          </w:p>
        </w:tc>
      </w:tr>
      <w:tr w:rsidR="00CC1D7E" w:rsidRPr="00CC1D7E" w14:paraId="5B829276" w14:textId="77777777" w:rsidTr="003F2FE3">
        <w:tc>
          <w:tcPr>
            <w:tcW w:w="1031" w:type="pct"/>
          </w:tcPr>
          <w:p w14:paraId="0B81BF4B" w14:textId="77777777" w:rsidR="00CC1D7E" w:rsidRPr="00CC1D7E" w:rsidRDefault="00CC1D7E" w:rsidP="00A65A08">
            <w:pPr>
              <w:jc w:val="left"/>
            </w:pPr>
            <w:r w:rsidRPr="00CC1D7E">
              <w:t>Q WATER</w:t>
            </w:r>
          </w:p>
        </w:tc>
        <w:tc>
          <w:tcPr>
            <w:tcW w:w="1031" w:type="pct"/>
          </w:tcPr>
          <w:p w14:paraId="0B945D17" w14:textId="77777777" w:rsidR="00CC1D7E" w:rsidRPr="00CC1D7E" w:rsidRDefault="00CC1D7E" w:rsidP="00A65A08">
            <w:pPr>
              <w:jc w:val="left"/>
            </w:pPr>
            <w:r w:rsidRPr="00CC1D7E">
              <w:t>Rapunzel</w:t>
            </w:r>
          </w:p>
        </w:tc>
        <w:tc>
          <w:tcPr>
            <w:tcW w:w="2938" w:type="pct"/>
          </w:tcPr>
          <w:p w14:paraId="55C401B6" w14:textId="77777777" w:rsidR="00CC1D7E" w:rsidRPr="00CC1D7E" w:rsidRDefault="00CC1D7E" w:rsidP="00A65A08">
            <w:pPr>
              <w:jc w:val="left"/>
              <w:rPr>
                <w:rFonts w:asciiTheme="majorHAnsi" w:hAnsiTheme="majorHAnsi"/>
                <w:i/>
                <w:iCs/>
              </w:rPr>
            </w:pPr>
            <w:r w:rsidRPr="00CC1D7E">
              <w:rPr>
                <w:i/>
                <w:iCs/>
              </w:rPr>
              <w:t>When Will My Life Begin</w:t>
            </w:r>
          </w:p>
        </w:tc>
      </w:tr>
      <w:tr w:rsidR="00CC1D7E" w:rsidRPr="00CC1D7E" w14:paraId="5594589E" w14:textId="77777777" w:rsidTr="003F2FE3">
        <w:tc>
          <w:tcPr>
            <w:tcW w:w="1031" w:type="pct"/>
          </w:tcPr>
          <w:p w14:paraId="3B398F8F" w14:textId="77777777" w:rsidR="00CC1D7E" w:rsidRPr="00CC1D7E" w:rsidRDefault="00CC1D7E" w:rsidP="00A65A08">
            <w:pPr>
              <w:jc w:val="left"/>
            </w:pPr>
            <w:r w:rsidRPr="00CC1D7E">
              <w:t>K FIRE</w:t>
            </w:r>
          </w:p>
        </w:tc>
        <w:tc>
          <w:tcPr>
            <w:tcW w:w="1031" w:type="pct"/>
          </w:tcPr>
          <w:p w14:paraId="2A4540DC" w14:textId="77777777" w:rsidR="00CC1D7E" w:rsidRPr="00CC1D7E" w:rsidRDefault="00CC1D7E" w:rsidP="00A65A08">
            <w:pPr>
              <w:jc w:val="left"/>
            </w:pPr>
            <w:r w:rsidRPr="00CC1D7E">
              <w:t>Anna</w:t>
            </w:r>
          </w:p>
        </w:tc>
        <w:tc>
          <w:tcPr>
            <w:tcW w:w="2938" w:type="pct"/>
          </w:tcPr>
          <w:p w14:paraId="3DD5FE94" w14:textId="77777777" w:rsidR="00CC1D7E" w:rsidRPr="00CC1D7E" w:rsidRDefault="00CC1D7E" w:rsidP="00A65A08">
            <w:pPr>
              <w:jc w:val="left"/>
              <w:rPr>
                <w:i/>
                <w:iCs/>
              </w:rPr>
            </w:pPr>
            <w:r w:rsidRPr="00CC1D7E">
              <w:rPr>
                <w:i/>
                <w:iCs/>
              </w:rPr>
              <w:t>For the First Time in Forever</w:t>
            </w:r>
          </w:p>
        </w:tc>
      </w:tr>
      <w:tr w:rsidR="00CC1D7E" w:rsidRPr="00CC1D7E" w14:paraId="00DCB27D" w14:textId="77777777" w:rsidTr="003F2FE3">
        <w:tc>
          <w:tcPr>
            <w:tcW w:w="1031" w:type="pct"/>
          </w:tcPr>
          <w:p w14:paraId="371891F8" w14:textId="77777777" w:rsidR="00CC1D7E" w:rsidRPr="00CC1D7E" w:rsidRDefault="00CC1D7E" w:rsidP="00A65A08">
            <w:pPr>
              <w:jc w:val="left"/>
            </w:pPr>
            <w:r w:rsidRPr="00CC1D7E">
              <w:t>K EARTH</w:t>
            </w:r>
          </w:p>
        </w:tc>
        <w:tc>
          <w:tcPr>
            <w:tcW w:w="1031" w:type="pct"/>
          </w:tcPr>
          <w:p w14:paraId="44A4B880" w14:textId="77777777" w:rsidR="00CC1D7E" w:rsidRPr="00CC1D7E" w:rsidRDefault="00CC1D7E" w:rsidP="00A65A08">
            <w:pPr>
              <w:jc w:val="left"/>
            </w:pPr>
            <w:r w:rsidRPr="00CC1D7E">
              <w:t>Vanellope</w:t>
            </w:r>
          </w:p>
        </w:tc>
        <w:tc>
          <w:tcPr>
            <w:tcW w:w="2938" w:type="pct"/>
          </w:tcPr>
          <w:p w14:paraId="7E46E56E" w14:textId="77777777" w:rsidR="00CC1D7E" w:rsidRPr="00CC1D7E" w:rsidRDefault="00CC1D7E" w:rsidP="00A65A08">
            <w:pPr>
              <w:jc w:val="left"/>
              <w:rPr>
                <w:i/>
                <w:iCs/>
              </w:rPr>
            </w:pPr>
            <w:r w:rsidRPr="00CC1D7E">
              <w:rPr>
                <w:rFonts w:asciiTheme="majorHAnsi" w:hAnsiTheme="majorHAnsi"/>
                <w:i/>
                <w:iCs/>
              </w:rPr>
              <w:t>(Theme song of EPCOT SAVERS)</w:t>
            </w:r>
          </w:p>
        </w:tc>
      </w:tr>
      <w:tr w:rsidR="00CC1D7E" w:rsidRPr="00CC1D7E" w14:paraId="27572BBE" w14:textId="77777777" w:rsidTr="003F2FE3">
        <w:tc>
          <w:tcPr>
            <w:tcW w:w="1031" w:type="pct"/>
          </w:tcPr>
          <w:p w14:paraId="2DB80CE6" w14:textId="77777777" w:rsidR="00CC1D7E" w:rsidRPr="00CC1D7E" w:rsidRDefault="00CC1D7E" w:rsidP="00A65A08">
            <w:pPr>
              <w:jc w:val="left"/>
            </w:pPr>
            <w:r w:rsidRPr="00CC1D7E">
              <w:t>K AIR</w:t>
            </w:r>
          </w:p>
        </w:tc>
        <w:tc>
          <w:tcPr>
            <w:tcW w:w="1031" w:type="pct"/>
          </w:tcPr>
          <w:p w14:paraId="08D3A2D5" w14:textId="77777777" w:rsidR="00CC1D7E" w:rsidRPr="00CC1D7E" w:rsidRDefault="00CC1D7E" w:rsidP="00A65A08">
            <w:pPr>
              <w:jc w:val="left"/>
            </w:pPr>
            <w:r w:rsidRPr="00CC1D7E">
              <w:t>Raya</w:t>
            </w:r>
          </w:p>
        </w:tc>
        <w:tc>
          <w:tcPr>
            <w:tcW w:w="2938" w:type="pct"/>
          </w:tcPr>
          <w:p w14:paraId="3A1A8B1A" w14:textId="77777777" w:rsidR="00CC1D7E" w:rsidRPr="00CC1D7E" w:rsidRDefault="00CC1D7E" w:rsidP="00A65A08">
            <w:pPr>
              <w:jc w:val="left"/>
              <w:rPr>
                <w:i/>
                <w:iCs/>
              </w:rPr>
            </w:pPr>
            <w:r w:rsidRPr="00CC1D7E">
              <w:rPr>
                <w:i/>
                <w:iCs/>
              </w:rPr>
              <w:t>Lead the Way</w:t>
            </w:r>
          </w:p>
        </w:tc>
      </w:tr>
      <w:tr w:rsidR="00CC1D7E" w:rsidRPr="00CC1D7E" w14:paraId="7417275D" w14:textId="77777777" w:rsidTr="003F2FE3">
        <w:tc>
          <w:tcPr>
            <w:tcW w:w="1031" w:type="pct"/>
          </w:tcPr>
          <w:p w14:paraId="5635D829" w14:textId="77777777" w:rsidR="00CC1D7E" w:rsidRPr="00CC1D7E" w:rsidRDefault="00CC1D7E" w:rsidP="00A65A08">
            <w:pPr>
              <w:jc w:val="left"/>
            </w:pPr>
            <w:r w:rsidRPr="00CC1D7E">
              <w:t>K WATER</w:t>
            </w:r>
          </w:p>
        </w:tc>
        <w:tc>
          <w:tcPr>
            <w:tcW w:w="1031" w:type="pct"/>
          </w:tcPr>
          <w:p w14:paraId="6AB28950" w14:textId="77777777" w:rsidR="00CC1D7E" w:rsidRPr="00CC1D7E" w:rsidRDefault="00CC1D7E" w:rsidP="00A65A08">
            <w:pPr>
              <w:jc w:val="left"/>
            </w:pPr>
            <w:r w:rsidRPr="00CC1D7E">
              <w:t>Elsa</w:t>
            </w:r>
          </w:p>
        </w:tc>
        <w:tc>
          <w:tcPr>
            <w:tcW w:w="2938" w:type="pct"/>
          </w:tcPr>
          <w:p w14:paraId="5E4ABBE5" w14:textId="77777777" w:rsidR="00CC1D7E" w:rsidRPr="00CC1D7E" w:rsidRDefault="00CC1D7E" w:rsidP="00A65A08">
            <w:pPr>
              <w:jc w:val="left"/>
              <w:rPr>
                <w:i/>
                <w:iCs/>
              </w:rPr>
            </w:pPr>
            <w:r w:rsidRPr="00CC1D7E">
              <w:rPr>
                <w:i/>
                <w:iCs/>
              </w:rPr>
              <w:t>Let it Go</w:t>
            </w:r>
          </w:p>
        </w:tc>
      </w:tr>
    </w:tbl>
    <w:p w14:paraId="01C103C9" w14:textId="3BAC96E6" w:rsidR="00782DE0" w:rsidRDefault="00782DE0" w:rsidP="00782DE0">
      <w:pPr>
        <w:pStyle w:val="Heading4"/>
      </w:pPr>
      <w:r>
        <w:t>Icons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39"/>
        <w:gridCol w:w="783"/>
        <w:gridCol w:w="783"/>
        <w:gridCol w:w="783"/>
        <w:gridCol w:w="837"/>
        <w:gridCol w:w="1034"/>
        <w:gridCol w:w="783"/>
        <w:gridCol w:w="1209"/>
      </w:tblGrid>
      <w:tr w:rsidR="00FC02E3" w14:paraId="091671A5" w14:textId="7EFB8C8E" w:rsidTr="00FC02E3">
        <w:tc>
          <w:tcPr>
            <w:tcW w:w="531" w:type="pct"/>
          </w:tcPr>
          <w:p w14:paraId="2E7550BF" w14:textId="45C819E2" w:rsidR="00FC02E3" w:rsidRDefault="00FC02E3" w:rsidP="00FC02E3">
            <w:r>
              <w:rPr>
                <w:rFonts w:ascii="Arial" w:hAnsi="Arial" w:cs="Arial"/>
                <w:b/>
                <w:bCs/>
                <w:noProof/>
                <w:color w:val="0645AD"/>
                <w:sz w:val="23"/>
                <w:szCs w:val="23"/>
                <w:shd w:val="clear" w:color="auto" w:fill="F8F9FA"/>
              </w:rPr>
              <w:drawing>
                <wp:inline distT="0" distB="0" distL="0" distR="0" wp14:anchorId="287DF661" wp14:editId="212FE746">
                  <wp:extent cx="171450" cy="171450"/>
                  <wp:effectExtent l="0" t="0" r="0" b="0"/>
                  <wp:docPr id="17" name="Picture 17" descr="Astronomical symbol of Earth">
                    <a:hlinkClick xmlns:a="http://schemas.openxmlformats.org/drawingml/2006/main" r:id="rId21" tooltip="&quot;Astronomical symbol of Eart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stronomical symbol of Earth">
                            <a:hlinkClick r:id="rId21" tooltip="&quot;Astronomical symbol of Earth&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c>
          <w:tcPr>
            <w:tcW w:w="563" w:type="pct"/>
          </w:tcPr>
          <w:p w14:paraId="65A78C25" w14:textId="64576848" w:rsidR="00FC02E3" w:rsidRDefault="00FC02E3" w:rsidP="00FC02E3">
            <w:r>
              <w:rPr>
                <w:rFonts w:ascii="Arial" w:hAnsi="Arial" w:cs="Arial"/>
                <w:noProof/>
                <w:color w:val="0645AD"/>
                <w:shd w:val="clear" w:color="auto" w:fill="F8F9FA"/>
              </w:rPr>
              <w:drawing>
                <wp:inline distT="0" distB="0" distL="0" distR="0" wp14:anchorId="77ACB2BC" wp14:editId="56B7CD9A">
                  <wp:extent cx="190500" cy="190500"/>
                  <wp:effectExtent l="0" t="0" r="0" b="0"/>
                  <wp:docPr id="2" name="Picture 2">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563" w:type="pct"/>
          </w:tcPr>
          <w:p w14:paraId="67B862B2" w14:textId="7CD52882" w:rsidR="00FC02E3" w:rsidRDefault="00FC02E3" w:rsidP="00FC02E3">
            <w:r>
              <w:rPr>
                <w:rFonts w:ascii="Arial" w:hAnsi="Arial" w:cs="Arial"/>
                <w:noProof/>
                <w:color w:val="0645AD"/>
                <w:shd w:val="clear" w:color="auto" w:fill="F8F9FA"/>
              </w:rPr>
              <w:drawing>
                <wp:inline distT="0" distB="0" distL="0" distR="0" wp14:anchorId="18800E12" wp14:editId="03A89259">
                  <wp:extent cx="190500" cy="190500"/>
                  <wp:effectExtent l="0" t="0" r="0" b="0"/>
                  <wp:docPr id="9" name="Picture 9">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563" w:type="pct"/>
          </w:tcPr>
          <w:p w14:paraId="27AF3F27" w14:textId="189333B9" w:rsidR="00FC02E3" w:rsidRDefault="00FC02E3" w:rsidP="00FC02E3">
            <w:r>
              <w:rPr>
                <w:rFonts w:ascii="Arial" w:hAnsi="Arial" w:cs="Arial"/>
                <w:noProof/>
                <w:color w:val="0645AD"/>
                <w:shd w:val="clear" w:color="auto" w:fill="F8F9FA"/>
              </w:rPr>
              <w:drawing>
                <wp:inline distT="0" distB="0" distL="0" distR="0" wp14:anchorId="0EBDAD4F" wp14:editId="0D4B3093">
                  <wp:extent cx="190500" cy="190500"/>
                  <wp:effectExtent l="0" t="0" r="0" b="0"/>
                  <wp:docPr id="10" name="Picture 1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602" w:type="pct"/>
          </w:tcPr>
          <w:p w14:paraId="52FECD5A" w14:textId="17736279" w:rsidR="00FC02E3" w:rsidRDefault="00FC02E3" w:rsidP="00FC02E3">
            <w:pPr>
              <w:rPr>
                <w:rFonts w:ascii="Arial" w:hAnsi="Arial" w:cs="Arial"/>
                <w:noProof/>
                <w:color w:val="0645AD"/>
                <w:shd w:val="clear" w:color="auto" w:fill="F8F9FA"/>
              </w:rPr>
            </w:pPr>
            <w:r>
              <w:rPr>
                <w:rFonts w:ascii="Arial" w:hAnsi="Arial" w:cs="Arial"/>
                <w:noProof/>
                <w:color w:val="0645AD"/>
                <w:shd w:val="clear" w:color="auto" w:fill="F8F9FA"/>
              </w:rPr>
              <w:drawing>
                <wp:inline distT="0" distB="0" distL="0" distR="0" wp14:anchorId="40956AF0" wp14:editId="3F344EC2">
                  <wp:extent cx="190500" cy="190500"/>
                  <wp:effectExtent l="0" t="0" r="0" b="0"/>
                  <wp:docPr id="11" name="Picture 1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744" w:type="pct"/>
          </w:tcPr>
          <w:p w14:paraId="27CD90CD" w14:textId="54BE2C96" w:rsidR="00FC02E3" w:rsidRDefault="00FC02E3" w:rsidP="00FC02E3">
            <w:pPr>
              <w:rPr>
                <w:rFonts w:ascii="Arial" w:hAnsi="Arial" w:cs="Arial"/>
                <w:noProof/>
                <w:color w:val="0645AD"/>
                <w:shd w:val="clear" w:color="auto" w:fill="F8F9FA"/>
              </w:rPr>
            </w:pPr>
            <w:r>
              <w:rPr>
                <w:rFonts w:ascii="Arial" w:hAnsi="Arial" w:cs="Arial"/>
                <w:noProof/>
                <w:color w:val="0645AD"/>
                <w:shd w:val="clear" w:color="auto" w:fill="F8F9FA"/>
              </w:rPr>
              <w:drawing>
                <wp:inline distT="0" distB="0" distL="0" distR="0" wp14:anchorId="1EC1549B" wp14:editId="79D7772D">
                  <wp:extent cx="190500" cy="190500"/>
                  <wp:effectExtent l="0" t="0" r="0" b="0"/>
                  <wp:docPr id="13" name="Picture 1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563" w:type="pct"/>
          </w:tcPr>
          <w:p w14:paraId="3E0FB7D9" w14:textId="5A03F461" w:rsidR="00FC02E3" w:rsidRDefault="00FC02E3" w:rsidP="00FC02E3">
            <w:pPr>
              <w:rPr>
                <w:rFonts w:ascii="Arial" w:hAnsi="Arial" w:cs="Arial"/>
                <w:noProof/>
                <w:color w:val="0645AD"/>
                <w:shd w:val="clear" w:color="auto" w:fill="F8F9FA"/>
              </w:rPr>
            </w:pPr>
            <w:r>
              <w:rPr>
                <w:rFonts w:ascii="Arial" w:hAnsi="Arial" w:cs="Arial"/>
                <w:noProof/>
                <w:color w:val="0645AD"/>
                <w:shd w:val="clear" w:color="auto" w:fill="F8F9FA"/>
              </w:rPr>
              <w:drawing>
                <wp:inline distT="0" distB="0" distL="0" distR="0" wp14:anchorId="64C310F7" wp14:editId="2A6ECADE">
                  <wp:extent cx="190500" cy="190500"/>
                  <wp:effectExtent l="0" t="0" r="0" b="0"/>
                  <wp:docPr id="12" name="Picture 1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c>
          <w:tcPr>
            <w:tcW w:w="870" w:type="pct"/>
          </w:tcPr>
          <w:p w14:paraId="134C2ECE" w14:textId="77697924" w:rsidR="00FC02E3" w:rsidRDefault="00FC02E3" w:rsidP="00FC02E3">
            <w:pPr>
              <w:rPr>
                <w:rFonts w:ascii="Arial" w:hAnsi="Arial" w:cs="Arial"/>
                <w:noProof/>
                <w:color w:val="0645AD"/>
                <w:shd w:val="clear" w:color="auto" w:fill="F8F9FA"/>
              </w:rPr>
            </w:pPr>
            <w:r>
              <w:rPr>
                <w:rFonts w:ascii="Arial" w:hAnsi="Arial" w:cs="Arial"/>
                <w:noProof/>
                <w:color w:val="0645AD"/>
                <w:shd w:val="clear" w:color="auto" w:fill="F8F9FA"/>
              </w:rPr>
              <w:drawing>
                <wp:inline distT="0" distB="0" distL="0" distR="0" wp14:anchorId="245959C2" wp14:editId="12D52EBD">
                  <wp:extent cx="190500" cy="190500"/>
                  <wp:effectExtent l="0" t="0" r="0" b="0"/>
                  <wp:docPr id="14" name="Picture 14">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tc>
      </w:tr>
      <w:tr w:rsidR="00FC02E3" w14:paraId="29820418" w14:textId="6CAC5B31" w:rsidTr="00FC02E3">
        <w:tc>
          <w:tcPr>
            <w:tcW w:w="531" w:type="pct"/>
          </w:tcPr>
          <w:p w14:paraId="3D127C71" w14:textId="7F914974" w:rsidR="00FC02E3" w:rsidRDefault="00FC02E3" w:rsidP="00FC02E3">
            <w:r>
              <w:t>K</w:t>
            </w:r>
          </w:p>
        </w:tc>
        <w:tc>
          <w:tcPr>
            <w:tcW w:w="563" w:type="pct"/>
          </w:tcPr>
          <w:p w14:paraId="093CC90E" w14:textId="03BBF5EC" w:rsidR="00FC02E3" w:rsidRDefault="00FC02E3" w:rsidP="00FC02E3">
            <w:r>
              <w:t>Q</w:t>
            </w:r>
          </w:p>
        </w:tc>
        <w:tc>
          <w:tcPr>
            <w:tcW w:w="563" w:type="pct"/>
          </w:tcPr>
          <w:p w14:paraId="7BF9D4EE" w14:textId="5CD60386" w:rsidR="00FC02E3" w:rsidRDefault="00FC02E3" w:rsidP="00FC02E3">
            <w:r>
              <w:t>C</w:t>
            </w:r>
          </w:p>
        </w:tc>
        <w:tc>
          <w:tcPr>
            <w:tcW w:w="563" w:type="pct"/>
          </w:tcPr>
          <w:p w14:paraId="3A6AAD2A" w14:textId="043CABF2" w:rsidR="00FC02E3" w:rsidRDefault="00FC02E3" w:rsidP="00FC02E3">
            <w:r>
              <w:t>J</w:t>
            </w:r>
          </w:p>
        </w:tc>
        <w:tc>
          <w:tcPr>
            <w:tcW w:w="602" w:type="pct"/>
          </w:tcPr>
          <w:p w14:paraId="168E1011" w14:textId="176EB22C" w:rsidR="00FC02E3" w:rsidRDefault="00FC02E3" w:rsidP="00FC02E3">
            <w:r>
              <w:t>Fire</w:t>
            </w:r>
          </w:p>
        </w:tc>
        <w:tc>
          <w:tcPr>
            <w:tcW w:w="744" w:type="pct"/>
          </w:tcPr>
          <w:p w14:paraId="600DA542" w14:textId="0CB60D97" w:rsidR="00FC02E3" w:rsidRDefault="00FC02E3" w:rsidP="00FC02E3">
            <w:r>
              <w:t>Earth</w:t>
            </w:r>
          </w:p>
        </w:tc>
        <w:tc>
          <w:tcPr>
            <w:tcW w:w="563" w:type="pct"/>
          </w:tcPr>
          <w:p w14:paraId="12835E9E" w14:textId="3F3417E5" w:rsidR="00FC02E3" w:rsidRDefault="00FC02E3" w:rsidP="00FC02E3">
            <w:r>
              <w:t>Air</w:t>
            </w:r>
          </w:p>
        </w:tc>
        <w:tc>
          <w:tcPr>
            <w:tcW w:w="870" w:type="pct"/>
          </w:tcPr>
          <w:p w14:paraId="2B335625" w14:textId="4C859551" w:rsidR="00FC02E3" w:rsidRDefault="00FC02E3" w:rsidP="00FC02E3">
            <w:r>
              <w:t>Water</w:t>
            </w:r>
          </w:p>
        </w:tc>
      </w:tr>
    </w:tbl>
    <w:p w14:paraId="6725BB29" w14:textId="77777777" w:rsidR="00782DE0" w:rsidRPr="00782DE0" w:rsidRDefault="00782DE0" w:rsidP="00782DE0"/>
    <w:sectPr w:rsidR="00782DE0" w:rsidRPr="00782DE0">
      <w:footnotePr>
        <w:numRestart w:val="eachPage"/>
      </w:footnotePr>
      <w:type w:val="continuous"/>
      <w:pgSz w:w="8391" w:h="11906"/>
      <w:pgMar w:top="720" w:right="720" w:bottom="720" w:left="72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D8A38" w14:textId="77777777" w:rsidR="002A164E" w:rsidRDefault="002A164E">
      <w:r>
        <w:separator/>
      </w:r>
    </w:p>
  </w:endnote>
  <w:endnote w:type="continuationSeparator" w:id="0">
    <w:p w14:paraId="00BFED6F" w14:textId="77777777" w:rsidR="002A164E" w:rsidRDefault="002A16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T Pro Book">
    <w:altName w:val="Segoe UI"/>
    <w:panose1 w:val="020B0502020204020303"/>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embedRegular r:id="rId1" w:subsetted="1" w:fontKey="{D231B46B-EB2A-4BE2-BED2-47FF5127836C}"/>
  </w:font>
  <w:font w:name="Mangal">
    <w:panose1 w:val="02040503050203030202"/>
    <w:charset w:val="00"/>
    <w:family w:val="roman"/>
    <w:pitch w:val="variable"/>
    <w:sig w:usb0="00008003" w:usb1="00000000" w:usb2="00000000" w:usb3="00000000" w:csb0="00000001" w:csb1="00000000"/>
    <w:embedRegular r:id="rId2" w:fontKey="{35004229-492D-41E7-B4E5-E389B0B6CA3F}"/>
    <w:embedBold r:id="rId3" w:fontKey="{CF27385F-05DD-4F79-936D-D6ED493B44A7}"/>
    <w:embedItalic r:id="rId4" w:fontKey="{F22ED47E-836B-4781-8855-37F3E1BAF7B0}"/>
    <w:embedBoldItalic r:id="rId5" w:fontKey="{CFC91166-C412-4F23-A5EF-FED05E36568F}"/>
  </w:font>
  <w:font w:name="Futura LT Pro Light">
    <w:altName w:val="Segoe UI Semilight"/>
    <w:panose1 w:val="020B0402020204020303"/>
    <w:charset w:val="00"/>
    <w:family w:val="swiss"/>
    <w:notTrueType/>
    <w:pitch w:val="variable"/>
    <w:sig w:usb0="800000AF" w:usb1="5000204A" w:usb2="00000000" w:usb3="00000000" w:csb0="0000009B" w:csb1="00000000"/>
  </w:font>
  <w:font w:name="SimHei">
    <w:altName w:val="黑体"/>
    <w:panose1 w:val="02010609060101010101"/>
    <w:charset w:val="86"/>
    <w:family w:val="modern"/>
    <w:pitch w:val="fixed"/>
    <w:sig w:usb0="800002BF" w:usb1="38CF7CFA" w:usb2="00000016" w:usb3="00000000" w:csb0="00040001" w:csb1="00000000"/>
  </w:font>
  <w:font w:name="Lithos Pro Regular">
    <w:panose1 w:val="04020505030E02020A04"/>
    <w:charset w:val="00"/>
    <w:family w:val="decorative"/>
    <w:notTrueType/>
    <w:pitch w:val="variable"/>
    <w:sig w:usb0="800000AF" w:usb1="5000204B" w:usb2="00000000" w:usb3="00000000" w:csb0="0000009B" w:csb1="00000000"/>
  </w:font>
  <w:font w:name="Futura LT Pro XBold">
    <w:altName w:val="Franklin Gothic Heavy"/>
    <w:panose1 w:val="020B0903020204020204"/>
    <w:charset w:val="00"/>
    <w:family w:val="swiss"/>
    <w:notTrueType/>
    <w:pitch w:val="variable"/>
    <w:sig w:usb0="800000AF" w:usb1="5000204A" w:usb2="00000000" w:usb3="00000000" w:csb0="0000009B" w:csb1="00000000"/>
  </w:font>
  <w:font w:name="Inter">
    <w:altName w:val="Cambria Math"/>
    <w:charset w:val="00"/>
    <w:family w:val="modern"/>
    <w:pitch w:val="default"/>
    <w:sig w:usb0="00000000" w:usb1="00000000" w:usb2="00000021" w:usb3="00000000" w:csb0="0000019F" w:csb1="00000000"/>
  </w:font>
  <w:font w:name="Iosevka Heavy">
    <w:altName w:val="Segoe Print"/>
    <w:charset w:val="00"/>
    <w:family w:val="modern"/>
    <w:pitch w:val="default"/>
    <w:sig w:usb0="00000000" w:usb1="00000000" w:usb2="02040020" w:usb3="00000000" w:csb0="0000011F" w:csb1="00000000"/>
  </w:font>
  <w:font w:name="Calibri">
    <w:panose1 w:val="020F0502020204030204"/>
    <w:charset w:val="00"/>
    <w:family w:val="swiss"/>
    <w:pitch w:val="variable"/>
    <w:sig w:usb0="E4002EFF" w:usb1="C000247B" w:usb2="00000009" w:usb3="00000000" w:csb0="000001FF" w:csb1="00000000"/>
    <w:embedRegular r:id="rId6" w:fontKey="{C3AC1168-FF84-473D-B086-93EF79905F4B}"/>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AE567" w14:textId="77777777" w:rsidR="002A164E" w:rsidRDefault="002A164E">
      <w:r>
        <w:separator/>
      </w:r>
    </w:p>
  </w:footnote>
  <w:footnote w:type="continuationSeparator" w:id="0">
    <w:p w14:paraId="06393C9B" w14:textId="77777777" w:rsidR="002A164E" w:rsidRDefault="002A164E">
      <w:r>
        <w:continuationSeparator/>
      </w:r>
    </w:p>
  </w:footnote>
  <w:footnote w:id="1">
    <w:p w14:paraId="6B119597" w14:textId="77777777" w:rsidR="006E4140" w:rsidRDefault="006E4140">
      <w:pPr>
        <w:pStyle w:val="TOC5"/>
      </w:pPr>
      <w:r>
        <w:t>1 Names of off-</w:t>
      </w:r>
      <w:r>
        <w:rPr>
          <w:rFonts w:hint="eastAsia"/>
        </w:rPr>
        <w:t>scene</w:t>
      </w:r>
      <w:r>
        <w:t xml:space="preserve"> speaking characters are parenthesized.</w:t>
      </w:r>
    </w:p>
    <w:p w14:paraId="1CA4B266" w14:textId="77777777" w:rsidR="006E4140" w:rsidRDefault="006E4140">
      <w:pPr>
        <w:pStyle w:val="TOC5"/>
      </w:pPr>
      <w:r>
        <w:t>Notice: Apply cutting between scenes unless otherwise specified.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85EF4" w14:textId="77777777" w:rsidR="006E4140" w:rsidRDefault="006E4140">
    <w:pPr>
      <w:pStyle w:val="TOC7"/>
    </w:pPr>
    <w:r>
      <w:rPr>
        <w:noProof/>
      </w:rPr>
      <mc:AlternateContent>
        <mc:Choice Requires="wps">
          <w:drawing>
            <wp:anchor distT="0" distB="0" distL="114300" distR="114300" simplePos="0" relativeHeight="251657216" behindDoc="0" locked="0" layoutInCell="0" allowOverlap="1" wp14:anchorId="6BE5ABEC" wp14:editId="650167E1">
              <wp:simplePos x="0" y="0"/>
              <wp:positionH relativeFrom="page">
                <wp:align>left</wp:align>
              </wp:positionH>
              <wp:positionV relativeFrom="topMargin">
                <wp:align>center</wp:align>
              </wp:positionV>
              <wp:extent cx="457200" cy="173990"/>
              <wp:effectExtent l="0" t="0" r="0" b="0"/>
              <wp:wrapNone/>
              <wp:docPr id="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73990"/>
                      </a:xfrm>
                      <a:prstGeom prst="rect">
                        <a:avLst/>
                      </a:prstGeom>
                      <a:solidFill>
                        <a:schemeClr val="accent6">
                          <a:lumMod val="60000"/>
                          <a:lumOff val="40000"/>
                        </a:schemeClr>
                      </a:solidFill>
                      <a:ln>
                        <a:noFill/>
                      </a:ln>
                    </wps:spPr>
                    <wps:txbx>
                      <w:txbxContent>
                        <w:p w14:paraId="622D2214" w14:textId="77777777" w:rsidR="006E4140" w:rsidRDefault="006E4140">
                          <w:pPr>
                            <w:rPr>
                              <w:color w:val="FFFFFF" w:themeColor="background1"/>
                            </w:rPr>
                          </w:pPr>
                          <w:r>
                            <w:fldChar w:fldCharType="begin"/>
                          </w:r>
                          <w:r>
                            <w:instrText xml:space="preserve"> PAGE   \* MERGEFORMAT </w:instrText>
                          </w:r>
                          <w:r>
                            <w:fldChar w:fldCharType="separate"/>
                          </w:r>
                          <w:r>
                            <w:rPr>
                              <w:color w:val="FFFFFF" w:themeColor="background1"/>
                            </w:rPr>
                            <w:t>44</w:t>
                          </w:r>
                          <w:r>
                            <w:rPr>
                              <w:color w:val="FFFFFF" w:themeColor="background1"/>
                            </w:rPr>
                            <w:fldChar w:fldCharType="end"/>
                          </w:r>
                        </w:p>
                      </w:txbxContent>
                    </wps:txbx>
                    <wps:bodyPr rot="0" vert="horz" wrap="square" lIns="91440" tIns="0" rIns="91440" bIns="0" anchor="ctr" anchorCtr="0" upright="1">
                      <a:spAutoFit/>
                    </wps:bodyPr>
                  </wps:wsp>
                </a:graphicData>
              </a:graphic>
            </wp:anchor>
          </w:drawing>
        </mc:Choice>
        <mc:Fallback>
          <w:pict>
            <v:shapetype w14:anchorId="6BE5ABEC" id="_x0000_t202" coordsize="21600,21600" o:spt="202" path="m,l,21600r21600,l21600,xe">
              <v:stroke joinstyle="miter"/>
              <v:path gradientshapeok="t" o:connecttype="rect"/>
            </v:shapetype>
            <v:shape id="Text Box 219" o:spid="_x0000_s1027" type="#_x0000_t202" style="position:absolute;left:0;text-align:left;margin-left:0;margin-top:0;width:36pt;height:13.7pt;z-index:251657216;visibility:visible;mso-wrap-style:square;mso-wrap-distance-left:9pt;mso-wrap-distance-top:0;mso-wrap-distance-right:9pt;mso-wrap-distance-bottom:0;mso-position-horizontal:left;mso-position-horizontal-relative:page;mso-position-vertical:center;mso-position-vertical-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" o:allowincell="f" fillcolor="#a8d08d [1945]" stroked="f">
              <v:textbox style="mso-fit-shape-to-text:t" inset=",0,,0">
                <w:txbxContent>
                  <w:p w14:paraId="622D2214" w14:textId="77777777" w:rsidR="006E4140" w:rsidRDefault="006E4140">
                    <w:pPr>
                      <w:rPr>
                        <w:color w:val="FFFFFF" w:themeColor="background1"/>
                      </w:rPr>
                    </w:pPr>
                    <w:r>
                      <w:fldChar w:fldCharType="begin"/>
                    </w:r>
                    <w:r>
                      <w:instrText xml:space="preserve"> PAGE   \* MERGEFORMAT </w:instrText>
                    </w:r>
                    <w:r>
                      <w:fldChar w:fldCharType="separate"/>
                    </w:r>
                    <w:r>
                      <w:rPr>
                        <w:color w:val="FFFFFF" w:themeColor="background1"/>
                      </w:rPr>
                      <w:t>44</w:t>
                    </w:r>
                    <w:r>
                      <w:rPr>
                        <w:color w:val="FFFFFF" w:themeColor="background1"/>
                      </w:rPr>
                      <w:fldChar w:fldCharType="end"/>
                    </w:r>
                  </w:p>
                </w:txbxContent>
              </v:textbox>
              <w10:wrap anchorx="page" anchory="margin"/>
            </v:shape>
          </w:pict>
        </mc:Fallback>
      </mc:AlternateContent>
    </w:r>
    <w:r>
      <w:rPr>
        <w:noProof/>
      </w:rPr>
      <mc:AlternateContent>
        <mc:Choice Requires="wps">
          <w:drawing>
            <wp:anchor distT="0" distB="0" distL="114300" distR="114300" simplePos="0" relativeHeight="251658240" behindDoc="0" locked="0" layoutInCell="0" allowOverlap="1" wp14:anchorId="01FB195B" wp14:editId="190859C7">
              <wp:simplePos x="0" y="0"/>
              <wp:positionH relativeFrom="margin">
                <wp:align>left</wp:align>
              </wp:positionH>
              <wp:positionV relativeFrom="topMargin">
                <wp:align>center</wp:align>
              </wp:positionV>
              <wp:extent cx="4413885" cy="173990"/>
              <wp:effectExtent l="0" t="0" r="0" b="0"/>
              <wp:wrapNone/>
              <wp:docPr id="5"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3885" cy="173990"/>
                      </a:xfrm>
                      <a:prstGeom prst="rect">
                        <a:avLst/>
                      </a:prstGeom>
                      <a:noFill/>
                      <a:ln>
                        <a:noFill/>
                      </a:ln>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0A37833" w14:textId="77777777" w:rsidR="006E4140" w:rsidRDefault="006E4140">
                              <w:r>
                                <w:t>EPCOT SAVERS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1FB195B" id="Text Box 218" o:spid="_x0000_s1028" type="#_x0000_t202" style="position:absolute;left:0;text-align:left;margin-left:0;margin-top:0;width:347.55pt;height:13.7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10A37833" w14:textId="77777777" w:rsidR="006E4140" w:rsidRDefault="006E4140">
                        <w:r>
                          <w:t>EPCOT SAVERS</w:t>
                        </w:r>
                      </w:p>
                    </w:sdtContent>
                  </w:sdt>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849852"/>
      <w:docPartObj>
        <w:docPartGallery w:val="AutoText"/>
      </w:docPartObj>
    </w:sdtPr>
    <w:sdtEndPr/>
    <w:sdtContent>
      <w:p w14:paraId="34428C38" w14:textId="77777777" w:rsidR="006E4140" w:rsidRDefault="006E4140">
        <w:pPr>
          <w:pStyle w:val="TOC7"/>
          <w:jc w:val="right"/>
        </w:pPr>
        <w:r>
          <w:rPr>
            <w:noProof/>
          </w:rPr>
          <mc:AlternateContent>
            <mc:Choice Requires="wpg">
              <w:drawing>
                <wp:anchor distT="0" distB="0" distL="114300" distR="114300" simplePos="0" relativeHeight="251660288" behindDoc="0" locked="0" layoutInCell="1" allowOverlap="1" wp14:anchorId="7068F717" wp14:editId="05DC2F5C">
                  <wp:simplePos x="0" y="0"/>
                  <wp:positionH relativeFrom="margin">
                    <wp:align>center</wp:align>
                  </wp:positionH>
                  <wp:positionV relativeFrom="topMargin">
                    <wp:align>center</wp:align>
                  </wp:positionV>
                  <wp:extent cx="5923280" cy="365760"/>
                  <wp:effectExtent l="9525" t="19050" r="10795" b="15240"/>
                  <wp:wrapNone/>
                  <wp:docPr id="4" name="Group 4"/>
                  <wp:cNvGraphicFramePr/>
                  <a:graphic xmlns:a="http://schemas.openxmlformats.org/drawingml/2006/main">
                    <a:graphicData uri="http://schemas.microsoft.com/office/word/2010/wordprocessingGroup">
                      <wpg:wgp>
                        <wpg:cNvGrpSpPr/>
                        <wpg:grpSpPr>
                          <a:xfrm>
                            <a:off x="0" y="0"/>
                            <a:ext cx="5923280" cy="365760"/>
                            <a:chOff x="1778" y="533"/>
                            <a:chExt cx="8698" cy="365760"/>
                          </a:xfrm>
                        </wpg:grpSpPr>
                        <wps:wsp>
                          <wps:cNvPr id="7" name="AutoShape 2"/>
                          <wps:cNvCnPr>
                            <a:cxnSpLocks noChangeShapeType="1"/>
                          </wps:cNvCnPr>
                          <wps:spPr bwMode="auto">
                            <a:xfrm>
                              <a:off x="1778" y="183413"/>
                              <a:ext cx="8698" cy="0"/>
                            </a:xfrm>
                            <a:prstGeom prst="straightConnector1">
                              <a:avLst/>
                            </a:prstGeom>
                            <a:noFill/>
                            <a:ln w="12700">
                              <a:solidFill>
                                <a:srgbClr val="808080"/>
                              </a:solidFill>
                              <a:round/>
                            </a:ln>
                          </wps:spPr>
                          <wps:bodyPr/>
                        </wps:wsp>
                        <wps:wsp>
                          <wps:cNvPr id="8" name="AutoShape 3"/>
                          <wps:cNvSpPr>
                            <a:spLocks noChangeArrowheads="1"/>
                          </wps:cNvSpPr>
                          <wps:spPr bwMode="auto">
                            <a:xfrm>
                              <a:off x="5718" y="533"/>
                              <a:ext cx="792" cy="365760"/>
                            </a:xfrm>
                            <a:prstGeom prst="bracketPair">
                              <a:avLst>
                                <a:gd name="adj" fmla="val 16667"/>
                              </a:avLst>
                            </a:prstGeom>
                            <a:solidFill>
                              <a:srgbClr val="FFFFFF"/>
                            </a:solidFill>
                            <a:ln w="28575">
                              <a:solidFill>
                                <a:srgbClr val="808080"/>
                              </a:solidFill>
                              <a:round/>
                            </a:ln>
                          </wps:spPr>
                          <wps:txbx>
                            <w:txbxContent>
                              <w:p w14:paraId="3D35F643" w14:textId="77777777" w:rsidR="006E4140" w:rsidRDefault="006E4140">
                                <w:pPr>
                                  <w:jc w:val="center"/>
                                </w:pPr>
                                <w:r>
                                  <w:fldChar w:fldCharType="begin"/>
                                </w:r>
                                <w:r>
                                  <w:instrText xml:space="preserve"> PAGE    \* MERGEFORMAT </w:instrText>
                                </w:r>
                                <w:r>
                                  <w:fldChar w:fldCharType="separate"/>
                                </w:r>
                                <w:r>
                                  <w:t>2</w:t>
                                </w:r>
                                <w:r>
                                  <w:fldChar w:fldCharType="end"/>
                                </w:r>
                              </w:p>
                            </w:txbxContent>
                          </wps:txbx>
                          <wps:bodyPr rot="0" vert="horz" wrap="square" lIns="91440" tIns="0" rIns="91440" bIns="0" anchor="t" anchorCtr="0" upright="1">
                            <a:noAutofit/>
                          </wps:bodyPr>
                        </wps:wsp>
                      </wpg:wgp>
                    </a:graphicData>
                  </a:graphic>
                  <wp14:sizeRelH relativeFrom="margin">
                    <wp14:pctWidth>100000</wp14:pctWidth>
                  </wp14:sizeRelH>
                  <wp14:sizeRelV relativeFrom="page">
                    <wp14:pctHeight>0</wp14:pctHeight>
                  </wp14:sizeRelV>
                </wp:anchor>
              </w:drawing>
            </mc:Choice>
            <mc:Fallback>
              <w:pict>
                <v:group w14:anchorId="7068F717" id="Group 4" o:spid="_x0000_s1029" style="position:absolute;left:0;text-align:left;margin-left:0;margin-top:0;width:466.4pt;height:28.8pt;z-index:251660288;mso-width-percent:1000;mso-position-horizontal:center;mso-position-horizontal-relative:margin;mso-position-vertical:center;mso-position-vertical-relative:top-margin-area;mso-width-percent:1000;mso-width-relative:margin" coordorigin="1778,533" coordsize="8698,36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">
                  <v:shapetype id="_x0000_t32" coordsize="21600,21600" o:spt="32" o:oned="t" path="m,l21600,21600e" filled="f">
                    <v:path arrowok="t" fillok="f" o:connecttype="none"/>
                    <o:lock v:ext="edit" shapetype="t"/>
                  </v:shapetype>
                  <v:shape id="AutoShape 2" o:spid="_x0000_s1030" type="#_x0000_t32" style="position:absolute;left:1778;top:183413;width:86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" strokecolor="gray" strokeweight="1p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3" o:spid="_x0000_s1031" type="#_x0000_t185" style="position:absolute;left:5718;top:533;width:792;height:365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" filled="t" strokecolor="gray" strokeweight="2.25pt">
                    <v:textbox inset=",0,,0">
                      <w:txbxContent>
                        <w:p w14:paraId="3D35F643" w14:textId="77777777" w:rsidR="006E4140" w:rsidRDefault="006E4140">
                          <w:pPr>
                            <w:jc w:val="center"/>
                          </w:pPr>
                          <w:r>
                            <w:fldChar w:fldCharType="begin"/>
                          </w:r>
                          <w:r>
                            <w:instrText xml:space="preserve"> PAGE    \* MERGEFORMAT </w:instrText>
                          </w:r>
                          <w:r>
                            <w:fldChar w:fldCharType="separate"/>
                          </w:r>
                          <w:r>
                            <w:t>2</w:t>
                          </w:r>
                          <w:r>
                            <w:fldChar w:fldCharType="end"/>
                          </w:r>
                        </w:p>
                      </w:txbxContent>
                    </v:textbox>
                  </v:shape>
                  <w10:wrap anchorx="margin" anchory="margin"/>
                </v:group>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A7486"/>
    <w:multiLevelType w:val="multilevel"/>
    <w:tmpl w:val="09FA748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6B5097"/>
    <w:multiLevelType w:val="multilevel"/>
    <w:tmpl w:val="126B509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3CA32AC"/>
    <w:multiLevelType w:val="multilevel"/>
    <w:tmpl w:val="23CA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4137510"/>
    <w:multiLevelType w:val="multilevel"/>
    <w:tmpl w:val="34137510"/>
    <w:lvl w:ilvl="0">
      <w:start w:val="1"/>
      <w:numFmt w:val="bullet"/>
      <w:lvlText w:val=""/>
      <w:lvlJc w:val="left"/>
      <w:pPr>
        <w:ind w:left="780" w:hanging="360"/>
      </w:pPr>
      <w:rPr>
        <w:rFonts w:ascii="Symbol" w:hAnsi="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 w15:restartNumberingAfterBreak="0">
    <w:nsid w:val="63D47619"/>
    <w:multiLevelType w:val="multilevel"/>
    <w:tmpl w:val="63D476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zu326">
    <w15:presenceInfo w15:providerId="None" w15:userId="szu3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proofState w:spelling="clean" w:grammar="clean"/>
  <w:defaultTabStop w:val="720"/>
  <w:autoHyphenation/>
  <w:hyphenationZone w:val="144"/>
  <w:doNotHyphenateCaps/>
  <w:characterSpacingControl w:val="doNotCompress"/>
  <w:footnotePr>
    <w:numRestart w:val="eachPage"/>
    <w:footnote w:id="-1"/>
    <w:footnote w:id="0"/>
  </w:footnotePr>
  <w:endnotePr>
    <w:endnote w:id="-1"/>
    <w:endnote w:id="0"/>
  </w:endnotePr>
  <w:compat>
    <w:suppressBottomSpacing/>
    <w:suppressTop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0F4034"/>
    <w:rsid w:val="000000F4"/>
    <w:rsid w:val="00000333"/>
    <w:rsid w:val="000005AD"/>
    <w:rsid w:val="0000080E"/>
    <w:rsid w:val="0000086E"/>
    <w:rsid w:val="00000AD7"/>
    <w:rsid w:val="00000F2C"/>
    <w:rsid w:val="000015A2"/>
    <w:rsid w:val="00001F56"/>
    <w:rsid w:val="00001FD4"/>
    <w:rsid w:val="0000206E"/>
    <w:rsid w:val="000026F9"/>
    <w:rsid w:val="000027A2"/>
    <w:rsid w:val="00002A1A"/>
    <w:rsid w:val="00002DBD"/>
    <w:rsid w:val="00002ECF"/>
    <w:rsid w:val="00002F7F"/>
    <w:rsid w:val="0000319E"/>
    <w:rsid w:val="000031CF"/>
    <w:rsid w:val="00003E2F"/>
    <w:rsid w:val="0000420A"/>
    <w:rsid w:val="000052CA"/>
    <w:rsid w:val="00005424"/>
    <w:rsid w:val="00005BA0"/>
    <w:rsid w:val="00005DCB"/>
    <w:rsid w:val="00005E3D"/>
    <w:rsid w:val="00005F5E"/>
    <w:rsid w:val="000066DF"/>
    <w:rsid w:val="000071AF"/>
    <w:rsid w:val="00010C4A"/>
    <w:rsid w:val="00010F22"/>
    <w:rsid w:val="00010F76"/>
    <w:rsid w:val="000117CD"/>
    <w:rsid w:val="000127B8"/>
    <w:rsid w:val="00013888"/>
    <w:rsid w:val="00014062"/>
    <w:rsid w:val="000140E0"/>
    <w:rsid w:val="00014125"/>
    <w:rsid w:val="000142C7"/>
    <w:rsid w:val="0001528B"/>
    <w:rsid w:val="00015379"/>
    <w:rsid w:val="000154C4"/>
    <w:rsid w:val="00015509"/>
    <w:rsid w:val="00015652"/>
    <w:rsid w:val="00015865"/>
    <w:rsid w:val="000164B6"/>
    <w:rsid w:val="00016698"/>
    <w:rsid w:val="000168B6"/>
    <w:rsid w:val="00016C2F"/>
    <w:rsid w:val="00016D05"/>
    <w:rsid w:val="00016E62"/>
    <w:rsid w:val="0001720B"/>
    <w:rsid w:val="0002110D"/>
    <w:rsid w:val="000215A8"/>
    <w:rsid w:val="000215CF"/>
    <w:rsid w:val="00021D0C"/>
    <w:rsid w:val="00021E86"/>
    <w:rsid w:val="00021FC1"/>
    <w:rsid w:val="000221F9"/>
    <w:rsid w:val="00022731"/>
    <w:rsid w:val="00022FC5"/>
    <w:rsid w:val="000230FD"/>
    <w:rsid w:val="00023B32"/>
    <w:rsid w:val="0002441D"/>
    <w:rsid w:val="0002565F"/>
    <w:rsid w:val="000259D6"/>
    <w:rsid w:val="00025DE0"/>
    <w:rsid w:val="000260E1"/>
    <w:rsid w:val="0002754D"/>
    <w:rsid w:val="000277EE"/>
    <w:rsid w:val="00027AC4"/>
    <w:rsid w:val="00027F31"/>
    <w:rsid w:val="0003011B"/>
    <w:rsid w:val="00030315"/>
    <w:rsid w:val="0003081A"/>
    <w:rsid w:val="00031249"/>
    <w:rsid w:val="00031306"/>
    <w:rsid w:val="00031D46"/>
    <w:rsid w:val="00032056"/>
    <w:rsid w:val="00032D4F"/>
    <w:rsid w:val="00033D2F"/>
    <w:rsid w:val="00034011"/>
    <w:rsid w:val="00034465"/>
    <w:rsid w:val="0003457F"/>
    <w:rsid w:val="00034B21"/>
    <w:rsid w:val="00034C33"/>
    <w:rsid w:val="00034CA3"/>
    <w:rsid w:val="00035D80"/>
    <w:rsid w:val="00035FC2"/>
    <w:rsid w:val="00036026"/>
    <w:rsid w:val="000361D5"/>
    <w:rsid w:val="000366A5"/>
    <w:rsid w:val="000370ED"/>
    <w:rsid w:val="0003735F"/>
    <w:rsid w:val="0003777E"/>
    <w:rsid w:val="00037C7F"/>
    <w:rsid w:val="00037E02"/>
    <w:rsid w:val="000409F9"/>
    <w:rsid w:val="0004220C"/>
    <w:rsid w:val="000422D7"/>
    <w:rsid w:val="000423B9"/>
    <w:rsid w:val="000424EC"/>
    <w:rsid w:val="00042E68"/>
    <w:rsid w:val="00043231"/>
    <w:rsid w:val="0004336E"/>
    <w:rsid w:val="00043723"/>
    <w:rsid w:val="00043F9D"/>
    <w:rsid w:val="000440B5"/>
    <w:rsid w:val="00044892"/>
    <w:rsid w:val="00044C7B"/>
    <w:rsid w:val="00044E3B"/>
    <w:rsid w:val="0004522E"/>
    <w:rsid w:val="00045788"/>
    <w:rsid w:val="00045DED"/>
    <w:rsid w:val="0004658F"/>
    <w:rsid w:val="000465E8"/>
    <w:rsid w:val="00046D40"/>
    <w:rsid w:val="0005013E"/>
    <w:rsid w:val="0005053D"/>
    <w:rsid w:val="00051DDE"/>
    <w:rsid w:val="00052067"/>
    <w:rsid w:val="000528B4"/>
    <w:rsid w:val="00052F48"/>
    <w:rsid w:val="00052FE6"/>
    <w:rsid w:val="000539E5"/>
    <w:rsid w:val="00053CC8"/>
    <w:rsid w:val="00055102"/>
    <w:rsid w:val="00056841"/>
    <w:rsid w:val="00056E30"/>
    <w:rsid w:val="000574A4"/>
    <w:rsid w:val="000574FC"/>
    <w:rsid w:val="00057E9C"/>
    <w:rsid w:val="0006004E"/>
    <w:rsid w:val="000602A0"/>
    <w:rsid w:val="000605BC"/>
    <w:rsid w:val="00061EC2"/>
    <w:rsid w:val="00062663"/>
    <w:rsid w:val="00063165"/>
    <w:rsid w:val="00063368"/>
    <w:rsid w:val="00063392"/>
    <w:rsid w:val="00063762"/>
    <w:rsid w:val="00064786"/>
    <w:rsid w:val="00064EB8"/>
    <w:rsid w:val="00065344"/>
    <w:rsid w:val="00065619"/>
    <w:rsid w:val="00065635"/>
    <w:rsid w:val="00065866"/>
    <w:rsid w:val="00066540"/>
    <w:rsid w:val="000679B8"/>
    <w:rsid w:val="000708E1"/>
    <w:rsid w:val="00070929"/>
    <w:rsid w:val="00071160"/>
    <w:rsid w:val="000716EC"/>
    <w:rsid w:val="000721C6"/>
    <w:rsid w:val="00073F91"/>
    <w:rsid w:val="00074DA9"/>
    <w:rsid w:val="00075281"/>
    <w:rsid w:val="00076BC3"/>
    <w:rsid w:val="00076CDF"/>
    <w:rsid w:val="000772B1"/>
    <w:rsid w:val="000773D2"/>
    <w:rsid w:val="00077714"/>
    <w:rsid w:val="00077816"/>
    <w:rsid w:val="00077B3A"/>
    <w:rsid w:val="000808BD"/>
    <w:rsid w:val="00080C64"/>
    <w:rsid w:val="00080FBC"/>
    <w:rsid w:val="0008152F"/>
    <w:rsid w:val="0008187A"/>
    <w:rsid w:val="00081A65"/>
    <w:rsid w:val="00081BCC"/>
    <w:rsid w:val="00081D6C"/>
    <w:rsid w:val="00082448"/>
    <w:rsid w:val="00083328"/>
    <w:rsid w:val="00083572"/>
    <w:rsid w:val="0008422B"/>
    <w:rsid w:val="00084CF6"/>
    <w:rsid w:val="0008547B"/>
    <w:rsid w:val="000857A0"/>
    <w:rsid w:val="00085951"/>
    <w:rsid w:val="00086E9E"/>
    <w:rsid w:val="000872A7"/>
    <w:rsid w:val="000877EB"/>
    <w:rsid w:val="00087F5F"/>
    <w:rsid w:val="00087FC4"/>
    <w:rsid w:val="000903AB"/>
    <w:rsid w:val="0009046C"/>
    <w:rsid w:val="00090506"/>
    <w:rsid w:val="00090EF9"/>
    <w:rsid w:val="00091286"/>
    <w:rsid w:val="00091319"/>
    <w:rsid w:val="000913B1"/>
    <w:rsid w:val="00091655"/>
    <w:rsid w:val="00091D64"/>
    <w:rsid w:val="00092AA4"/>
    <w:rsid w:val="00092BB0"/>
    <w:rsid w:val="00093402"/>
    <w:rsid w:val="0009358B"/>
    <w:rsid w:val="00093E76"/>
    <w:rsid w:val="00093F51"/>
    <w:rsid w:val="00093F5E"/>
    <w:rsid w:val="000940B5"/>
    <w:rsid w:val="000947FA"/>
    <w:rsid w:val="000953F6"/>
    <w:rsid w:val="00095893"/>
    <w:rsid w:val="0009599F"/>
    <w:rsid w:val="00096322"/>
    <w:rsid w:val="00096B60"/>
    <w:rsid w:val="000A01B3"/>
    <w:rsid w:val="000A0A70"/>
    <w:rsid w:val="000A213F"/>
    <w:rsid w:val="000A235E"/>
    <w:rsid w:val="000A2445"/>
    <w:rsid w:val="000A27C4"/>
    <w:rsid w:val="000A2BF0"/>
    <w:rsid w:val="000A2C30"/>
    <w:rsid w:val="000A3225"/>
    <w:rsid w:val="000A3C4B"/>
    <w:rsid w:val="000A3CA6"/>
    <w:rsid w:val="000A48DC"/>
    <w:rsid w:val="000A5103"/>
    <w:rsid w:val="000A58D8"/>
    <w:rsid w:val="000A5C44"/>
    <w:rsid w:val="000A6239"/>
    <w:rsid w:val="000A6276"/>
    <w:rsid w:val="000A637C"/>
    <w:rsid w:val="000A6BE7"/>
    <w:rsid w:val="000A6C6A"/>
    <w:rsid w:val="000A7143"/>
    <w:rsid w:val="000B0A7E"/>
    <w:rsid w:val="000B0D7D"/>
    <w:rsid w:val="000B0FA5"/>
    <w:rsid w:val="000B11A2"/>
    <w:rsid w:val="000B16EE"/>
    <w:rsid w:val="000B22E8"/>
    <w:rsid w:val="000B26D2"/>
    <w:rsid w:val="000B2969"/>
    <w:rsid w:val="000B32C7"/>
    <w:rsid w:val="000B32E0"/>
    <w:rsid w:val="000B3692"/>
    <w:rsid w:val="000B37E8"/>
    <w:rsid w:val="000B44D1"/>
    <w:rsid w:val="000B4AC2"/>
    <w:rsid w:val="000B4B25"/>
    <w:rsid w:val="000B4C4C"/>
    <w:rsid w:val="000B4E4B"/>
    <w:rsid w:val="000B54B2"/>
    <w:rsid w:val="000B562E"/>
    <w:rsid w:val="000B66AA"/>
    <w:rsid w:val="000B6868"/>
    <w:rsid w:val="000B6F98"/>
    <w:rsid w:val="000B7216"/>
    <w:rsid w:val="000B77BA"/>
    <w:rsid w:val="000B7E7F"/>
    <w:rsid w:val="000C009F"/>
    <w:rsid w:val="000C0498"/>
    <w:rsid w:val="000C06FC"/>
    <w:rsid w:val="000C0A99"/>
    <w:rsid w:val="000C0BC1"/>
    <w:rsid w:val="000C0CC8"/>
    <w:rsid w:val="000C0DD4"/>
    <w:rsid w:val="000C1520"/>
    <w:rsid w:val="000C17D6"/>
    <w:rsid w:val="000C1C15"/>
    <w:rsid w:val="000C213F"/>
    <w:rsid w:val="000C2619"/>
    <w:rsid w:val="000C265C"/>
    <w:rsid w:val="000C2B4A"/>
    <w:rsid w:val="000C2B5C"/>
    <w:rsid w:val="000C2F87"/>
    <w:rsid w:val="000C33DE"/>
    <w:rsid w:val="000C3703"/>
    <w:rsid w:val="000C43DB"/>
    <w:rsid w:val="000C4670"/>
    <w:rsid w:val="000C4E4B"/>
    <w:rsid w:val="000C532B"/>
    <w:rsid w:val="000C5496"/>
    <w:rsid w:val="000C5F12"/>
    <w:rsid w:val="000C6090"/>
    <w:rsid w:val="000C6D74"/>
    <w:rsid w:val="000C6EFA"/>
    <w:rsid w:val="000C7209"/>
    <w:rsid w:val="000C72A2"/>
    <w:rsid w:val="000C788C"/>
    <w:rsid w:val="000C7AD7"/>
    <w:rsid w:val="000D0F08"/>
    <w:rsid w:val="000D1172"/>
    <w:rsid w:val="000D16AE"/>
    <w:rsid w:val="000D1843"/>
    <w:rsid w:val="000D1D56"/>
    <w:rsid w:val="000D228D"/>
    <w:rsid w:val="000D2CE7"/>
    <w:rsid w:val="000D2CF7"/>
    <w:rsid w:val="000D2E18"/>
    <w:rsid w:val="000D2F4A"/>
    <w:rsid w:val="000D34EC"/>
    <w:rsid w:val="000D3766"/>
    <w:rsid w:val="000D37C2"/>
    <w:rsid w:val="000D3DEB"/>
    <w:rsid w:val="000D51D0"/>
    <w:rsid w:val="000D5A17"/>
    <w:rsid w:val="000D6153"/>
    <w:rsid w:val="000D66BE"/>
    <w:rsid w:val="000D6755"/>
    <w:rsid w:val="000D713B"/>
    <w:rsid w:val="000D7435"/>
    <w:rsid w:val="000D7E6A"/>
    <w:rsid w:val="000D7EC5"/>
    <w:rsid w:val="000D7F5C"/>
    <w:rsid w:val="000E01A3"/>
    <w:rsid w:val="000E07A8"/>
    <w:rsid w:val="000E1030"/>
    <w:rsid w:val="000E1A2A"/>
    <w:rsid w:val="000E1A69"/>
    <w:rsid w:val="000E1BFB"/>
    <w:rsid w:val="000E1DBE"/>
    <w:rsid w:val="000E1EDC"/>
    <w:rsid w:val="000E1F3C"/>
    <w:rsid w:val="000E1F81"/>
    <w:rsid w:val="000E2530"/>
    <w:rsid w:val="000E2CD6"/>
    <w:rsid w:val="000E30C7"/>
    <w:rsid w:val="000E326D"/>
    <w:rsid w:val="000E3291"/>
    <w:rsid w:val="000E377C"/>
    <w:rsid w:val="000E39C3"/>
    <w:rsid w:val="000E3D9F"/>
    <w:rsid w:val="000E4244"/>
    <w:rsid w:val="000E433E"/>
    <w:rsid w:val="000E45BE"/>
    <w:rsid w:val="000E5893"/>
    <w:rsid w:val="000E599E"/>
    <w:rsid w:val="000E5B56"/>
    <w:rsid w:val="000E6668"/>
    <w:rsid w:val="000E66F6"/>
    <w:rsid w:val="000E685E"/>
    <w:rsid w:val="000E6E56"/>
    <w:rsid w:val="000E6F20"/>
    <w:rsid w:val="000E6F9D"/>
    <w:rsid w:val="000E77B6"/>
    <w:rsid w:val="000E79E7"/>
    <w:rsid w:val="000F0715"/>
    <w:rsid w:val="000F0DEB"/>
    <w:rsid w:val="000F0E19"/>
    <w:rsid w:val="000F1A12"/>
    <w:rsid w:val="000F307C"/>
    <w:rsid w:val="000F31AC"/>
    <w:rsid w:val="000F3220"/>
    <w:rsid w:val="000F33D9"/>
    <w:rsid w:val="000F374F"/>
    <w:rsid w:val="000F4034"/>
    <w:rsid w:val="000F45DB"/>
    <w:rsid w:val="000F4A6D"/>
    <w:rsid w:val="000F4F58"/>
    <w:rsid w:val="000F58F1"/>
    <w:rsid w:val="000F5B7A"/>
    <w:rsid w:val="000F5C8C"/>
    <w:rsid w:val="000F6647"/>
    <w:rsid w:val="000F713D"/>
    <w:rsid w:val="000F72BC"/>
    <w:rsid w:val="000F73DB"/>
    <w:rsid w:val="001001B7"/>
    <w:rsid w:val="00100232"/>
    <w:rsid w:val="00100BCA"/>
    <w:rsid w:val="00101A7A"/>
    <w:rsid w:val="001028C3"/>
    <w:rsid w:val="00102D7A"/>
    <w:rsid w:val="00102E94"/>
    <w:rsid w:val="00103181"/>
    <w:rsid w:val="00103463"/>
    <w:rsid w:val="00103AC4"/>
    <w:rsid w:val="00103B5E"/>
    <w:rsid w:val="00103F14"/>
    <w:rsid w:val="001048B3"/>
    <w:rsid w:val="00104945"/>
    <w:rsid w:val="00105568"/>
    <w:rsid w:val="0010561A"/>
    <w:rsid w:val="00106156"/>
    <w:rsid w:val="001062B6"/>
    <w:rsid w:val="001065B6"/>
    <w:rsid w:val="001066EA"/>
    <w:rsid w:val="00106918"/>
    <w:rsid w:val="00106C8B"/>
    <w:rsid w:val="0010705C"/>
    <w:rsid w:val="001070A8"/>
    <w:rsid w:val="00107345"/>
    <w:rsid w:val="00107967"/>
    <w:rsid w:val="00107B69"/>
    <w:rsid w:val="00110024"/>
    <w:rsid w:val="00110E4E"/>
    <w:rsid w:val="00111227"/>
    <w:rsid w:val="001113EF"/>
    <w:rsid w:val="001116EC"/>
    <w:rsid w:val="00111A50"/>
    <w:rsid w:val="00111D22"/>
    <w:rsid w:val="001128B2"/>
    <w:rsid w:val="001129AE"/>
    <w:rsid w:val="00112BB9"/>
    <w:rsid w:val="00112EE9"/>
    <w:rsid w:val="00113211"/>
    <w:rsid w:val="0011344E"/>
    <w:rsid w:val="001135E4"/>
    <w:rsid w:val="00113CCF"/>
    <w:rsid w:val="001141FB"/>
    <w:rsid w:val="0011482A"/>
    <w:rsid w:val="0011505E"/>
    <w:rsid w:val="001151CB"/>
    <w:rsid w:val="00115DD5"/>
    <w:rsid w:val="00117167"/>
    <w:rsid w:val="001171AE"/>
    <w:rsid w:val="00120573"/>
    <w:rsid w:val="00120B20"/>
    <w:rsid w:val="00120D2B"/>
    <w:rsid w:val="001212FF"/>
    <w:rsid w:val="00121EBE"/>
    <w:rsid w:val="001221EC"/>
    <w:rsid w:val="001223FE"/>
    <w:rsid w:val="00122E4A"/>
    <w:rsid w:val="00123C7A"/>
    <w:rsid w:val="00123CAD"/>
    <w:rsid w:val="00123D1F"/>
    <w:rsid w:val="001242AC"/>
    <w:rsid w:val="001254A3"/>
    <w:rsid w:val="001254EB"/>
    <w:rsid w:val="001258EE"/>
    <w:rsid w:val="00125E86"/>
    <w:rsid w:val="001261BD"/>
    <w:rsid w:val="001267E9"/>
    <w:rsid w:val="0012694C"/>
    <w:rsid w:val="001273A1"/>
    <w:rsid w:val="001273BD"/>
    <w:rsid w:val="00127B13"/>
    <w:rsid w:val="00127D1F"/>
    <w:rsid w:val="001301DF"/>
    <w:rsid w:val="00130292"/>
    <w:rsid w:val="00130306"/>
    <w:rsid w:val="001306CC"/>
    <w:rsid w:val="00130DEE"/>
    <w:rsid w:val="00131412"/>
    <w:rsid w:val="00132356"/>
    <w:rsid w:val="001324FA"/>
    <w:rsid w:val="00132679"/>
    <w:rsid w:val="00132F6E"/>
    <w:rsid w:val="00133C5C"/>
    <w:rsid w:val="00133C5E"/>
    <w:rsid w:val="001343C4"/>
    <w:rsid w:val="001354B0"/>
    <w:rsid w:val="00135730"/>
    <w:rsid w:val="00135B7D"/>
    <w:rsid w:val="00135C19"/>
    <w:rsid w:val="00135F22"/>
    <w:rsid w:val="0013692C"/>
    <w:rsid w:val="00136A9A"/>
    <w:rsid w:val="00136F37"/>
    <w:rsid w:val="0013754C"/>
    <w:rsid w:val="001376B0"/>
    <w:rsid w:val="00137882"/>
    <w:rsid w:val="00137E4D"/>
    <w:rsid w:val="00137F30"/>
    <w:rsid w:val="00140A0A"/>
    <w:rsid w:val="00141001"/>
    <w:rsid w:val="00141632"/>
    <w:rsid w:val="00141E3B"/>
    <w:rsid w:val="00142FA4"/>
    <w:rsid w:val="00143127"/>
    <w:rsid w:val="001431F2"/>
    <w:rsid w:val="00143A44"/>
    <w:rsid w:val="001447C9"/>
    <w:rsid w:val="00144A3C"/>
    <w:rsid w:val="00144CF6"/>
    <w:rsid w:val="00145E03"/>
    <w:rsid w:val="00146FA3"/>
    <w:rsid w:val="00147120"/>
    <w:rsid w:val="0015056D"/>
    <w:rsid w:val="00150AB9"/>
    <w:rsid w:val="00151E33"/>
    <w:rsid w:val="00151E5F"/>
    <w:rsid w:val="00152768"/>
    <w:rsid w:val="001527DC"/>
    <w:rsid w:val="00153F75"/>
    <w:rsid w:val="00153FAC"/>
    <w:rsid w:val="00154509"/>
    <w:rsid w:val="001547F2"/>
    <w:rsid w:val="0015487E"/>
    <w:rsid w:val="001548F3"/>
    <w:rsid w:val="00154C48"/>
    <w:rsid w:val="00154C79"/>
    <w:rsid w:val="00154E2A"/>
    <w:rsid w:val="00154FF1"/>
    <w:rsid w:val="0015527A"/>
    <w:rsid w:val="00155388"/>
    <w:rsid w:val="00155D19"/>
    <w:rsid w:val="00156046"/>
    <w:rsid w:val="001567CD"/>
    <w:rsid w:val="00156B24"/>
    <w:rsid w:val="00156EAE"/>
    <w:rsid w:val="00157606"/>
    <w:rsid w:val="00157EFC"/>
    <w:rsid w:val="001601C6"/>
    <w:rsid w:val="00160398"/>
    <w:rsid w:val="00160D3F"/>
    <w:rsid w:val="001613D2"/>
    <w:rsid w:val="00161539"/>
    <w:rsid w:val="00161CD0"/>
    <w:rsid w:val="00162074"/>
    <w:rsid w:val="00162A8D"/>
    <w:rsid w:val="00162C87"/>
    <w:rsid w:val="00162FA7"/>
    <w:rsid w:val="00163126"/>
    <w:rsid w:val="0016353B"/>
    <w:rsid w:val="00164157"/>
    <w:rsid w:val="00164398"/>
    <w:rsid w:val="00165347"/>
    <w:rsid w:val="001654C8"/>
    <w:rsid w:val="0016554F"/>
    <w:rsid w:val="001659A8"/>
    <w:rsid w:val="00165B0F"/>
    <w:rsid w:val="00165F4C"/>
    <w:rsid w:val="00166147"/>
    <w:rsid w:val="00166A30"/>
    <w:rsid w:val="00166F32"/>
    <w:rsid w:val="0016747E"/>
    <w:rsid w:val="00170B86"/>
    <w:rsid w:val="00170F37"/>
    <w:rsid w:val="001721C7"/>
    <w:rsid w:val="00173D1A"/>
    <w:rsid w:val="0017445D"/>
    <w:rsid w:val="0017560F"/>
    <w:rsid w:val="001763AF"/>
    <w:rsid w:val="00176892"/>
    <w:rsid w:val="00176D53"/>
    <w:rsid w:val="0017744F"/>
    <w:rsid w:val="00177B45"/>
    <w:rsid w:val="00180C0E"/>
    <w:rsid w:val="00180D38"/>
    <w:rsid w:val="00180DB0"/>
    <w:rsid w:val="00180DC9"/>
    <w:rsid w:val="00181387"/>
    <w:rsid w:val="00181901"/>
    <w:rsid w:val="00181A0D"/>
    <w:rsid w:val="00182D0B"/>
    <w:rsid w:val="00182E9A"/>
    <w:rsid w:val="0018334B"/>
    <w:rsid w:val="00183B0D"/>
    <w:rsid w:val="00183B1D"/>
    <w:rsid w:val="00185ED1"/>
    <w:rsid w:val="00186030"/>
    <w:rsid w:val="001862F0"/>
    <w:rsid w:val="0018647E"/>
    <w:rsid w:val="00186610"/>
    <w:rsid w:val="001871ED"/>
    <w:rsid w:val="001876C3"/>
    <w:rsid w:val="00187B6D"/>
    <w:rsid w:val="00187BD3"/>
    <w:rsid w:val="001900AF"/>
    <w:rsid w:val="001902E1"/>
    <w:rsid w:val="00190344"/>
    <w:rsid w:val="0019137B"/>
    <w:rsid w:val="00191797"/>
    <w:rsid w:val="00191B2D"/>
    <w:rsid w:val="00192D71"/>
    <w:rsid w:val="00193051"/>
    <w:rsid w:val="001931A1"/>
    <w:rsid w:val="001932B8"/>
    <w:rsid w:val="001935AC"/>
    <w:rsid w:val="00193B5B"/>
    <w:rsid w:val="0019402C"/>
    <w:rsid w:val="00194268"/>
    <w:rsid w:val="001942ED"/>
    <w:rsid w:val="0019472D"/>
    <w:rsid w:val="001947A7"/>
    <w:rsid w:val="00195E5A"/>
    <w:rsid w:val="00196C00"/>
    <w:rsid w:val="00196E2C"/>
    <w:rsid w:val="00197535"/>
    <w:rsid w:val="001975D2"/>
    <w:rsid w:val="0019794D"/>
    <w:rsid w:val="00197C81"/>
    <w:rsid w:val="001A0174"/>
    <w:rsid w:val="001A03EC"/>
    <w:rsid w:val="001A0447"/>
    <w:rsid w:val="001A2136"/>
    <w:rsid w:val="001A36C7"/>
    <w:rsid w:val="001A40C7"/>
    <w:rsid w:val="001A4698"/>
    <w:rsid w:val="001A486C"/>
    <w:rsid w:val="001A48EC"/>
    <w:rsid w:val="001A4A22"/>
    <w:rsid w:val="001A4DAC"/>
    <w:rsid w:val="001A4E0F"/>
    <w:rsid w:val="001A4E63"/>
    <w:rsid w:val="001A58AF"/>
    <w:rsid w:val="001A5B8C"/>
    <w:rsid w:val="001A5B98"/>
    <w:rsid w:val="001A63D0"/>
    <w:rsid w:val="001A6F82"/>
    <w:rsid w:val="001A799E"/>
    <w:rsid w:val="001A7CAF"/>
    <w:rsid w:val="001A7E30"/>
    <w:rsid w:val="001B086F"/>
    <w:rsid w:val="001B1A2E"/>
    <w:rsid w:val="001B1AE9"/>
    <w:rsid w:val="001B2537"/>
    <w:rsid w:val="001B2A9C"/>
    <w:rsid w:val="001B2FDC"/>
    <w:rsid w:val="001B3664"/>
    <w:rsid w:val="001B3F23"/>
    <w:rsid w:val="001B5669"/>
    <w:rsid w:val="001B5AB4"/>
    <w:rsid w:val="001B5C7D"/>
    <w:rsid w:val="001B6A47"/>
    <w:rsid w:val="001B6EEB"/>
    <w:rsid w:val="001B76B0"/>
    <w:rsid w:val="001B770D"/>
    <w:rsid w:val="001B7838"/>
    <w:rsid w:val="001C0A70"/>
    <w:rsid w:val="001C0BD4"/>
    <w:rsid w:val="001C107E"/>
    <w:rsid w:val="001C23B9"/>
    <w:rsid w:val="001C2A1A"/>
    <w:rsid w:val="001C2CD7"/>
    <w:rsid w:val="001C303C"/>
    <w:rsid w:val="001C382A"/>
    <w:rsid w:val="001C438A"/>
    <w:rsid w:val="001C468E"/>
    <w:rsid w:val="001C49C4"/>
    <w:rsid w:val="001C4D95"/>
    <w:rsid w:val="001C549D"/>
    <w:rsid w:val="001C59D0"/>
    <w:rsid w:val="001C5DB5"/>
    <w:rsid w:val="001C67F6"/>
    <w:rsid w:val="001C6C32"/>
    <w:rsid w:val="001C6DCC"/>
    <w:rsid w:val="001C7114"/>
    <w:rsid w:val="001C7471"/>
    <w:rsid w:val="001C765C"/>
    <w:rsid w:val="001D084C"/>
    <w:rsid w:val="001D1D09"/>
    <w:rsid w:val="001D1FA1"/>
    <w:rsid w:val="001D25E9"/>
    <w:rsid w:val="001D346F"/>
    <w:rsid w:val="001D399A"/>
    <w:rsid w:val="001D3AED"/>
    <w:rsid w:val="001D3DFC"/>
    <w:rsid w:val="001D4686"/>
    <w:rsid w:val="001D508B"/>
    <w:rsid w:val="001D57E3"/>
    <w:rsid w:val="001D5D68"/>
    <w:rsid w:val="001D686F"/>
    <w:rsid w:val="001D695E"/>
    <w:rsid w:val="001D739E"/>
    <w:rsid w:val="001D7934"/>
    <w:rsid w:val="001D795A"/>
    <w:rsid w:val="001D7C6B"/>
    <w:rsid w:val="001E0260"/>
    <w:rsid w:val="001E0612"/>
    <w:rsid w:val="001E0E62"/>
    <w:rsid w:val="001E0E83"/>
    <w:rsid w:val="001E1218"/>
    <w:rsid w:val="001E1F97"/>
    <w:rsid w:val="001E2374"/>
    <w:rsid w:val="001E2DB8"/>
    <w:rsid w:val="001E2F3B"/>
    <w:rsid w:val="001E356E"/>
    <w:rsid w:val="001E3D60"/>
    <w:rsid w:val="001E4477"/>
    <w:rsid w:val="001E4661"/>
    <w:rsid w:val="001E4BEE"/>
    <w:rsid w:val="001E4C42"/>
    <w:rsid w:val="001E53D4"/>
    <w:rsid w:val="001E5560"/>
    <w:rsid w:val="001E58A8"/>
    <w:rsid w:val="001E5E88"/>
    <w:rsid w:val="001E60E7"/>
    <w:rsid w:val="001E6C29"/>
    <w:rsid w:val="001E6E2C"/>
    <w:rsid w:val="001E6F1E"/>
    <w:rsid w:val="001E7A12"/>
    <w:rsid w:val="001E7A24"/>
    <w:rsid w:val="001E7AEB"/>
    <w:rsid w:val="001E7BDD"/>
    <w:rsid w:val="001F0BEB"/>
    <w:rsid w:val="001F1BDA"/>
    <w:rsid w:val="001F1CEB"/>
    <w:rsid w:val="001F1D80"/>
    <w:rsid w:val="001F1DD8"/>
    <w:rsid w:val="001F2287"/>
    <w:rsid w:val="001F25D5"/>
    <w:rsid w:val="001F29CA"/>
    <w:rsid w:val="001F2E47"/>
    <w:rsid w:val="001F2F27"/>
    <w:rsid w:val="001F37DC"/>
    <w:rsid w:val="001F38FE"/>
    <w:rsid w:val="001F3D5E"/>
    <w:rsid w:val="001F4F77"/>
    <w:rsid w:val="001F523E"/>
    <w:rsid w:val="001F5C9B"/>
    <w:rsid w:val="001F5CA9"/>
    <w:rsid w:val="001F5EF5"/>
    <w:rsid w:val="001F60DF"/>
    <w:rsid w:val="001F6419"/>
    <w:rsid w:val="001F7119"/>
    <w:rsid w:val="00200D5F"/>
    <w:rsid w:val="002016CB"/>
    <w:rsid w:val="00201C2C"/>
    <w:rsid w:val="00202330"/>
    <w:rsid w:val="002026CD"/>
    <w:rsid w:val="00202E05"/>
    <w:rsid w:val="00203077"/>
    <w:rsid w:val="0020375E"/>
    <w:rsid w:val="00204EF0"/>
    <w:rsid w:val="00205167"/>
    <w:rsid w:val="00205359"/>
    <w:rsid w:val="002054B0"/>
    <w:rsid w:val="00205750"/>
    <w:rsid w:val="00205DEE"/>
    <w:rsid w:val="00206077"/>
    <w:rsid w:val="00206ADA"/>
    <w:rsid w:val="00207ECF"/>
    <w:rsid w:val="00210031"/>
    <w:rsid w:val="00210300"/>
    <w:rsid w:val="002104A2"/>
    <w:rsid w:val="00210624"/>
    <w:rsid w:val="00210947"/>
    <w:rsid w:val="00210A3A"/>
    <w:rsid w:val="00210DF2"/>
    <w:rsid w:val="00211501"/>
    <w:rsid w:val="00211ED0"/>
    <w:rsid w:val="002122A6"/>
    <w:rsid w:val="002123FB"/>
    <w:rsid w:val="00212940"/>
    <w:rsid w:val="0021321A"/>
    <w:rsid w:val="0021382A"/>
    <w:rsid w:val="00213995"/>
    <w:rsid w:val="002139A2"/>
    <w:rsid w:val="002148E7"/>
    <w:rsid w:val="00214AC0"/>
    <w:rsid w:val="00215388"/>
    <w:rsid w:val="002155E2"/>
    <w:rsid w:val="0021709D"/>
    <w:rsid w:val="002179D7"/>
    <w:rsid w:val="00217A4E"/>
    <w:rsid w:val="002206A5"/>
    <w:rsid w:val="00220EB8"/>
    <w:rsid w:val="00221909"/>
    <w:rsid w:val="0022190A"/>
    <w:rsid w:val="00221B91"/>
    <w:rsid w:val="0022211B"/>
    <w:rsid w:val="00222214"/>
    <w:rsid w:val="00223663"/>
    <w:rsid w:val="0022366A"/>
    <w:rsid w:val="00223C35"/>
    <w:rsid w:val="00223C8E"/>
    <w:rsid w:val="00223D13"/>
    <w:rsid w:val="002240AC"/>
    <w:rsid w:val="00224D54"/>
    <w:rsid w:val="00225106"/>
    <w:rsid w:val="002254A1"/>
    <w:rsid w:val="00225A83"/>
    <w:rsid w:val="002264C1"/>
    <w:rsid w:val="00226BD8"/>
    <w:rsid w:val="00226C73"/>
    <w:rsid w:val="00226E72"/>
    <w:rsid w:val="00226F9C"/>
    <w:rsid w:val="00227203"/>
    <w:rsid w:val="0022750A"/>
    <w:rsid w:val="002278FF"/>
    <w:rsid w:val="00227D83"/>
    <w:rsid w:val="00230288"/>
    <w:rsid w:val="00231C28"/>
    <w:rsid w:val="00231FA0"/>
    <w:rsid w:val="002320B9"/>
    <w:rsid w:val="00232B59"/>
    <w:rsid w:val="00232EED"/>
    <w:rsid w:val="00233723"/>
    <w:rsid w:val="00233844"/>
    <w:rsid w:val="002341EB"/>
    <w:rsid w:val="002343B3"/>
    <w:rsid w:val="00234723"/>
    <w:rsid w:val="00234E79"/>
    <w:rsid w:val="0023520C"/>
    <w:rsid w:val="00235990"/>
    <w:rsid w:val="00235B1D"/>
    <w:rsid w:val="00235C75"/>
    <w:rsid w:val="002363BA"/>
    <w:rsid w:val="00236654"/>
    <w:rsid w:val="00237233"/>
    <w:rsid w:val="002375CD"/>
    <w:rsid w:val="00237699"/>
    <w:rsid w:val="00237B9D"/>
    <w:rsid w:val="00240B22"/>
    <w:rsid w:val="00241794"/>
    <w:rsid w:val="00241BE9"/>
    <w:rsid w:val="002421FB"/>
    <w:rsid w:val="002428CD"/>
    <w:rsid w:val="00242DB5"/>
    <w:rsid w:val="00242E15"/>
    <w:rsid w:val="00244258"/>
    <w:rsid w:val="0024449B"/>
    <w:rsid w:val="0024482E"/>
    <w:rsid w:val="00244BA0"/>
    <w:rsid w:val="00244BC3"/>
    <w:rsid w:val="00244DC1"/>
    <w:rsid w:val="00245A7A"/>
    <w:rsid w:val="00245F68"/>
    <w:rsid w:val="00246BA3"/>
    <w:rsid w:val="00250105"/>
    <w:rsid w:val="00250320"/>
    <w:rsid w:val="002503FC"/>
    <w:rsid w:val="0025066F"/>
    <w:rsid w:val="002508A8"/>
    <w:rsid w:val="002509BA"/>
    <w:rsid w:val="00251644"/>
    <w:rsid w:val="00251E72"/>
    <w:rsid w:val="00252294"/>
    <w:rsid w:val="002523F2"/>
    <w:rsid w:val="0025273F"/>
    <w:rsid w:val="002535EA"/>
    <w:rsid w:val="00253EB9"/>
    <w:rsid w:val="00253ED4"/>
    <w:rsid w:val="00254591"/>
    <w:rsid w:val="002549A1"/>
    <w:rsid w:val="00254A9B"/>
    <w:rsid w:val="00254DB9"/>
    <w:rsid w:val="00254E3E"/>
    <w:rsid w:val="00254F7F"/>
    <w:rsid w:val="00255E18"/>
    <w:rsid w:val="00255F57"/>
    <w:rsid w:val="00256CAB"/>
    <w:rsid w:val="00257073"/>
    <w:rsid w:val="00257905"/>
    <w:rsid w:val="00257CA8"/>
    <w:rsid w:val="002607BC"/>
    <w:rsid w:val="00260926"/>
    <w:rsid w:val="0026120C"/>
    <w:rsid w:val="0026129C"/>
    <w:rsid w:val="0026163C"/>
    <w:rsid w:val="0026182E"/>
    <w:rsid w:val="00261970"/>
    <w:rsid w:val="002622CE"/>
    <w:rsid w:val="002623C7"/>
    <w:rsid w:val="002634EF"/>
    <w:rsid w:val="00263533"/>
    <w:rsid w:val="00263886"/>
    <w:rsid w:val="00263AC8"/>
    <w:rsid w:val="00263E94"/>
    <w:rsid w:val="00264943"/>
    <w:rsid w:val="00264B55"/>
    <w:rsid w:val="00264ED6"/>
    <w:rsid w:val="00264F39"/>
    <w:rsid w:val="00265FDA"/>
    <w:rsid w:val="002667C4"/>
    <w:rsid w:val="00266FF0"/>
    <w:rsid w:val="0026724B"/>
    <w:rsid w:val="00267329"/>
    <w:rsid w:val="002675CE"/>
    <w:rsid w:val="002675D0"/>
    <w:rsid w:val="00267D59"/>
    <w:rsid w:val="00267DDF"/>
    <w:rsid w:val="002703EC"/>
    <w:rsid w:val="0027048F"/>
    <w:rsid w:val="002708F8"/>
    <w:rsid w:val="00270AAE"/>
    <w:rsid w:val="00270B3C"/>
    <w:rsid w:val="00270DC3"/>
    <w:rsid w:val="00271189"/>
    <w:rsid w:val="00272C10"/>
    <w:rsid w:val="00273012"/>
    <w:rsid w:val="0027334E"/>
    <w:rsid w:val="00273425"/>
    <w:rsid w:val="0027363F"/>
    <w:rsid w:val="002743DB"/>
    <w:rsid w:val="00274607"/>
    <w:rsid w:val="002751A1"/>
    <w:rsid w:val="002752E1"/>
    <w:rsid w:val="00275472"/>
    <w:rsid w:val="00276174"/>
    <w:rsid w:val="00276531"/>
    <w:rsid w:val="00277287"/>
    <w:rsid w:val="00277521"/>
    <w:rsid w:val="00280182"/>
    <w:rsid w:val="00280AD1"/>
    <w:rsid w:val="0028149A"/>
    <w:rsid w:val="0028165F"/>
    <w:rsid w:val="0028171A"/>
    <w:rsid w:val="00281795"/>
    <w:rsid w:val="0028213C"/>
    <w:rsid w:val="0028241D"/>
    <w:rsid w:val="002824FA"/>
    <w:rsid w:val="00282721"/>
    <w:rsid w:val="00282D3D"/>
    <w:rsid w:val="00283587"/>
    <w:rsid w:val="00283E9E"/>
    <w:rsid w:val="002841DD"/>
    <w:rsid w:val="002844E3"/>
    <w:rsid w:val="002855D2"/>
    <w:rsid w:val="00285CEB"/>
    <w:rsid w:val="00285F9D"/>
    <w:rsid w:val="002864BC"/>
    <w:rsid w:val="0028670D"/>
    <w:rsid w:val="00286E27"/>
    <w:rsid w:val="00286E28"/>
    <w:rsid w:val="00286E46"/>
    <w:rsid w:val="002875D5"/>
    <w:rsid w:val="002878D7"/>
    <w:rsid w:val="00287A51"/>
    <w:rsid w:val="00290868"/>
    <w:rsid w:val="00290A42"/>
    <w:rsid w:val="002911E3"/>
    <w:rsid w:val="002913AB"/>
    <w:rsid w:val="0029150D"/>
    <w:rsid w:val="0029172D"/>
    <w:rsid w:val="002919C2"/>
    <w:rsid w:val="00292691"/>
    <w:rsid w:val="002926F7"/>
    <w:rsid w:val="00292935"/>
    <w:rsid w:val="00292AC1"/>
    <w:rsid w:val="00292EC7"/>
    <w:rsid w:val="0029334C"/>
    <w:rsid w:val="00293F1E"/>
    <w:rsid w:val="002945F2"/>
    <w:rsid w:val="0029690A"/>
    <w:rsid w:val="002975CB"/>
    <w:rsid w:val="00297D58"/>
    <w:rsid w:val="002A0116"/>
    <w:rsid w:val="002A0E12"/>
    <w:rsid w:val="002A0F95"/>
    <w:rsid w:val="002A164E"/>
    <w:rsid w:val="002A1757"/>
    <w:rsid w:val="002A1DA3"/>
    <w:rsid w:val="002A1DA9"/>
    <w:rsid w:val="002A2259"/>
    <w:rsid w:val="002A31AE"/>
    <w:rsid w:val="002A3A6E"/>
    <w:rsid w:val="002A4223"/>
    <w:rsid w:val="002A4465"/>
    <w:rsid w:val="002A53D7"/>
    <w:rsid w:val="002A5599"/>
    <w:rsid w:val="002A6D35"/>
    <w:rsid w:val="002A70A1"/>
    <w:rsid w:val="002A7294"/>
    <w:rsid w:val="002A77C8"/>
    <w:rsid w:val="002A7A0C"/>
    <w:rsid w:val="002A7CDD"/>
    <w:rsid w:val="002A7F50"/>
    <w:rsid w:val="002B009D"/>
    <w:rsid w:val="002B02ED"/>
    <w:rsid w:val="002B0F1F"/>
    <w:rsid w:val="002B0F4F"/>
    <w:rsid w:val="002B1B13"/>
    <w:rsid w:val="002B1D1F"/>
    <w:rsid w:val="002B1E99"/>
    <w:rsid w:val="002B230B"/>
    <w:rsid w:val="002B2677"/>
    <w:rsid w:val="002B2C1F"/>
    <w:rsid w:val="002B328B"/>
    <w:rsid w:val="002B3425"/>
    <w:rsid w:val="002B377D"/>
    <w:rsid w:val="002B3E57"/>
    <w:rsid w:val="002B460A"/>
    <w:rsid w:val="002B477D"/>
    <w:rsid w:val="002B4EAA"/>
    <w:rsid w:val="002B516C"/>
    <w:rsid w:val="002B55EB"/>
    <w:rsid w:val="002B5639"/>
    <w:rsid w:val="002B5E3A"/>
    <w:rsid w:val="002B6397"/>
    <w:rsid w:val="002B66C3"/>
    <w:rsid w:val="002B6A7A"/>
    <w:rsid w:val="002B7A18"/>
    <w:rsid w:val="002C0C06"/>
    <w:rsid w:val="002C1392"/>
    <w:rsid w:val="002C2087"/>
    <w:rsid w:val="002C22F1"/>
    <w:rsid w:val="002C23E7"/>
    <w:rsid w:val="002C36BC"/>
    <w:rsid w:val="002C371B"/>
    <w:rsid w:val="002C375B"/>
    <w:rsid w:val="002C3F68"/>
    <w:rsid w:val="002C4123"/>
    <w:rsid w:val="002C4849"/>
    <w:rsid w:val="002C4907"/>
    <w:rsid w:val="002C4AB1"/>
    <w:rsid w:val="002C4E92"/>
    <w:rsid w:val="002C53D8"/>
    <w:rsid w:val="002C56E1"/>
    <w:rsid w:val="002C5995"/>
    <w:rsid w:val="002C5999"/>
    <w:rsid w:val="002C62F3"/>
    <w:rsid w:val="002C65BC"/>
    <w:rsid w:val="002C696D"/>
    <w:rsid w:val="002C6A6C"/>
    <w:rsid w:val="002C6D09"/>
    <w:rsid w:val="002C759B"/>
    <w:rsid w:val="002D029C"/>
    <w:rsid w:val="002D03BD"/>
    <w:rsid w:val="002D058A"/>
    <w:rsid w:val="002D05AE"/>
    <w:rsid w:val="002D1632"/>
    <w:rsid w:val="002D16FB"/>
    <w:rsid w:val="002D1A76"/>
    <w:rsid w:val="002D2866"/>
    <w:rsid w:val="002D2FE7"/>
    <w:rsid w:val="002D3912"/>
    <w:rsid w:val="002D3CB4"/>
    <w:rsid w:val="002D4561"/>
    <w:rsid w:val="002D47AA"/>
    <w:rsid w:val="002D5383"/>
    <w:rsid w:val="002D6210"/>
    <w:rsid w:val="002D6BEF"/>
    <w:rsid w:val="002D7287"/>
    <w:rsid w:val="002D74F7"/>
    <w:rsid w:val="002D7655"/>
    <w:rsid w:val="002E05DD"/>
    <w:rsid w:val="002E1A78"/>
    <w:rsid w:val="002E2AD2"/>
    <w:rsid w:val="002E33C3"/>
    <w:rsid w:val="002E34E8"/>
    <w:rsid w:val="002E3EDF"/>
    <w:rsid w:val="002E403E"/>
    <w:rsid w:val="002E4814"/>
    <w:rsid w:val="002E49AC"/>
    <w:rsid w:val="002E5464"/>
    <w:rsid w:val="002E54B5"/>
    <w:rsid w:val="002E5CAA"/>
    <w:rsid w:val="002E5CAE"/>
    <w:rsid w:val="002E5DB8"/>
    <w:rsid w:val="002E6046"/>
    <w:rsid w:val="002E60AB"/>
    <w:rsid w:val="002E6A4A"/>
    <w:rsid w:val="002E6BA9"/>
    <w:rsid w:val="002E7B71"/>
    <w:rsid w:val="002E7F67"/>
    <w:rsid w:val="002F0883"/>
    <w:rsid w:val="002F0C8F"/>
    <w:rsid w:val="002F0F4D"/>
    <w:rsid w:val="002F130C"/>
    <w:rsid w:val="002F149C"/>
    <w:rsid w:val="002F1654"/>
    <w:rsid w:val="002F1B1A"/>
    <w:rsid w:val="002F1DA9"/>
    <w:rsid w:val="002F1EC9"/>
    <w:rsid w:val="002F20FD"/>
    <w:rsid w:val="002F2C85"/>
    <w:rsid w:val="002F2DE5"/>
    <w:rsid w:val="002F2E96"/>
    <w:rsid w:val="002F300F"/>
    <w:rsid w:val="002F37FD"/>
    <w:rsid w:val="002F3EF2"/>
    <w:rsid w:val="002F4234"/>
    <w:rsid w:val="002F42FE"/>
    <w:rsid w:val="002F4334"/>
    <w:rsid w:val="002F53D3"/>
    <w:rsid w:val="002F5B91"/>
    <w:rsid w:val="002F6796"/>
    <w:rsid w:val="002F6DBA"/>
    <w:rsid w:val="002F6EDB"/>
    <w:rsid w:val="002F72FF"/>
    <w:rsid w:val="002F7609"/>
    <w:rsid w:val="002F7E94"/>
    <w:rsid w:val="00300B7C"/>
    <w:rsid w:val="003014C3"/>
    <w:rsid w:val="00301CBD"/>
    <w:rsid w:val="00301F1D"/>
    <w:rsid w:val="00302483"/>
    <w:rsid w:val="00303827"/>
    <w:rsid w:val="0030396B"/>
    <w:rsid w:val="00303E34"/>
    <w:rsid w:val="0030497F"/>
    <w:rsid w:val="00304BB3"/>
    <w:rsid w:val="003053A5"/>
    <w:rsid w:val="003054FB"/>
    <w:rsid w:val="0030582A"/>
    <w:rsid w:val="00305965"/>
    <w:rsid w:val="00305A3C"/>
    <w:rsid w:val="00305F74"/>
    <w:rsid w:val="00306057"/>
    <w:rsid w:val="00306251"/>
    <w:rsid w:val="003065FA"/>
    <w:rsid w:val="00306816"/>
    <w:rsid w:val="00310245"/>
    <w:rsid w:val="00310701"/>
    <w:rsid w:val="00310B64"/>
    <w:rsid w:val="0031278D"/>
    <w:rsid w:val="00312885"/>
    <w:rsid w:val="00312EA0"/>
    <w:rsid w:val="00312FBA"/>
    <w:rsid w:val="00313036"/>
    <w:rsid w:val="003137EA"/>
    <w:rsid w:val="00313F31"/>
    <w:rsid w:val="00314492"/>
    <w:rsid w:val="00315170"/>
    <w:rsid w:val="003151AD"/>
    <w:rsid w:val="0031582E"/>
    <w:rsid w:val="00315F84"/>
    <w:rsid w:val="0031600B"/>
    <w:rsid w:val="0031605D"/>
    <w:rsid w:val="00316126"/>
    <w:rsid w:val="0031640C"/>
    <w:rsid w:val="00316677"/>
    <w:rsid w:val="00316B68"/>
    <w:rsid w:val="00316D29"/>
    <w:rsid w:val="00317033"/>
    <w:rsid w:val="00317281"/>
    <w:rsid w:val="00317303"/>
    <w:rsid w:val="003173B9"/>
    <w:rsid w:val="003175A1"/>
    <w:rsid w:val="00317DF7"/>
    <w:rsid w:val="00320706"/>
    <w:rsid w:val="0032080B"/>
    <w:rsid w:val="00320894"/>
    <w:rsid w:val="00320B08"/>
    <w:rsid w:val="00320B49"/>
    <w:rsid w:val="00321AD9"/>
    <w:rsid w:val="00322799"/>
    <w:rsid w:val="003228B5"/>
    <w:rsid w:val="00323196"/>
    <w:rsid w:val="00323740"/>
    <w:rsid w:val="003240FD"/>
    <w:rsid w:val="0032575B"/>
    <w:rsid w:val="00325A54"/>
    <w:rsid w:val="00326016"/>
    <w:rsid w:val="0032634F"/>
    <w:rsid w:val="003266D9"/>
    <w:rsid w:val="003270D2"/>
    <w:rsid w:val="003276ED"/>
    <w:rsid w:val="00331381"/>
    <w:rsid w:val="00331441"/>
    <w:rsid w:val="00331A8C"/>
    <w:rsid w:val="00331E1B"/>
    <w:rsid w:val="00332F32"/>
    <w:rsid w:val="00333016"/>
    <w:rsid w:val="003333BF"/>
    <w:rsid w:val="00333637"/>
    <w:rsid w:val="00333CB9"/>
    <w:rsid w:val="0033447D"/>
    <w:rsid w:val="00334B7E"/>
    <w:rsid w:val="00334CC0"/>
    <w:rsid w:val="0033518F"/>
    <w:rsid w:val="003355B2"/>
    <w:rsid w:val="00335624"/>
    <w:rsid w:val="00336146"/>
    <w:rsid w:val="0033618A"/>
    <w:rsid w:val="00336627"/>
    <w:rsid w:val="00336E15"/>
    <w:rsid w:val="00337068"/>
    <w:rsid w:val="003375CE"/>
    <w:rsid w:val="00337798"/>
    <w:rsid w:val="00340180"/>
    <w:rsid w:val="003402EB"/>
    <w:rsid w:val="003405BC"/>
    <w:rsid w:val="00340C12"/>
    <w:rsid w:val="00340D43"/>
    <w:rsid w:val="00340DC3"/>
    <w:rsid w:val="0034136D"/>
    <w:rsid w:val="00341EDA"/>
    <w:rsid w:val="00342400"/>
    <w:rsid w:val="00342A34"/>
    <w:rsid w:val="0034300A"/>
    <w:rsid w:val="00343F80"/>
    <w:rsid w:val="003442DB"/>
    <w:rsid w:val="0034474B"/>
    <w:rsid w:val="0034493A"/>
    <w:rsid w:val="00344B60"/>
    <w:rsid w:val="003453C2"/>
    <w:rsid w:val="00346639"/>
    <w:rsid w:val="00346C5B"/>
    <w:rsid w:val="00347271"/>
    <w:rsid w:val="0034744C"/>
    <w:rsid w:val="003474B9"/>
    <w:rsid w:val="00347800"/>
    <w:rsid w:val="00347A4A"/>
    <w:rsid w:val="00347AD4"/>
    <w:rsid w:val="00347F13"/>
    <w:rsid w:val="00350161"/>
    <w:rsid w:val="003501F0"/>
    <w:rsid w:val="003505D5"/>
    <w:rsid w:val="00351630"/>
    <w:rsid w:val="00351896"/>
    <w:rsid w:val="00351B36"/>
    <w:rsid w:val="003521A8"/>
    <w:rsid w:val="0035241D"/>
    <w:rsid w:val="00352666"/>
    <w:rsid w:val="00352AA9"/>
    <w:rsid w:val="00352EF0"/>
    <w:rsid w:val="00353881"/>
    <w:rsid w:val="0035392F"/>
    <w:rsid w:val="00353AFC"/>
    <w:rsid w:val="003540BF"/>
    <w:rsid w:val="003542F0"/>
    <w:rsid w:val="00354F3D"/>
    <w:rsid w:val="00355087"/>
    <w:rsid w:val="003552E6"/>
    <w:rsid w:val="00355572"/>
    <w:rsid w:val="00355CB7"/>
    <w:rsid w:val="00355FE5"/>
    <w:rsid w:val="00356932"/>
    <w:rsid w:val="00357857"/>
    <w:rsid w:val="0036014A"/>
    <w:rsid w:val="00360846"/>
    <w:rsid w:val="00360849"/>
    <w:rsid w:val="00360CE0"/>
    <w:rsid w:val="00360F92"/>
    <w:rsid w:val="00361074"/>
    <w:rsid w:val="003614F3"/>
    <w:rsid w:val="003624A0"/>
    <w:rsid w:val="00362A9D"/>
    <w:rsid w:val="003634F2"/>
    <w:rsid w:val="00363B3A"/>
    <w:rsid w:val="00363F60"/>
    <w:rsid w:val="0036407F"/>
    <w:rsid w:val="003649AA"/>
    <w:rsid w:val="00364FFF"/>
    <w:rsid w:val="0036580F"/>
    <w:rsid w:val="00365D21"/>
    <w:rsid w:val="00365F53"/>
    <w:rsid w:val="00366799"/>
    <w:rsid w:val="003667B8"/>
    <w:rsid w:val="00366ED9"/>
    <w:rsid w:val="003672FC"/>
    <w:rsid w:val="00367B84"/>
    <w:rsid w:val="00367CFE"/>
    <w:rsid w:val="00367FB6"/>
    <w:rsid w:val="00370608"/>
    <w:rsid w:val="00370E18"/>
    <w:rsid w:val="00370FAC"/>
    <w:rsid w:val="00371072"/>
    <w:rsid w:val="00371120"/>
    <w:rsid w:val="003711CB"/>
    <w:rsid w:val="00371A9E"/>
    <w:rsid w:val="00371E09"/>
    <w:rsid w:val="00372119"/>
    <w:rsid w:val="00372584"/>
    <w:rsid w:val="00372E00"/>
    <w:rsid w:val="00372E42"/>
    <w:rsid w:val="00372F21"/>
    <w:rsid w:val="0037319F"/>
    <w:rsid w:val="00373720"/>
    <w:rsid w:val="003737C8"/>
    <w:rsid w:val="003752B2"/>
    <w:rsid w:val="003755A0"/>
    <w:rsid w:val="003756A9"/>
    <w:rsid w:val="00375E80"/>
    <w:rsid w:val="00376196"/>
    <w:rsid w:val="0037630F"/>
    <w:rsid w:val="00376712"/>
    <w:rsid w:val="00376982"/>
    <w:rsid w:val="00376F4A"/>
    <w:rsid w:val="003771A5"/>
    <w:rsid w:val="003773C2"/>
    <w:rsid w:val="0037752C"/>
    <w:rsid w:val="003803E4"/>
    <w:rsid w:val="003806C7"/>
    <w:rsid w:val="00380728"/>
    <w:rsid w:val="00380A79"/>
    <w:rsid w:val="00380AFF"/>
    <w:rsid w:val="00380D8A"/>
    <w:rsid w:val="00380F7C"/>
    <w:rsid w:val="00380F89"/>
    <w:rsid w:val="003810F6"/>
    <w:rsid w:val="003811CF"/>
    <w:rsid w:val="003813C7"/>
    <w:rsid w:val="00381569"/>
    <w:rsid w:val="00381760"/>
    <w:rsid w:val="00381857"/>
    <w:rsid w:val="003818B5"/>
    <w:rsid w:val="00381DB8"/>
    <w:rsid w:val="00381E4C"/>
    <w:rsid w:val="00382A03"/>
    <w:rsid w:val="003832A6"/>
    <w:rsid w:val="00383EDA"/>
    <w:rsid w:val="00383EDE"/>
    <w:rsid w:val="00383FDF"/>
    <w:rsid w:val="00384275"/>
    <w:rsid w:val="003845B6"/>
    <w:rsid w:val="00384DA7"/>
    <w:rsid w:val="0038663C"/>
    <w:rsid w:val="00386764"/>
    <w:rsid w:val="00387425"/>
    <w:rsid w:val="0038770D"/>
    <w:rsid w:val="0039012D"/>
    <w:rsid w:val="00390FE1"/>
    <w:rsid w:val="00391049"/>
    <w:rsid w:val="003911C1"/>
    <w:rsid w:val="00391E36"/>
    <w:rsid w:val="00392165"/>
    <w:rsid w:val="003923A6"/>
    <w:rsid w:val="00392692"/>
    <w:rsid w:val="00392BF6"/>
    <w:rsid w:val="00392F20"/>
    <w:rsid w:val="0039356A"/>
    <w:rsid w:val="0039403A"/>
    <w:rsid w:val="00394195"/>
    <w:rsid w:val="003942D1"/>
    <w:rsid w:val="00394591"/>
    <w:rsid w:val="00394DE0"/>
    <w:rsid w:val="00395808"/>
    <w:rsid w:val="00395901"/>
    <w:rsid w:val="003959D5"/>
    <w:rsid w:val="00395F21"/>
    <w:rsid w:val="00396206"/>
    <w:rsid w:val="003964E9"/>
    <w:rsid w:val="0039687B"/>
    <w:rsid w:val="00396F50"/>
    <w:rsid w:val="00397802"/>
    <w:rsid w:val="00397DF1"/>
    <w:rsid w:val="003A01EB"/>
    <w:rsid w:val="003A05DF"/>
    <w:rsid w:val="003A0ABE"/>
    <w:rsid w:val="003A1070"/>
    <w:rsid w:val="003A11B5"/>
    <w:rsid w:val="003A13A9"/>
    <w:rsid w:val="003A17CF"/>
    <w:rsid w:val="003A1BB6"/>
    <w:rsid w:val="003A1BE0"/>
    <w:rsid w:val="003A1F5F"/>
    <w:rsid w:val="003A2880"/>
    <w:rsid w:val="003A2B2E"/>
    <w:rsid w:val="003A2CFB"/>
    <w:rsid w:val="003A36D3"/>
    <w:rsid w:val="003A45D3"/>
    <w:rsid w:val="003A49EE"/>
    <w:rsid w:val="003A4A63"/>
    <w:rsid w:val="003A4D13"/>
    <w:rsid w:val="003A4F10"/>
    <w:rsid w:val="003A4F31"/>
    <w:rsid w:val="003A5DB6"/>
    <w:rsid w:val="003A5DEE"/>
    <w:rsid w:val="003A605F"/>
    <w:rsid w:val="003A60CB"/>
    <w:rsid w:val="003A6143"/>
    <w:rsid w:val="003A6501"/>
    <w:rsid w:val="003A65C3"/>
    <w:rsid w:val="003A65FD"/>
    <w:rsid w:val="003A6B6B"/>
    <w:rsid w:val="003A6E8C"/>
    <w:rsid w:val="003A7AC0"/>
    <w:rsid w:val="003A7D00"/>
    <w:rsid w:val="003B0018"/>
    <w:rsid w:val="003B02F9"/>
    <w:rsid w:val="003B060E"/>
    <w:rsid w:val="003B1ED2"/>
    <w:rsid w:val="003B20F8"/>
    <w:rsid w:val="003B24B7"/>
    <w:rsid w:val="003B25AC"/>
    <w:rsid w:val="003B2C1F"/>
    <w:rsid w:val="003B331B"/>
    <w:rsid w:val="003B3390"/>
    <w:rsid w:val="003B35DE"/>
    <w:rsid w:val="003B39E5"/>
    <w:rsid w:val="003B3B04"/>
    <w:rsid w:val="003B3BC0"/>
    <w:rsid w:val="003B413E"/>
    <w:rsid w:val="003B455F"/>
    <w:rsid w:val="003B4BEF"/>
    <w:rsid w:val="003B4F58"/>
    <w:rsid w:val="003B5062"/>
    <w:rsid w:val="003B578E"/>
    <w:rsid w:val="003B5B01"/>
    <w:rsid w:val="003B5D0C"/>
    <w:rsid w:val="003B6132"/>
    <w:rsid w:val="003B6510"/>
    <w:rsid w:val="003B68BD"/>
    <w:rsid w:val="003B6B68"/>
    <w:rsid w:val="003B6DAC"/>
    <w:rsid w:val="003B6FBA"/>
    <w:rsid w:val="003B7009"/>
    <w:rsid w:val="003B7580"/>
    <w:rsid w:val="003B7BCA"/>
    <w:rsid w:val="003B7C18"/>
    <w:rsid w:val="003B7CA2"/>
    <w:rsid w:val="003B7EC3"/>
    <w:rsid w:val="003C02D3"/>
    <w:rsid w:val="003C045D"/>
    <w:rsid w:val="003C0656"/>
    <w:rsid w:val="003C136E"/>
    <w:rsid w:val="003C1C49"/>
    <w:rsid w:val="003C1E2D"/>
    <w:rsid w:val="003C1EDF"/>
    <w:rsid w:val="003C21F7"/>
    <w:rsid w:val="003C2590"/>
    <w:rsid w:val="003C2E41"/>
    <w:rsid w:val="003C3173"/>
    <w:rsid w:val="003C339A"/>
    <w:rsid w:val="003C350A"/>
    <w:rsid w:val="003C39A7"/>
    <w:rsid w:val="003C3CC5"/>
    <w:rsid w:val="003C3E1E"/>
    <w:rsid w:val="003C4022"/>
    <w:rsid w:val="003C42B8"/>
    <w:rsid w:val="003C5094"/>
    <w:rsid w:val="003C5114"/>
    <w:rsid w:val="003C574B"/>
    <w:rsid w:val="003C5B91"/>
    <w:rsid w:val="003C5E74"/>
    <w:rsid w:val="003C626E"/>
    <w:rsid w:val="003C65B0"/>
    <w:rsid w:val="003C743E"/>
    <w:rsid w:val="003C79CD"/>
    <w:rsid w:val="003C7A5A"/>
    <w:rsid w:val="003D014D"/>
    <w:rsid w:val="003D09F6"/>
    <w:rsid w:val="003D1189"/>
    <w:rsid w:val="003D156B"/>
    <w:rsid w:val="003D172D"/>
    <w:rsid w:val="003D1F39"/>
    <w:rsid w:val="003D2272"/>
    <w:rsid w:val="003D230B"/>
    <w:rsid w:val="003D3409"/>
    <w:rsid w:val="003D3A11"/>
    <w:rsid w:val="003D3A84"/>
    <w:rsid w:val="003D3ADA"/>
    <w:rsid w:val="003D3F71"/>
    <w:rsid w:val="003D4830"/>
    <w:rsid w:val="003D5929"/>
    <w:rsid w:val="003D5EC0"/>
    <w:rsid w:val="003D6186"/>
    <w:rsid w:val="003D61CE"/>
    <w:rsid w:val="003D7125"/>
    <w:rsid w:val="003E0574"/>
    <w:rsid w:val="003E14AF"/>
    <w:rsid w:val="003E249B"/>
    <w:rsid w:val="003E275A"/>
    <w:rsid w:val="003E2A60"/>
    <w:rsid w:val="003E2DE8"/>
    <w:rsid w:val="003E2F77"/>
    <w:rsid w:val="003E3FA8"/>
    <w:rsid w:val="003E3FBC"/>
    <w:rsid w:val="003E406A"/>
    <w:rsid w:val="003E45C8"/>
    <w:rsid w:val="003E48F0"/>
    <w:rsid w:val="003E5BBE"/>
    <w:rsid w:val="003E6466"/>
    <w:rsid w:val="003E695B"/>
    <w:rsid w:val="003E6973"/>
    <w:rsid w:val="003E6D6A"/>
    <w:rsid w:val="003E6FC9"/>
    <w:rsid w:val="003E7548"/>
    <w:rsid w:val="003E797A"/>
    <w:rsid w:val="003E79FB"/>
    <w:rsid w:val="003E7FB6"/>
    <w:rsid w:val="003F0098"/>
    <w:rsid w:val="003F020E"/>
    <w:rsid w:val="003F092C"/>
    <w:rsid w:val="003F1077"/>
    <w:rsid w:val="003F1096"/>
    <w:rsid w:val="003F12A4"/>
    <w:rsid w:val="003F2FE3"/>
    <w:rsid w:val="003F305A"/>
    <w:rsid w:val="003F3112"/>
    <w:rsid w:val="003F31D4"/>
    <w:rsid w:val="003F327C"/>
    <w:rsid w:val="003F365F"/>
    <w:rsid w:val="003F376A"/>
    <w:rsid w:val="003F3DE5"/>
    <w:rsid w:val="003F3FC7"/>
    <w:rsid w:val="003F41E7"/>
    <w:rsid w:val="003F4439"/>
    <w:rsid w:val="003F44B2"/>
    <w:rsid w:val="003F4D47"/>
    <w:rsid w:val="003F4D9A"/>
    <w:rsid w:val="003F59B0"/>
    <w:rsid w:val="003F5AB9"/>
    <w:rsid w:val="003F6052"/>
    <w:rsid w:val="003F6204"/>
    <w:rsid w:val="003F6556"/>
    <w:rsid w:val="003F66C1"/>
    <w:rsid w:val="003F6B04"/>
    <w:rsid w:val="003F702D"/>
    <w:rsid w:val="003F703B"/>
    <w:rsid w:val="003F7360"/>
    <w:rsid w:val="003F77EF"/>
    <w:rsid w:val="003F7934"/>
    <w:rsid w:val="004003C5"/>
    <w:rsid w:val="004004F6"/>
    <w:rsid w:val="00400CFA"/>
    <w:rsid w:val="00400DE0"/>
    <w:rsid w:val="00401EC3"/>
    <w:rsid w:val="00402F65"/>
    <w:rsid w:val="00403158"/>
    <w:rsid w:val="004031E5"/>
    <w:rsid w:val="00403744"/>
    <w:rsid w:val="00404EE2"/>
    <w:rsid w:val="00404F86"/>
    <w:rsid w:val="00405D36"/>
    <w:rsid w:val="00405EBE"/>
    <w:rsid w:val="0040603F"/>
    <w:rsid w:val="0040643D"/>
    <w:rsid w:val="0040653C"/>
    <w:rsid w:val="00407304"/>
    <w:rsid w:val="004073D5"/>
    <w:rsid w:val="00407C91"/>
    <w:rsid w:val="00410944"/>
    <w:rsid w:val="00411788"/>
    <w:rsid w:val="00411ED4"/>
    <w:rsid w:val="004122DB"/>
    <w:rsid w:val="00413A3A"/>
    <w:rsid w:val="00413AF4"/>
    <w:rsid w:val="0041416F"/>
    <w:rsid w:val="0041422B"/>
    <w:rsid w:val="0041535D"/>
    <w:rsid w:val="00415F60"/>
    <w:rsid w:val="004167AD"/>
    <w:rsid w:val="00417D36"/>
    <w:rsid w:val="0042028B"/>
    <w:rsid w:val="0042055A"/>
    <w:rsid w:val="004206E9"/>
    <w:rsid w:val="004208F0"/>
    <w:rsid w:val="00421B69"/>
    <w:rsid w:val="00421D18"/>
    <w:rsid w:val="00421D62"/>
    <w:rsid w:val="00421F60"/>
    <w:rsid w:val="0042214B"/>
    <w:rsid w:val="00422559"/>
    <w:rsid w:val="004226C1"/>
    <w:rsid w:val="00423C04"/>
    <w:rsid w:val="00424428"/>
    <w:rsid w:val="00424A75"/>
    <w:rsid w:val="00424F85"/>
    <w:rsid w:val="00425741"/>
    <w:rsid w:val="004266FC"/>
    <w:rsid w:val="00426AE1"/>
    <w:rsid w:val="004274FB"/>
    <w:rsid w:val="00427AAB"/>
    <w:rsid w:val="0043017C"/>
    <w:rsid w:val="00430213"/>
    <w:rsid w:val="00430672"/>
    <w:rsid w:val="00430A4E"/>
    <w:rsid w:val="00431001"/>
    <w:rsid w:val="0043126E"/>
    <w:rsid w:val="00432DA9"/>
    <w:rsid w:val="00433384"/>
    <w:rsid w:val="00433C15"/>
    <w:rsid w:val="004340DF"/>
    <w:rsid w:val="0043438A"/>
    <w:rsid w:val="00434AF1"/>
    <w:rsid w:val="004350C1"/>
    <w:rsid w:val="004352E2"/>
    <w:rsid w:val="00435394"/>
    <w:rsid w:val="00436BEE"/>
    <w:rsid w:val="004371A0"/>
    <w:rsid w:val="0043778A"/>
    <w:rsid w:val="00437CE3"/>
    <w:rsid w:val="00437E9F"/>
    <w:rsid w:val="00440043"/>
    <w:rsid w:val="00440C0D"/>
    <w:rsid w:val="00440DA9"/>
    <w:rsid w:val="004417BA"/>
    <w:rsid w:val="004419E9"/>
    <w:rsid w:val="00441A82"/>
    <w:rsid w:val="00442626"/>
    <w:rsid w:val="00442CA5"/>
    <w:rsid w:val="00443120"/>
    <w:rsid w:val="00443999"/>
    <w:rsid w:val="00443BFE"/>
    <w:rsid w:val="00443F00"/>
    <w:rsid w:val="00444008"/>
    <w:rsid w:val="00444041"/>
    <w:rsid w:val="0044540B"/>
    <w:rsid w:val="004464DB"/>
    <w:rsid w:val="0044698B"/>
    <w:rsid w:val="00447785"/>
    <w:rsid w:val="00447E47"/>
    <w:rsid w:val="00450007"/>
    <w:rsid w:val="004503DD"/>
    <w:rsid w:val="00450802"/>
    <w:rsid w:val="0045109D"/>
    <w:rsid w:val="00451446"/>
    <w:rsid w:val="00451481"/>
    <w:rsid w:val="00451586"/>
    <w:rsid w:val="004515D6"/>
    <w:rsid w:val="00452000"/>
    <w:rsid w:val="0045270D"/>
    <w:rsid w:val="004532FA"/>
    <w:rsid w:val="00453A25"/>
    <w:rsid w:val="00453B30"/>
    <w:rsid w:val="00453BC9"/>
    <w:rsid w:val="0045471E"/>
    <w:rsid w:val="00454813"/>
    <w:rsid w:val="0045490F"/>
    <w:rsid w:val="00454AE7"/>
    <w:rsid w:val="00454FFC"/>
    <w:rsid w:val="004550B1"/>
    <w:rsid w:val="00455494"/>
    <w:rsid w:val="004559A4"/>
    <w:rsid w:val="00455AC0"/>
    <w:rsid w:val="00455B12"/>
    <w:rsid w:val="00456157"/>
    <w:rsid w:val="0045620F"/>
    <w:rsid w:val="004564D4"/>
    <w:rsid w:val="0045662C"/>
    <w:rsid w:val="00456992"/>
    <w:rsid w:val="004573BE"/>
    <w:rsid w:val="00457961"/>
    <w:rsid w:val="00457A82"/>
    <w:rsid w:val="00460818"/>
    <w:rsid w:val="00460851"/>
    <w:rsid w:val="00460F85"/>
    <w:rsid w:val="00460F9D"/>
    <w:rsid w:val="004610F0"/>
    <w:rsid w:val="004613D1"/>
    <w:rsid w:val="004614F9"/>
    <w:rsid w:val="0046169C"/>
    <w:rsid w:val="0046267D"/>
    <w:rsid w:val="004628F2"/>
    <w:rsid w:val="00464132"/>
    <w:rsid w:val="00464AFE"/>
    <w:rsid w:val="00464EAE"/>
    <w:rsid w:val="004654EC"/>
    <w:rsid w:val="00465C99"/>
    <w:rsid w:val="00467057"/>
    <w:rsid w:val="004674C3"/>
    <w:rsid w:val="00467A61"/>
    <w:rsid w:val="0047057E"/>
    <w:rsid w:val="00470B5F"/>
    <w:rsid w:val="00470E6D"/>
    <w:rsid w:val="004711B8"/>
    <w:rsid w:val="0047244E"/>
    <w:rsid w:val="00472C4B"/>
    <w:rsid w:val="00473958"/>
    <w:rsid w:val="004742D4"/>
    <w:rsid w:val="00474CD2"/>
    <w:rsid w:val="004758B7"/>
    <w:rsid w:val="004758C5"/>
    <w:rsid w:val="00475AAD"/>
    <w:rsid w:val="00475BA5"/>
    <w:rsid w:val="00475EA7"/>
    <w:rsid w:val="00476430"/>
    <w:rsid w:val="004765EC"/>
    <w:rsid w:val="00476A09"/>
    <w:rsid w:val="00477E5D"/>
    <w:rsid w:val="0048022E"/>
    <w:rsid w:val="00480415"/>
    <w:rsid w:val="004806CB"/>
    <w:rsid w:val="00480CE5"/>
    <w:rsid w:val="00481A07"/>
    <w:rsid w:val="00481F62"/>
    <w:rsid w:val="004827CC"/>
    <w:rsid w:val="00482BB9"/>
    <w:rsid w:val="00482DBF"/>
    <w:rsid w:val="00482EAD"/>
    <w:rsid w:val="004830E4"/>
    <w:rsid w:val="004831DC"/>
    <w:rsid w:val="0048331B"/>
    <w:rsid w:val="00483A2D"/>
    <w:rsid w:val="00484830"/>
    <w:rsid w:val="00484AC6"/>
    <w:rsid w:val="00484BAD"/>
    <w:rsid w:val="004863DB"/>
    <w:rsid w:val="00486513"/>
    <w:rsid w:val="004865B7"/>
    <w:rsid w:val="00486A95"/>
    <w:rsid w:val="00486D2E"/>
    <w:rsid w:val="00487F84"/>
    <w:rsid w:val="00487F87"/>
    <w:rsid w:val="004905CD"/>
    <w:rsid w:val="0049073D"/>
    <w:rsid w:val="00490CB1"/>
    <w:rsid w:val="00491361"/>
    <w:rsid w:val="00491F9A"/>
    <w:rsid w:val="00492270"/>
    <w:rsid w:val="00492960"/>
    <w:rsid w:val="00493A54"/>
    <w:rsid w:val="00494870"/>
    <w:rsid w:val="00494A0C"/>
    <w:rsid w:val="00494DBC"/>
    <w:rsid w:val="00495368"/>
    <w:rsid w:val="004958FB"/>
    <w:rsid w:val="00495BD1"/>
    <w:rsid w:val="00495D96"/>
    <w:rsid w:val="00495F0D"/>
    <w:rsid w:val="00496122"/>
    <w:rsid w:val="0049697E"/>
    <w:rsid w:val="00496ABC"/>
    <w:rsid w:val="00496EC3"/>
    <w:rsid w:val="0049713D"/>
    <w:rsid w:val="0049729E"/>
    <w:rsid w:val="00497556"/>
    <w:rsid w:val="00497C72"/>
    <w:rsid w:val="004A013D"/>
    <w:rsid w:val="004A037E"/>
    <w:rsid w:val="004A0685"/>
    <w:rsid w:val="004A0CFA"/>
    <w:rsid w:val="004A10B4"/>
    <w:rsid w:val="004A1493"/>
    <w:rsid w:val="004A16F2"/>
    <w:rsid w:val="004A1747"/>
    <w:rsid w:val="004A17E0"/>
    <w:rsid w:val="004A19A7"/>
    <w:rsid w:val="004A1A3E"/>
    <w:rsid w:val="004A2B23"/>
    <w:rsid w:val="004A3200"/>
    <w:rsid w:val="004A33D5"/>
    <w:rsid w:val="004A37CC"/>
    <w:rsid w:val="004A4696"/>
    <w:rsid w:val="004A491C"/>
    <w:rsid w:val="004A4F4E"/>
    <w:rsid w:val="004A5C72"/>
    <w:rsid w:val="004A6D54"/>
    <w:rsid w:val="004A78FD"/>
    <w:rsid w:val="004B06E8"/>
    <w:rsid w:val="004B0A1D"/>
    <w:rsid w:val="004B0AAB"/>
    <w:rsid w:val="004B0B6C"/>
    <w:rsid w:val="004B111D"/>
    <w:rsid w:val="004B141A"/>
    <w:rsid w:val="004B1608"/>
    <w:rsid w:val="004B1640"/>
    <w:rsid w:val="004B1E4A"/>
    <w:rsid w:val="004B1F35"/>
    <w:rsid w:val="004B20C5"/>
    <w:rsid w:val="004B2194"/>
    <w:rsid w:val="004B2F68"/>
    <w:rsid w:val="004B3FFB"/>
    <w:rsid w:val="004B47F0"/>
    <w:rsid w:val="004B4ACA"/>
    <w:rsid w:val="004B517A"/>
    <w:rsid w:val="004B5695"/>
    <w:rsid w:val="004B5A5F"/>
    <w:rsid w:val="004B61E5"/>
    <w:rsid w:val="004B64CB"/>
    <w:rsid w:val="004B6614"/>
    <w:rsid w:val="004B6B4D"/>
    <w:rsid w:val="004B6C04"/>
    <w:rsid w:val="004B6CB5"/>
    <w:rsid w:val="004B6D5C"/>
    <w:rsid w:val="004B764B"/>
    <w:rsid w:val="004B7692"/>
    <w:rsid w:val="004C0965"/>
    <w:rsid w:val="004C0BBB"/>
    <w:rsid w:val="004C0C57"/>
    <w:rsid w:val="004C1065"/>
    <w:rsid w:val="004C18FF"/>
    <w:rsid w:val="004C1B88"/>
    <w:rsid w:val="004C1C5D"/>
    <w:rsid w:val="004C1F4C"/>
    <w:rsid w:val="004C2184"/>
    <w:rsid w:val="004C24DE"/>
    <w:rsid w:val="004C27C0"/>
    <w:rsid w:val="004C38A6"/>
    <w:rsid w:val="004C38AE"/>
    <w:rsid w:val="004C4108"/>
    <w:rsid w:val="004C50A1"/>
    <w:rsid w:val="004C54D5"/>
    <w:rsid w:val="004C55B0"/>
    <w:rsid w:val="004C56AA"/>
    <w:rsid w:val="004C5A67"/>
    <w:rsid w:val="004C5BB5"/>
    <w:rsid w:val="004C5D3C"/>
    <w:rsid w:val="004C6400"/>
    <w:rsid w:val="004C6A95"/>
    <w:rsid w:val="004C71E5"/>
    <w:rsid w:val="004C727C"/>
    <w:rsid w:val="004C72E4"/>
    <w:rsid w:val="004D009D"/>
    <w:rsid w:val="004D0252"/>
    <w:rsid w:val="004D09B1"/>
    <w:rsid w:val="004D142B"/>
    <w:rsid w:val="004D1E56"/>
    <w:rsid w:val="004D1FCC"/>
    <w:rsid w:val="004D2334"/>
    <w:rsid w:val="004D2A37"/>
    <w:rsid w:val="004D2FB7"/>
    <w:rsid w:val="004D44F5"/>
    <w:rsid w:val="004D4F03"/>
    <w:rsid w:val="004D5109"/>
    <w:rsid w:val="004D5904"/>
    <w:rsid w:val="004D61BD"/>
    <w:rsid w:val="004D66D4"/>
    <w:rsid w:val="004D6A76"/>
    <w:rsid w:val="004D75C1"/>
    <w:rsid w:val="004E0012"/>
    <w:rsid w:val="004E00F8"/>
    <w:rsid w:val="004E0A2B"/>
    <w:rsid w:val="004E0C10"/>
    <w:rsid w:val="004E0FC0"/>
    <w:rsid w:val="004E10DB"/>
    <w:rsid w:val="004E11A5"/>
    <w:rsid w:val="004E11E7"/>
    <w:rsid w:val="004E1498"/>
    <w:rsid w:val="004E187F"/>
    <w:rsid w:val="004E18CB"/>
    <w:rsid w:val="004E1B0C"/>
    <w:rsid w:val="004E1C44"/>
    <w:rsid w:val="004E2042"/>
    <w:rsid w:val="004E26F5"/>
    <w:rsid w:val="004E33F0"/>
    <w:rsid w:val="004E365B"/>
    <w:rsid w:val="004E47B7"/>
    <w:rsid w:val="004E538C"/>
    <w:rsid w:val="004E5589"/>
    <w:rsid w:val="004E55CF"/>
    <w:rsid w:val="004E57E3"/>
    <w:rsid w:val="004E60D2"/>
    <w:rsid w:val="004E63DD"/>
    <w:rsid w:val="004E678F"/>
    <w:rsid w:val="004E7B9B"/>
    <w:rsid w:val="004E7D6C"/>
    <w:rsid w:val="004E7E77"/>
    <w:rsid w:val="004F02E8"/>
    <w:rsid w:val="004F0348"/>
    <w:rsid w:val="004F067E"/>
    <w:rsid w:val="004F088D"/>
    <w:rsid w:val="004F1028"/>
    <w:rsid w:val="004F119E"/>
    <w:rsid w:val="004F13B9"/>
    <w:rsid w:val="004F13BA"/>
    <w:rsid w:val="004F1765"/>
    <w:rsid w:val="004F1B89"/>
    <w:rsid w:val="004F2C79"/>
    <w:rsid w:val="004F3229"/>
    <w:rsid w:val="004F405E"/>
    <w:rsid w:val="004F4C09"/>
    <w:rsid w:val="004F5564"/>
    <w:rsid w:val="004F571F"/>
    <w:rsid w:val="004F5B17"/>
    <w:rsid w:val="004F60E4"/>
    <w:rsid w:val="004F666D"/>
    <w:rsid w:val="004F7237"/>
    <w:rsid w:val="004F78DC"/>
    <w:rsid w:val="004F78E3"/>
    <w:rsid w:val="004F7978"/>
    <w:rsid w:val="004F7D93"/>
    <w:rsid w:val="004F7DA4"/>
    <w:rsid w:val="005003ED"/>
    <w:rsid w:val="00500B32"/>
    <w:rsid w:val="00501021"/>
    <w:rsid w:val="005014E9"/>
    <w:rsid w:val="00501500"/>
    <w:rsid w:val="00501CAC"/>
    <w:rsid w:val="00501F11"/>
    <w:rsid w:val="005023E1"/>
    <w:rsid w:val="0050260A"/>
    <w:rsid w:val="00502658"/>
    <w:rsid w:val="005029A3"/>
    <w:rsid w:val="005031F2"/>
    <w:rsid w:val="005034BE"/>
    <w:rsid w:val="00503831"/>
    <w:rsid w:val="00503E59"/>
    <w:rsid w:val="005049A9"/>
    <w:rsid w:val="00504C8C"/>
    <w:rsid w:val="00504F0C"/>
    <w:rsid w:val="00504F9A"/>
    <w:rsid w:val="005051B4"/>
    <w:rsid w:val="00505251"/>
    <w:rsid w:val="0050539A"/>
    <w:rsid w:val="00505DE9"/>
    <w:rsid w:val="00506752"/>
    <w:rsid w:val="00507356"/>
    <w:rsid w:val="005100FB"/>
    <w:rsid w:val="00510575"/>
    <w:rsid w:val="0051124E"/>
    <w:rsid w:val="005112F7"/>
    <w:rsid w:val="00511CDE"/>
    <w:rsid w:val="00511E30"/>
    <w:rsid w:val="00512EB4"/>
    <w:rsid w:val="00514177"/>
    <w:rsid w:val="00514341"/>
    <w:rsid w:val="00514862"/>
    <w:rsid w:val="0051489F"/>
    <w:rsid w:val="005156D4"/>
    <w:rsid w:val="005166A2"/>
    <w:rsid w:val="00516836"/>
    <w:rsid w:val="0051699E"/>
    <w:rsid w:val="00520009"/>
    <w:rsid w:val="00520059"/>
    <w:rsid w:val="005201B0"/>
    <w:rsid w:val="005211DD"/>
    <w:rsid w:val="005214B4"/>
    <w:rsid w:val="005223F0"/>
    <w:rsid w:val="00522A97"/>
    <w:rsid w:val="00522BA4"/>
    <w:rsid w:val="00523065"/>
    <w:rsid w:val="00523CA5"/>
    <w:rsid w:val="00524A85"/>
    <w:rsid w:val="00524B4A"/>
    <w:rsid w:val="00524BEB"/>
    <w:rsid w:val="00524CA3"/>
    <w:rsid w:val="00525772"/>
    <w:rsid w:val="005259E7"/>
    <w:rsid w:val="00525D10"/>
    <w:rsid w:val="00526332"/>
    <w:rsid w:val="00526527"/>
    <w:rsid w:val="00526CAB"/>
    <w:rsid w:val="00526F66"/>
    <w:rsid w:val="00527E67"/>
    <w:rsid w:val="0053025C"/>
    <w:rsid w:val="005303A5"/>
    <w:rsid w:val="00530DF9"/>
    <w:rsid w:val="00531705"/>
    <w:rsid w:val="00531AF0"/>
    <w:rsid w:val="00531B16"/>
    <w:rsid w:val="0053234A"/>
    <w:rsid w:val="00532922"/>
    <w:rsid w:val="00532A14"/>
    <w:rsid w:val="00533348"/>
    <w:rsid w:val="005336DA"/>
    <w:rsid w:val="00533805"/>
    <w:rsid w:val="005338F8"/>
    <w:rsid w:val="005340D6"/>
    <w:rsid w:val="0053412E"/>
    <w:rsid w:val="00534AE0"/>
    <w:rsid w:val="00535685"/>
    <w:rsid w:val="0053584F"/>
    <w:rsid w:val="00535AA6"/>
    <w:rsid w:val="00535D7A"/>
    <w:rsid w:val="00535E2C"/>
    <w:rsid w:val="00536079"/>
    <w:rsid w:val="005363BD"/>
    <w:rsid w:val="0053641D"/>
    <w:rsid w:val="0053681F"/>
    <w:rsid w:val="005379EA"/>
    <w:rsid w:val="00537BDF"/>
    <w:rsid w:val="0054009A"/>
    <w:rsid w:val="0054039F"/>
    <w:rsid w:val="00540CB7"/>
    <w:rsid w:val="0054125B"/>
    <w:rsid w:val="0054128E"/>
    <w:rsid w:val="00541685"/>
    <w:rsid w:val="005416F5"/>
    <w:rsid w:val="005418CF"/>
    <w:rsid w:val="00541E98"/>
    <w:rsid w:val="005420AF"/>
    <w:rsid w:val="005420FE"/>
    <w:rsid w:val="00542558"/>
    <w:rsid w:val="00543DB5"/>
    <w:rsid w:val="005441B2"/>
    <w:rsid w:val="005450C5"/>
    <w:rsid w:val="005452B6"/>
    <w:rsid w:val="0054554A"/>
    <w:rsid w:val="00545A1C"/>
    <w:rsid w:val="00546370"/>
    <w:rsid w:val="00546AA1"/>
    <w:rsid w:val="005475F8"/>
    <w:rsid w:val="00547E66"/>
    <w:rsid w:val="0055009D"/>
    <w:rsid w:val="00550C94"/>
    <w:rsid w:val="00550FB7"/>
    <w:rsid w:val="005510C0"/>
    <w:rsid w:val="00551ED6"/>
    <w:rsid w:val="0055250B"/>
    <w:rsid w:val="00552668"/>
    <w:rsid w:val="005527D9"/>
    <w:rsid w:val="00552D82"/>
    <w:rsid w:val="00552FD4"/>
    <w:rsid w:val="0055347A"/>
    <w:rsid w:val="00553849"/>
    <w:rsid w:val="00553962"/>
    <w:rsid w:val="00554593"/>
    <w:rsid w:val="00554767"/>
    <w:rsid w:val="0055478A"/>
    <w:rsid w:val="00555131"/>
    <w:rsid w:val="005552A2"/>
    <w:rsid w:val="0055550E"/>
    <w:rsid w:val="00555563"/>
    <w:rsid w:val="00556393"/>
    <w:rsid w:val="00556BE6"/>
    <w:rsid w:val="00556BF4"/>
    <w:rsid w:val="00557943"/>
    <w:rsid w:val="00557C68"/>
    <w:rsid w:val="00560082"/>
    <w:rsid w:val="005600A1"/>
    <w:rsid w:val="005604F4"/>
    <w:rsid w:val="00560A45"/>
    <w:rsid w:val="00560DAF"/>
    <w:rsid w:val="00560FFC"/>
    <w:rsid w:val="00561217"/>
    <w:rsid w:val="00561888"/>
    <w:rsid w:val="00562137"/>
    <w:rsid w:val="00562254"/>
    <w:rsid w:val="00562266"/>
    <w:rsid w:val="005624E1"/>
    <w:rsid w:val="005627F1"/>
    <w:rsid w:val="0056350F"/>
    <w:rsid w:val="0056467B"/>
    <w:rsid w:val="005648B9"/>
    <w:rsid w:val="00564906"/>
    <w:rsid w:val="00565B23"/>
    <w:rsid w:val="0056608F"/>
    <w:rsid w:val="00566279"/>
    <w:rsid w:val="005662D0"/>
    <w:rsid w:val="00567493"/>
    <w:rsid w:val="005705A0"/>
    <w:rsid w:val="00570CC1"/>
    <w:rsid w:val="00571508"/>
    <w:rsid w:val="0057187F"/>
    <w:rsid w:val="00571E49"/>
    <w:rsid w:val="00571EFA"/>
    <w:rsid w:val="0057274D"/>
    <w:rsid w:val="00572BC8"/>
    <w:rsid w:val="00572ECD"/>
    <w:rsid w:val="005738CB"/>
    <w:rsid w:val="00574B52"/>
    <w:rsid w:val="00574E6E"/>
    <w:rsid w:val="00575399"/>
    <w:rsid w:val="005759CB"/>
    <w:rsid w:val="00575F0E"/>
    <w:rsid w:val="0057606D"/>
    <w:rsid w:val="0057674C"/>
    <w:rsid w:val="00576C45"/>
    <w:rsid w:val="00576F57"/>
    <w:rsid w:val="00576FE5"/>
    <w:rsid w:val="0057765F"/>
    <w:rsid w:val="00577D11"/>
    <w:rsid w:val="00577D4B"/>
    <w:rsid w:val="00577E7B"/>
    <w:rsid w:val="00580E8B"/>
    <w:rsid w:val="005814AC"/>
    <w:rsid w:val="005820B5"/>
    <w:rsid w:val="00582426"/>
    <w:rsid w:val="00582BC9"/>
    <w:rsid w:val="00582F05"/>
    <w:rsid w:val="00583A41"/>
    <w:rsid w:val="0058491E"/>
    <w:rsid w:val="00584DA3"/>
    <w:rsid w:val="00585796"/>
    <w:rsid w:val="00585B43"/>
    <w:rsid w:val="00586562"/>
    <w:rsid w:val="00586842"/>
    <w:rsid w:val="00586C3A"/>
    <w:rsid w:val="00587A3F"/>
    <w:rsid w:val="005913BB"/>
    <w:rsid w:val="00591596"/>
    <w:rsid w:val="00592178"/>
    <w:rsid w:val="005934C3"/>
    <w:rsid w:val="0059389D"/>
    <w:rsid w:val="00593ADB"/>
    <w:rsid w:val="00593DF8"/>
    <w:rsid w:val="005945AE"/>
    <w:rsid w:val="0059469A"/>
    <w:rsid w:val="00594B83"/>
    <w:rsid w:val="00594F35"/>
    <w:rsid w:val="00595B80"/>
    <w:rsid w:val="00596170"/>
    <w:rsid w:val="00596DBD"/>
    <w:rsid w:val="0059712E"/>
    <w:rsid w:val="005978EE"/>
    <w:rsid w:val="00597A2E"/>
    <w:rsid w:val="00597C0F"/>
    <w:rsid w:val="005A02A3"/>
    <w:rsid w:val="005A0809"/>
    <w:rsid w:val="005A0BCC"/>
    <w:rsid w:val="005A0E31"/>
    <w:rsid w:val="005A16F9"/>
    <w:rsid w:val="005A178B"/>
    <w:rsid w:val="005A17AD"/>
    <w:rsid w:val="005A1D1E"/>
    <w:rsid w:val="005A21AB"/>
    <w:rsid w:val="005A254F"/>
    <w:rsid w:val="005A2845"/>
    <w:rsid w:val="005A2AB3"/>
    <w:rsid w:val="005A316E"/>
    <w:rsid w:val="005A38A6"/>
    <w:rsid w:val="005A4488"/>
    <w:rsid w:val="005A4729"/>
    <w:rsid w:val="005A4978"/>
    <w:rsid w:val="005A4CD5"/>
    <w:rsid w:val="005A5D63"/>
    <w:rsid w:val="005A62B1"/>
    <w:rsid w:val="005A6665"/>
    <w:rsid w:val="005A7C00"/>
    <w:rsid w:val="005A7C06"/>
    <w:rsid w:val="005B115F"/>
    <w:rsid w:val="005B146D"/>
    <w:rsid w:val="005B28AF"/>
    <w:rsid w:val="005B2A38"/>
    <w:rsid w:val="005B2E8F"/>
    <w:rsid w:val="005B351E"/>
    <w:rsid w:val="005B3F53"/>
    <w:rsid w:val="005B3F83"/>
    <w:rsid w:val="005B445A"/>
    <w:rsid w:val="005B44D6"/>
    <w:rsid w:val="005B451E"/>
    <w:rsid w:val="005B4AE9"/>
    <w:rsid w:val="005B4E88"/>
    <w:rsid w:val="005B5113"/>
    <w:rsid w:val="005B543B"/>
    <w:rsid w:val="005B6478"/>
    <w:rsid w:val="005B69BF"/>
    <w:rsid w:val="005B72CE"/>
    <w:rsid w:val="005B749D"/>
    <w:rsid w:val="005C0333"/>
    <w:rsid w:val="005C055F"/>
    <w:rsid w:val="005C083F"/>
    <w:rsid w:val="005C1062"/>
    <w:rsid w:val="005C1133"/>
    <w:rsid w:val="005C1441"/>
    <w:rsid w:val="005C1610"/>
    <w:rsid w:val="005C21D1"/>
    <w:rsid w:val="005C2C39"/>
    <w:rsid w:val="005C2E5A"/>
    <w:rsid w:val="005C2FEB"/>
    <w:rsid w:val="005C334E"/>
    <w:rsid w:val="005C349B"/>
    <w:rsid w:val="005C3DD5"/>
    <w:rsid w:val="005C3DD8"/>
    <w:rsid w:val="005C45D6"/>
    <w:rsid w:val="005C472D"/>
    <w:rsid w:val="005C4BC6"/>
    <w:rsid w:val="005C4D38"/>
    <w:rsid w:val="005C4E43"/>
    <w:rsid w:val="005C4EE6"/>
    <w:rsid w:val="005C53AE"/>
    <w:rsid w:val="005C5B92"/>
    <w:rsid w:val="005C5C11"/>
    <w:rsid w:val="005C611D"/>
    <w:rsid w:val="005C6147"/>
    <w:rsid w:val="005C62DE"/>
    <w:rsid w:val="005C6356"/>
    <w:rsid w:val="005C655A"/>
    <w:rsid w:val="005C6A65"/>
    <w:rsid w:val="005C6CDF"/>
    <w:rsid w:val="005C6F82"/>
    <w:rsid w:val="005C731A"/>
    <w:rsid w:val="005C73BA"/>
    <w:rsid w:val="005C7F67"/>
    <w:rsid w:val="005D0436"/>
    <w:rsid w:val="005D073C"/>
    <w:rsid w:val="005D0F8A"/>
    <w:rsid w:val="005D25C8"/>
    <w:rsid w:val="005D25EA"/>
    <w:rsid w:val="005D2868"/>
    <w:rsid w:val="005D2ABA"/>
    <w:rsid w:val="005D303E"/>
    <w:rsid w:val="005D362A"/>
    <w:rsid w:val="005D392F"/>
    <w:rsid w:val="005D47EB"/>
    <w:rsid w:val="005D48DD"/>
    <w:rsid w:val="005D49FE"/>
    <w:rsid w:val="005D572A"/>
    <w:rsid w:val="005D639E"/>
    <w:rsid w:val="005D64C5"/>
    <w:rsid w:val="005D65D0"/>
    <w:rsid w:val="005D66E6"/>
    <w:rsid w:val="005D6B60"/>
    <w:rsid w:val="005D7F20"/>
    <w:rsid w:val="005E00DF"/>
    <w:rsid w:val="005E0531"/>
    <w:rsid w:val="005E1826"/>
    <w:rsid w:val="005E1C75"/>
    <w:rsid w:val="005E29E7"/>
    <w:rsid w:val="005E2B4A"/>
    <w:rsid w:val="005E2FE5"/>
    <w:rsid w:val="005E3776"/>
    <w:rsid w:val="005E3804"/>
    <w:rsid w:val="005E3E51"/>
    <w:rsid w:val="005E4264"/>
    <w:rsid w:val="005E49EB"/>
    <w:rsid w:val="005E4B1A"/>
    <w:rsid w:val="005E4BA6"/>
    <w:rsid w:val="005E4C15"/>
    <w:rsid w:val="005E4D7A"/>
    <w:rsid w:val="005E50CF"/>
    <w:rsid w:val="005E5194"/>
    <w:rsid w:val="005E5ADF"/>
    <w:rsid w:val="005E5C3A"/>
    <w:rsid w:val="005E6C24"/>
    <w:rsid w:val="005E708C"/>
    <w:rsid w:val="005E71BC"/>
    <w:rsid w:val="005E745F"/>
    <w:rsid w:val="005E74F4"/>
    <w:rsid w:val="005E79AE"/>
    <w:rsid w:val="005E7F67"/>
    <w:rsid w:val="005F0477"/>
    <w:rsid w:val="005F0757"/>
    <w:rsid w:val="005F0A77"/>
    <w:rsid w:val="005F0A80"/>
    <w:rsid w:val="005F0D47"/>
    <w:rsid w:val="005F109D"/>
    <w:rsid w:val="005F180E"/>
    <w:rsid w:val="005F1B22"/>
    <w:rsid w:val="005F1BD2"/>
    <w:rsid w:val="005F1D98"/>
    <w:rsid w:val="005F27AC"/>
    <w:rsid w:val="005F289F"/>
    <w:rsid w:val="005F2AAC"/>
    <w:rsid w:val="005F2B36"/>
    <w:rsid w:val="005F2D88"/>
    <w:rsid w:val="005F3A32"/>
    <w:rsid w:val="005F3C3B"/>
    <w:rsid w:val="005F47D4"/>
    <w:rsid w:val="005F508B"/>
    <w:rsid w:val="005F5181"/>
    <w:rsid w:val="005F5826"/>
    <w:rsid w:val="005F5DA4"/>
    <w:rsid w:val="005F5E2B"/>
    <w:rsid w:val="005F60B2"/>
    <w:rsid w:val="005F64E0"/>
    <w:rsid w:val="005F65CB"/>
    <w:rsid w:val="005F678C"/>
    <w:rsid w:val="005F69B0"/>
    <w:rsid w:val="005F738A"/>
    <w:rsid w:val="005F78DA"/>
    <w:rsid w:val="005F7908"/>
    <w:rsid w:val="005F7BE8"/>
    <w:rsid w:val="005F7C0B"/>
    <w:rsid w:val="005F7C79"/>
    <w:rsid w:val="005F7D06"/>
    <w:rsid w:val="006006FC"/>
    <w:rsid w:val="00600876"/>
    <w:rsid w:val="00600AA6"/>
    <w:rsid w:val="00600F7E"/>
    <w:rsid w:val="0060133F"/>
    <w:rsid w:val="00602356"/>
    <w:rsid w:val="006024E0"/>
    <w:rsid w:val="006025C3"/>
    <w:rsid w:val="00602F04"/>
    <w:rsid w:val="006030FB"/>
    <w:rsid w:val="00603D9F"/>
    <w:rsid w:val="006043D4"/>
    <w:rsid w:val="0060440D"/>
    <w:rsid w:val="00604B19"/>
    <w:rsid w:val="00605235"/>
    <w:rsid w:val="00605312"/>
    <w:rsid w:val="00605987"/>
    <w:rsid w:val="0060624E"/>
    <w:rsid w:val="00606368"/>
    <w:rsid w:val="006066ED"/>
    <w:rsid w:val="0060768A"/>
    <w:rsid w:val="006076F0"/>
    <w:rsid w:val="00607D4D"/>
    <w:rsid w:val="00607E40"/>
    <w:rsid w:val="00610123"/>
    <w:rsid w:val="00610149"/>
    <w:rsid w:val="00610155"/>
    <w:rsid w:val="00610241"/>
    <w:rsid w:val="006106B5"/>
    <w:rsid w:val="00610889"/>
    <w:rsid w:val="00610A07"/>
    <w:rsid w:val="00610A7C"/>
    <w:rsid w:val="00612B64"/>
    <w:rsid w:val="00612D71"/>
    <w:rsid w:val="00613A58"/>
    <w:rsid w:val="00613B2F"/>
    <w:rsid w:val="006140C3"/>
    <w:rsid w:val="0061489C"/>
    <w:rsid w:val="006153B9"/>
    <w:rsid w:val="006156DD"/>
    <w:rsid w:val="00615733"/>
    <w:rsid w:val="00615CAF"/>
    <w:rsid w:val="006162CC"/>
    <w:rsid w:val="0061688D"/>
    <w:rsid w:val="00617479"/>
    <w:rsid w:val="00617CAC"/>
    <w:rsid w:val="006202E6"/>
    <w:rsid w:val="00620493"/>
    <w:rsid w:val="00620CB7"/>
    <w:rsid w:val="00621ABD"/>
    <w:rsid w:val="00621D4C"/>
    <w:rsid w:val="00622090"/>
    <w:rsid w:val="0062250B"/>
    <w:rsid w:val="00623C86"/>
    <w:rsid w:val="00624131"/>
    <w:rsid w:val="006248FC"/>
    <w:rsid w:val="00624A34"/>
    <w:rsid w:val="00624B3D"/>
    <w:rsid w:val="00624EEC"/>
    <w:rsid w:val="0062506B"/>
    <w:rsid w:val="00625C7C"/>
    <w:rsid w:val="0062605C"/>
    <w:rsid w:val="00626125"/>
    <w:rsid w:val="006262C6"/>
    <w:rsid w:val="0062658C"/>
    <w:rsid w:val="00626745"/>
    <w:rsid w:val="00626AEE"/>
    <w:rsid w:val="00627A04"/>
    <w:rsid w:val="00627E20"/>
    <w:rsid w:val="00627FB1"/>
    <w:rsid w:val="006309F9"/>
    <w:rsid w:val="00631092"/>
    <w:rsid w:val="006314A2"/>
    <w:rsid w:val="00631DC0"/>
    <w:rsid w:val="0063203A"/>
    <w:rsid w:val="006336A7"/>
    <w:rsid w:val="00633DAA"/>
    <w:rsid w:val="006344A0"/>
    <w:rsid w:val="00634F49"/>
    <w:rsid w:val="006350EB"/>
    <w:rsid w:val="0063523B"/>
    <w:rsid w:val="00635BA2"/>
    <w:rsid w:val="00636896"/>
    <w:rsid w:val="006377AF"/>
    <w:rsid w:val="00640313"/>
    <w:rsid w:val="006408DB"/>
    <w:rsid w:val="00640905"/>
    <w:rsid w:val="0064192F"/>
    <w:rsid w:val="00641DD0"/>
    <w:rsid w:val="0064250A"/>
    <w:rsid w:val="006431BF"/>
    <w:rsid w:val="006436E7"/>
    <w:rsid w:val="00643FDD"/>
    <w:rsid w:val="0064405A"/>
    <w:rsid w:val="00644646"/>
    <w:rsid w:val="00644B88"/>
    <w:rsid w:val="00644D32"/>
    <w:rsid w:val="00645255"/>
    <w:rsid w:val="0064597B"/>
    <w:rsid w:val="00646117"/>
    <w:rsid w:val="0064642F"/>
    <w:rsid w:val="00646A47"/>
    <w:rsid w:val="00646C88"/>
    <w:rsid w:val="006472E2"/>
    <w:rsid w:val="00650BA8"/>
    <w:rsid w:val="006519B4"/>
    <w:rsid w:val="00651FF8"/>
    <w:rsid w:val="00652844"/>
    <w:rsid w:val="00652981"/>
    <w:rsid w:val="00652B52"/>
    <w:rsid w:val="006533A8"/>
    <w:rsid w:val="00653E11"/>
    <w:rsid w:val="0065406F"/>
    <w:rsid w:val="00654924"/>
    <w:rsid w:val="00654BB6"/>
    <w:rsid w:val="00655065"/>
    <w:rsid w:val="00655E78"/>
    <w:rsid w:val="00656EBB"/>
    <w:rsid w:val="00656F92"/>
    <w:rsid w:val="006575EA"/>
    <w:rsid w:val="006577CD"/>
    <w:rsid w:val="0066006E"/>
    <w:rsid w:val="0066107A"/>
    <w:rsid w:val="006610CA"/>
    <w:rsid w:val="0066144B"/>
    <w:rsid w:val="0066154A"/>
    <w:rsid w:val="006620B3"/>
    <w:rsid w:val="0066291F"/>
    <w:rsid w:val="00662FA7"/>
    <w:rsid w:val="0066302B"/>
    <w:rsid w:val="00663213"/>
    <w:rsid w:val="006632F2"/>
    <w:rsid w:val="00663634"/>
    <w:rsid w:val="00663827"/>
    <w:rsid w:val="00663C16"/>
    <w:rsid w:val="00663F34"/>
    <w:rsid w:val="00664326"/>
    <w:rsid w:val="0066469A"/>
    <w:rsid w:val="00665552"/>
    <w:rsid w:val="00665617"/>
    <w:rsid w:val="00665714"/>
    <w:rsid w:val="006657EC"/>
    <w:rsid w:val="00665F1D"/>
    <w:rsid w:val="006665AB"/>
    <w:rsid w:val="00666FD3"/>
    <w:rsid w:val="006673F6"/>
    <w:rsid w:val="00667FB7"/>
    <w:rsid w:val="006700E1"/>
    <w:rsid w:val="0067048F"/>
    <w:rsid w:val="00671121"/>
    <w:rsid w:val="006718F2"/>
    <w:rsid w:val="00671C9F"/>
    <w:rsid w:val="00671CC9"/>
    <w:rsid w:val="006720E6"/>
    <w:rsid w:val="006721FF"/>
    <w:rsid w:val="006724E2"/>
    <w:rsid w:val="0067272F"/>
    <w:rsid w:val="0067280A"/>
    <w:rsid w:val="00672F47"/>
    <w:rsid w:val="00673F49"/>
    <w:rsid w:val="00675029"/>
    <w:rsid w:val="00675075"/>
    <w:rsid w:val="00675774"/>
    <w:rsid w:val="00676561"/>
    <w:rsid w:val="00676B19"/>
    <w:rsid w:val="00676F26"/>
    <w:rsid w:val="006770DB"/>
    <w:rsid w:val="00677ED0"/>
    <w:rsid w:val="00680041"/>
    <w:rsid w:val="006802B9"/>
    <w:rsid w:val="006806BE"/>
    <w:rsid w:val="00680759"/>
    <w:rsid w:val="00680847"/>
    <w:rsid w:val="006809B8"/>
    <w:rsid w:val="00680F76"/>
    <w:rsid w:val="0068138D"/>
    <w:rsid w:val="00681735"/>
    <w:rsid w:val="00682354"/>
    <w:rsid w:val="006824E0"/>
    <w:rsid w:val="00682910"/>
    <w:rsid w:val="00682ED3"/>
    <w:rsid w:val="006835F6"/>
    <w:rsid w:val="0068361D"/>
    <w:rsid w:val="0068410D"/>
    <w:rsid w:val="00684AFC"/>
    <w:rsid w:val="006857D8"/>
    <w:rsid w:val="00686634"/>
    <w:rsid w:val="0068672F"/>
    <w:rsid w:val="006875ED"/>
    <w:rsid w:val="006875FF"/>
    <w:rsid w:val="006877BD"/>
    <w:rsid w:val="00687B86"/>
    <w:rsid w:val="00687F73"/>
    <w:rsid w:val="006908DE"/>
    <w:rsid w:val="00690A3B"/>
    <w:rsid w:val="0069150A"/>
    <w:rsid w:val="006922EE"/>
    <w:rsid w:val="00692617"/>
    <w:rsid w:val="0069365A"/>
    <w:rsid w:val="00693A46"/>
    <w:rsid w:val="00693F33"/>
    <w:rsid w:val="0069464E"/>
    <w:rsid w:val="006946C8"/>
    <w:rsid w:val="00694D07"/>
    <w:rsid w:val="00695415"/>
    <w:rsid w:val="00696EEA"/>
    <w:rsid w:val="006972AC"/>
    <w:rsid w:val="006972F5"/>
    <w:rsid w:val="00697619"/>
    <w:rsid w:val="006A002A"/>
    <w:rsid w:val="006A0727"/>
    <w:rsid w:val="006A0D37"/>
    <w:rsid w:val="006A0FCC"/>
    <w:rsid w:val="006A121A"/>
    <w:rsid w:val="006A1691"/>
    <w:rsid w:val="006A2A96"/>
    <w:rsid w:val="006A3887"/>
    <w:rsid w:val="006A3D9A"/>
    <w:rsid w:val="006A407E"/>
    <w:rsid w:val="006A41C4"/>
    <w:rsid w:val="006A41D0"/>
    <w:rsid w:val="006A4287"/>
    <w:rsid w:val="006A4795"/>
    <w:rsid w:val="006A4C4A"/>
    <w:rsid w:val="006A53A6"/>
    <w:rsid w:val="006A5A97"/>
    <w:rsid w:val="006A5C0B"/>
    <w:rsid w:val="006A5F6C"/>
    <w:rsid w:val="006A5FFD"/>
    <w:rsid w:val="006A6791"/>
    <w:rsid w:val="006A6F6A"/>
    <w:rsid w:val="006A73DD"/>
    <w:rsid w:val="006A7532"/>
    <w:rsid w:val="006A7E4E"/>
    <w:rsid w:val="006B03B5"/>
    <w:rsid w:val="006B06EC"/>
    <w:rsid w:val="006B0987"/>
    <w:rsid w:val="006B1CED"/>
    <w:rsid w:val="006B1FC6"/>
    <w:rsid w:val="006B3B93"/>
    <w:rsid w:val="006B4E64"/>
    <w:rsid w:val="006B54FE"/>
    <w:rsid w:val="006B5615"/>
    <w:rsid w:val="006B58E7"/>
    <w:rsid w:val="006B5AF7"/>
    <w:rsid w:val="006B5EA9"/>
    <w:rsid w:val="006B6301"/>
    <w:rsid w:val="006B6382"/>
    <w:rsid w:val="006B6A4F"/>
    <w:rsid w:val="006B6FD1"/>
    <w:rsid w:val="006B7ECB"/>
    <w:rsid w:val="006B7EEF"/>
    <w:rsid w:val="006C0910"/>
    <w:rsid w:val="006C0AB4"/>
    <w:rsid w:val="006C1084"/>
    <w:rsid w:val="006C1158"/>
    <w:rsid w:val="006C1CAB"/>
    <w:rsid w:val="006C1E94"/>
    <w:rsid w:val="006C2202"/>
    <w:rsid w:val="006C2304"/>
    <w:rsid w:val="006C248C"/>
    <w:rsid w:val="006C2808"/>
    <w:rsid w:val="006C5537"/>
    <w:rsid w:val="006C5B98"/>
    <w:rsid w:val="006C647A"/>
    <w:rsid w:val="006C64FD"/>
    <w:rsid w:val="006C66EE"/>
    <w:rsid w:val="006C6BCB"/>
    <w:rsid w:val="006C70DE"/>
    <w:rsid w:val="006C7A4D"/>
    <w:rsid w:val="006D0041"/>
    <w:rsid w:val="006D013A"/>
    <w:rsid w:val="006D0AE2"/>
    <w:rsid w:val="006D1DE2"/>
    <w:rsid w:val="006D1E44"/>
    <w:rsid w:val="006D228A"/>
    <w:rsid w:val="006D2334"/>
    <w:rsid w:val="006D27AF"/>
    <w:rsid w:val="006D28B4"/>
    <w:rsid w:val="006D3277"/>
    <w:rsid w:val="006D3401"/>
    <w:rsid w:val="006D346F"/>
    <w:rsid w:val="006D37CD"/>
    <w:rsid w:val="006D4383"/>
    <w:rsid w:val="006D543E"/>
    <w:rsid w:val="006D587E"/>
    <w:rsid w:val="006D597D"/>
    <w:rsid w:val="006D5ECB"/>
    <w:rsid w:val="006D6011"/>
    <w:rsid w:val="006D6301"/>
    <w:rsid w:val="006D6790"/>
    <w:rsid w:val="006D697A"/>
    <w:rsid w:val="006D6A93"/>
    <w:rsid w:val="006D6EA9"/>
    <w:rsid w:val="006D7D30"/>
    <w:rsid w:val="006D7E2B"/>
    <w:rsid w:val="006E062C"/>
    <w:rsid w:val="006E1499"/>
    <w:rsid w:val="006E1D88"/>
    <w:rsid w:val="006E244C"/>
    <w:rsid w:val="006E24AB"/>
    <w:rsid w:val="006E2F56"/>
    <w:rsid w:val="006E2F57"/>
    <w:rsid w:val="006E40C1"/>
    <w:rsid w:val="006E4140"/>
    <w:rsid w:val="006E4904"/>
    <w:rsid w:val="006E4F5D"/>
    <w:rsid w:val="006E56FB"/>
    <w:rsid w:val="006E5830"/>
    <w:rsid w:val="006E59A2"/>
    <w:rsid w:val="006E59B0"/>
    <w:rsid w:val="006E5D8E"/>
    <w:rsid w:val="006E5EDA"/>
    <w:rsid w:val="006E61D9"/>
    <w:rsid w:val="006E638A"/>
    <w:rsid w:val="006E734F"/>
    <w:rsid w:val="006E767A"/>
    <w:rsid w:val="006E774F"/>
    <w:rsid w:val="006E7F71"/>
    <w:rsid w:val="006F02FD"/>
    <w:rsid w:val="006F0765"/>
    <w:rsid w:val="006F0791"/>
    <w:rsid w:val="006F104C"/>
    <w:rsid w:val="006F11EF"/>
    <w:rsid w:val="006F139B"/>
    <w:rsid w:val="006F1A1D"/>
    <w:rsid w:val="006F1CDB"/>
    <w:rsid w:val="006F236B"/>
    <w:rsid w:val="006F25A8"/>
    <w:rsid w:val="006F2644"/>
    <w:rsid w:val="006F2F6C"/>
    <w:rsid w:val="006F33BC"/>
    <w:rsid w:val="006F3450"/>
    <w:rsid w:val="006F460D"/>
    <w:rsid w:val="006F476C"/>
    <w:rsid w:val="006F47A6"/>
    <w:rsid w:val="006F4BC5"/>
    <w:rsid w:val="006F4CD4"/>
    <w:rsid w:val="006F5086"/>
    <w:rsid w:val="006F558C"/>
    <w:rsid w:val="006F5999"/>
    <w:rsid w:val="006F636C"/>
    <w:rsid w:val="007006A8"/>
    <w:rsid w:val="007016EA"/>
    <w:rsid w:val="007019B9"/>
    <w:rsid w:val="00701C5A"/>
    <w:rsid w:val="00701EB9"/>
    <w:rsid w:val="00703417"/>
    <w:rsid w:val="007039BA"/>
    <w:rsid w:val="007039D6"/>
    <w:rsid w:val="007042C8"/>
    <w:rsid w:val="0070459F"/>
    <w:rsid w:val="0070528B"/>
    <w:rsid w:val="007053EF"/>
    <w:rsid w:val="00705568"/>
    <w:rsid w:val="0070596D"/>
    <w:rsid w:val="00705E9A"/>
    <w:rsid w:val="00705F07"/>
    <w:rsid w:val="0070620C"/>
    <w:rsid w:val="00706405"/>
    <w:rsid w:val="0070648A"/>
    <w:rsid w:val="0070665E"/>
    <w:rsid w:val="00707517"/>
    <w:rsid w:val="00707FD7"/>
    <w:rsid w:val="00710143"/>
    <w:rsid w:val="00710F09"/>
    <w:rsid w:val="007113F9"/>
    <w:rsid w:val="00711564"/>
    <w:rsid w:val="007116D7"/>
    <w:rsid w:val="00711779"/>
    <w:rsid w:val="00711E98"/>
    <w:rsid w:val="00711EEA"/>
    <w:rsid w:val="00711F22"/>
    <w:rsid w:val="00712AAE"/>
    <w:rsid w:val="00712DF1"/>
    <w:rsid w:val="00712DFA"/>
    <w:rsid w:val="00712E72"/>
    <w:rsid w:val="00713090"/>
    <w:rsid w:val="00714A49"/>
    <w:rsid w:val="00714BCF"/>
    <w:rsid w:val="00715113"/>
    <w:rsid w:val="007153FD"/>
    <w:rsid w:val="007154BE"/>
    <w:rsid w:val="0071716A"/>
    <w:rsid w:val="007177E5"/>
    <w:rsid w:val="007203EF"/>
    <w:rsid w:val="0072095F"/>
    <w:rsid w:val="0072125F"/>
    <w:rsid w:val="00721365"/>
    <w:rsid w:val="00721530"/>
    <w:rsid w:val="00722A2D"/>
    <w:rsid w:val="00723120"/>
    <w:rsid w:val="0072350A"/>
    <w:rsid w:val="00723A7C"/>
    <w:rsid w:val="00723BE0"/>
    <w:rsid w:val="00723E70"/>
    <w:rsid w:val="00724152"/>
    <w:rsid w:val="007248F7"/>
    <w:rsid w:val="007249BA"/>
    <w:rsid w:val="00724D22"/>
    <w:rsid w:val="007252ED"/>
    <w:rsid w:val="007256E1"/>
    <w:rsid w:val="007258D3"/>
    <w:rsid w:val="00725BA4"/>
    <w:rsid w:val="007261F7"/>
    <w:rsid w:val="0072639C"/>
    <w:rsid w:val="007267B8"/>
    <w:rsid w:val="00727058"/>
    <w:rsid w:val="00727861"/>
    <w:rsid w:val="00727B08"/>
    <w:rsid w:val="00727EAE"/>
    <w:rsid w:val="0073044F"/>
    <w:rsid w:val="00730504"/>
    <w:rsid w:val="007306BA"/>
    <w:rsid w:val="0073107D"/>
    <w:rsid w:val="00731DDB"/>
    <w:rsid w:val="00732A0B"/>
    <w:rsid w:val="007338B5"/>
    <w:rsid w:val="00733C7D"/>
    <w:rsid w:val="0073419C"/>
    <w:rsid w:val="0073462F"/>
    <w:rsid w:val="00735617"/>
    <w:rsid w:val="007356CC"/>
    <w:rsid w:val="0073571C"/>
    <w:rsid w:val="00737C65"/>
    <w:rsid w:val="00737E0F"/>
    <w:rsid w:val="00740A75"/>
    <w:rsid w:val="0074157D"/>
    <w:rsid w:val="00742313"/>
    <w:rsid w:val="00742C6C"/>
    <w:rsid w:val="00743336"/>
    <w:rsid w:val="007439EF"/>
    <w:rsid w:val="00743AC3"/>
    <w:rsid w:val="0074406F"/>
    <w:rsid w:val="00744799"/>
    <w:rsid w:val="00744DCD"/>
    <w:rsid w:val="00744E2D"/>
    <w:rsid w:val="007453D1"/>
    <w:rsid w:val="00745674"/>
    <w:rsid w:val="00745967"/>
    <w:rsid w:val="007460EC"/>
    <w:rsid w:val="00746237"/>
    <w:rsid w:val="007465D4"/>
    <w:rsid w:val="00746743"/>
    <w:rsid w:val="00746A83"/>
    <w:rsid w:val="00747138"/>
    <w:rsid w:val="00747ACF"/>
    <w:rsid w:val="00747AFF"/>
    <w:rsid w:val="00750A9E"/>
    <w:rsid w:val="00750C0C"/>
    <w:rsid w:val="00750E66"/>
    <w:rsid w:val="00750E7D"/>
    <w:rsid w:val="00751022"/>
    <w:rsid w:val="007514BD"/>
    <w:rsid w:val="007517CD"/>
    <w:rsid w:val="00751968"/>
    <w:rsid w:val="00751E18"/>
    <w:rsid w:val="00751E49"/>
    <w:rsid w:val="00752138"/>
    <w:rsid w:val="007522F5"/>
    <w:rsid w:val="00752470"/>
    <w:rsid w:val="0075297A"/>
    <w:rsid w:val="00752FE0"/>
    <w:rsid w:val="00753359"/>
    <w:rsid w:val="007534C5"/>
    <w:rsid w:val="00754E19"/>
    <w:rsid w:val="007550E4"/>
    <w:rsid w:val="00755236"/>
    <w:rsid w:val="007552A8"/>
    <w:rsid w:val="007563FD"/>
    <w:rsid w:val="007566C6"/>
    <w:rsid w:val="007567F6"/>
    <w:rsid w:val="0075694F"/>
    <w:rsid w:val="00756FFD"/>
    <w:rsid w:val="007573A3"/>
    <w:rsid w:val="0075773F"/>
    <w:rsid w:val="00757785"/>
    <w:rsid w:val="00757ED3"/>
    <w:rsid w:val="00760310"/>
    <w:rsid w:val="007604F7"/>
    <w:rsid w:val="00760953"/>
    <w:rsid w:val="007616B5"/>
    <w:rsid w:val="007619EC"/>
    <w:rsid w:val="0076220C"/>
    <w:rsid w:val="00762316"/>
    <w:rsid w:val="00762FC2"/>
    <w:rsid w:val="007631E6"/>
    <w:rsid w:val="00763380"/>
    <w:rsid w:val="007635D3"/>
    <w:rsid w:val="00763883"/>
    <w:rsid w:val="00763AA1"/>
    <w:rsid w:val="00763B77"/>
    <w:rsid w:val="00763F03"/>
    <w:rsid w:val="0076468F"/>
    <w:rsid w:val="007659C7"/>
    <w:rsid w:val="007662C2"/>
    <w:rsid w:val="00766C61"/>
    <w:rsid w:val="00766FB2"/>
    <w:rsid w:val="0076748E"/>
    <w:rsid w:val="00767695"/>
    <w:rsid w:val="00767CF9"/>
    <w:rsid w:val="00767D7E"/>
    <w:rsid w:val="00767E5A"/>
    <w:rsid w:val="0077030B"/>
    <w:rsid w:val="007708AE"/>
    <w:rsid w:val="007714AB"/>
    <w:rsid w:val="007717ED"/>
    <w:rsid w:val="00771B9E"/>
    <w:rsid w:val="00771DE3"/>
    <w:rsid w:val="00772907"/>
    <w:rsid w:val="00772C79"/>
    <w:rsid w:val="00773642"/>
    <w:rsid w:val="00773660"/>
    <w:rsid w:val="007739C9"/>
    <w:rsid w:val="00773C29"/>
    <w:rsid w:val="00773D3B"/>
    <w:rsid w:val="007740D4"/>
    <w:rsid w:val="0077480E"/>
    <w:rsid w:val="00774FCE"/>
    <w:rsid w:val="007750CA"/>
    <w:rsid w:val="00775145"/>
    <w:rsid w:val="007754E8"/>
    <w:rsid w:val="00776318"/>
    <w:rsid w:val="00776E7A"/>
    <w:rsid w:val="00776F74"/>
    <w:rsid w:val="00777254"/>
    <w:rsid w:val="00777EDC"/>
    <w:rsid w:val="0078052C"/>
    <w:rsid w:val="00780648"/>
    <w:rsid w:val="00781769"/>
    <w:rsid w:val="00781FDC"/>
    <w:rsid w:val="00782DE0"/>
    <w:rsid w:val="007836D4"/>
    <w:rsid w:val="00783CC1"/>
    <w:rsid w:val="0078417D"/>
    <w:rsid w:val="00784381"/>
    <w:rsid w:val="007845C5"/>
    <w:rsid w:val="00784C97"/>
    <w:rsid w:val="0078572C"/>
    <w:rsid w:val="00785BB2"/>
    <w:rsid w:val="007863E5"/>
    <w:rsid w:val="007864A5"/>
    <w:rsid w:val="0078669D"/>
    <w:rsid w:val="007869E3"/>
    <w:rsid w:val="00786AC0"/>
    <w:rsid w:val="00786E73"/>
    <w:rsid w:val="0078721D"/>
    <w:rsid w:val="0079078D"/>
    <w:rsid w:val="007908E1"/>
    <w:rsid w:val="00790DFA"/>
    <w:rsid w:val="00790E90"/>
    <w:rsid w:val="007910AC"/>
    <w:rsid w:val="00791B92"/>
    <w:rsid w:val="0079259C"/>
    <w:rsid w:val="00792A71"/>
    <w:rsid w:val="00792F4A"/>
    <w:rsid w:val="007933B8"/>
    <w:rsid w:val="00793520"/>
    <w:rsid w:val="00793730"/>
    <w:rsid w:val="00794181"/>
    <w:rsid w:val="007949C5"/>
    <w:rsid w:val="007950A6"/>
    <w:rsid w:val="007958B5"/>
    <w:rsid w:val="007959E8"/>
    <w:rsid w:val="007960B3"/>
    <w:rsid w:val="007972A1"/>
    <w:rsid w:val="00797AFE"/>
    <w:rsid w:val="00797C26"/>
    <w:rsid w:val="007A2235"/>
    <w:rsid w:val="007A2450"/>
    <w:rsid w:val="007A256C"/>
    <w:rsid w:val="007A271F"/>
    <w:rsid w:val="007A2831"/>
    <w:rsid w:val="007A3106"/>
    <w:rsid w:val="007A3831"/>
    <w:rsid w:val="007A3B9C"/>
    <w:rsid w:val="007A41E8"/>
    <w:rsid w:val="007A43A7"/>
    <w:rsid w:val="007A44A8"/>
    <w:rsid w:val="007A46FF"/>
    <w:rsid w:val="007A48E9"/>
    <w:rsid w:val="007A5A24"/>
    <w:rsid w:val="007A5BC8"/>
    <w:rsid w:val="007A65F8"/>
    <w:rsid w:val="007A7119"/>
    <w:rsid w:val="007A7339"/>
    <w:rsid w:val="007A7A3E"/>
    <w:rsid w:val="007A7A86"/>
    <w:rsid w:val="007A7D09"/>
    <w:rsid w:val="007A7F23"/>
    <w:rsid w:val="007A7FB4"/>
    <w:rsid w:val="007B0596"/>
    <w:rsid w:val="007B0A14"/>
    <w:rsid w:val="007B184A"/>
    <w:rsid w:val="007B2A5D"/>
    <w:rsid w:val="007B3460"/>
    <w:rsid w:val="007B37A1"/>
    <w:rsid w:val="007B3E62"/>
    <w:rsid w:val="007B40E8"/>
    <w:rsid w:val="007B45A5"/>
    <w:rsid w:val="007B45EC"/>
    <w:rsid w:val="007B4837"/>
    <w:rsid w:val="007B4B08"/>
    <w:rsid w:val="007B5C06"/>
    <w:rsid w:val="007B6985"/>
    <w:rsid w:val="007B6EBE"/>
    <w:rsid w:val="007B7AB9"/>
    <w:rsid w:val="007C02DB"/>
    <w:rsid w:val="007C044F"/>
    <w:rsid w:val="007C0C1D"/>
    <w:rsid w:val="007C0DDA"/>
    <w:rsid w:val="007C0FEC"/>
    <w:rsid w:val="007C12CF"/>
    <w:rsid w:val="007C13C4"/>
    <w:rsid w:val="007C1416"/>
    <w:rsid w:val="007C147D"/>
    <w:rsid w:val="007C162D"/>
    <w:rsid w:val="007C178B"/>
    <w:rsid w:val="007C1AC3"/>
    <w:rsid w:val="007C1B10"/>
    <w:rsid w:val="007C259C"/>
    <w:rsid w:val="007C25B3"/>
    <w:rsid w:val="007C2BBC"/>
    <w:rsid w:val="007C2D0B"/>
    <w:rsid w:val="007C3118"/>
    <w:rsid w:val="007C3583"/>
    <w:rsid w:val="007C3BA2"/>
    <w:rsid w:val="007C4011"/>
    <w:rsid w:val="007C4015"/>
    <w:rsid w:val="007C4128"/>
    <w:rsid w:val="007C4A34"/>
    <w:rsid w:val="007C4F71"/>
    <w:rsid w:val="007C5098"/>
    <w:rsid w:val="007C5324"/>
    <w:rsid w:val="007C547C"/>
    <w:rsid w:val="007C567A"/>
    <w:rsid w:val="007C574A"/>
    <w:rsid w:val="007C57C2"/>
    <w:rsid w:val="007C62C7"/>
    <w:rsid w:val="007C64ED"/>
    <w:rsid w:val="007C6E27"/>
    <w:rsid w:val="007C6FB2"/>
    <w:rsid w:val="007C75B3"/>
    <w:rsid w:val="007C7607"/>
    <w:rsid w:val="007C7778"/>
    <w:rsid w:val="007D024F"/>
    <w:rsid w:val="007D05F2"/>
    <w:rsid w:val="007D063C"/>
    <w:rsid w:val="007D077A"/>
    <w:rsid w:val="007D0789"/>
    <w:rsid w:val="007D09D7"/>
    <w:rsid w:val="007D1A4A"/>
    <w:rsid w:val="007D1AD0"/>
    <w:rsid w:val="007D1B42"/>
    <w:rsid w:val="007D2C28"/>
    <w:rsid w:val="007D2FF1"/>
    <w:rsid w:val="007D3185"/>
    <w:rsid w:val="007D36E3"/>
    <w:rsid w:val="007D38C7"/>
    <w:rsid w:val="007D43B4"/>
    <w:rsid w:val="007D44EB"/>
    <w:rsid w:val="007D48CF"/>
    <w:rsid w:val="007D5341"/>
    <w:rsid w:val="007D5570"/>
    <w:rsid w:val="007D56CE"/>
    <w:rsid w:val="007D5822"/>
    <w:rsid w:val="007D58B3"/>
    <w:rsid w:val="007D5948"/>
    <w:rsid w:val="007D59D9"/>
    <w:rsid w:val="007D6B06"/>
    <w:rsid w:val="007D6BB7"/>
    <w:rsid w:val="007D7E56"/>
    <w:rsid w:val="007D7F90"/>
    <w:rsid w:val="007E06B5"/>
    <w:rsid w:val="007E18C3"/>
    <w:rsid w:val="007E20E3"/>
    <w:rsid w:val="007E24DF"/>
    <w:rsid w:val="007E25E8"/>
    <w:rsid w:val="007E2E29"/>
    <w:rsid w:val="007E316F"/>
    <w:rsid w:val="007E33A7"/>
    <w:rsid w:val="007E3820"/>
    <w:rsid w:val="007E3D03"/>
    <w:rsid w:val="007E4514"/>
    <w:rsid w:val="007E513E"/>
    <w:rsid w:val="007E5482"/>
    <w:rsid w:val="007E6A36"/>
    <w:rsid w:val="007E745D"/>
    <w:rsid w:val="007E7C5B"/>
    <w:rsid w:val="007F05CB"/>
    <w:rsid w:val="007F0817"/>
    <w:rsid w:val="007F119D"/>
    <w:rsid w:val="007F1803"/>
    <w:rsid w:val="007F192E"/>
    <w:rsid w:val="007F1E4C"/>
    <w:rsid w:val="007F29EC"/>
    <w:rsid w:val="007F2C85"/>
    <w:rsid w:val="007F2F9F"/>
    <w:rsid w:val="007F3E2E"/>
    <w:rsid w:val="007F472E"/>
    <w:rsid w:val="007F4FA4"/>
    <w:rsid w:val="007F6641"/>
    <w:rsid w:val="007F6F38"/>
    <w:rsid w:val="007F6FBA"/>
    <w:rsid w:val="007F7B36"/>
    <w:rsid w:val="007F7BF4"/>
    <w:rsid w:val="00800155"/>
    <w:rsid w:val="008001AA"/>
    <w:rsid w:val="00800BB1"/>
    <w:rsid w:val="00800FDC"/>
    <w:rsid w:val="00801012"/>
    <w:rsid w:val="00801455"/>
    <w:rsid w:val="008014DE"/>
    <w:rsid w:val="00801B78"/>
    <w:rsid w:val="00801F17"/>
    <w:rsid w:val="00802841"/>
    <w:rsid w:val="00802D0C"/>
    <w:rsid w:val="00802E4D"/>
    <w:rsid w:val="00802FF1"/>
    <w:rsid w:val="0080331D"/>
    <w:rsid w:val="00803703"/>
    <w:rsid w:val="00803D35"/>
    <w:rsid w:val="00803E3B"/>
    <w:rsid w:val="00803E46"/>
    <w:rsid w:val="00803FA8"/>
    <w:rsid w:val="00805A63"/>
    <w:rsid w:val="00806446"/>
    <w:rsid w:val="00806458"/>
    <w:rsid w:val="00806A2F"/>
    <w:rsid w:val="00806BA8"/>
    <w:rsid w:val="00807B1E"/>
    <w:rsid w:val="0081042B"/>
    <w:rsid w:val="00810EE3"/>
    <w:rsid w:val="0081192C"/>
    <w:rsid w:val="00811B62"/>
    <w:rsid w:val="00811FFD"/>
    <w:rsid w:val="00812062"/>
    <w:rsid w:val="0081300A"/>
    <w:rsid w:val="00813333"/>
    <w:rsid w:val="00813953"/>
    <w:rsid w:val="0081415C"/>
    <w:rsid w:val="008141D4"/>
    <w:rsid w:val="0081442B"/>
    <w:rsid w:val="00815E1A"/>
    <w:rsid w:val="00816231"/>
    <w:rsid w:val="0081640F"/>
    <w:rsid w:val="0081684F"/>
    <w:rsid w:val="0081755B"/>
    <w:rsid w:val="00817800"/>
    <w:rsid w:val="00817C8D"/>
    <w:rsid w:val="00817CAB"/>
    <w:rsid w:val="00817CE3"/>
    <w:rsid w:val="00817D82"/>
    <w:rsid w:val="00817F8D"/>
    <w:rsid w:val="00820327"/>
    <w:rsid w:val="008216B4"/>
    <w:rsid w:val="00821A48"/>
    <w:rsid w:val="00821AC9"/>
    <w:rsid w:val="00821FC5"/>
    <w:rsid w:val="00822538"/>
    <w:rsid w:val="00822A29"/>
    <w:rsid w:val="008230EA"/>
    <w:rsid w:val="00823AC9"/>
    <w:rsid w:val="00823B75"/>
    <w:rsid w:val="00823C88"/>
    <w:rsid w:val="00823D4C"/>
    <w:rsid w:val="008244CE"/>
    <w:rsid w:val="00824C8A"/>
    <w:rsid w:val="00824E84"/>
    <w:rsid w:val="008256A6"/>
    <w:rsid w:val="0082592F"/>
    <w:rsid w:val="00825FFE"/>
    <w:rsid w:val="008269C7"/>
    <w:rsid w:val="00826DDB"/>
    <w:rsid w:val="008275CB"/>
    <w:rsid w:val="00827666"/>
    <w:rsid w:val="0082778A"/>
    <w:rsid w:val="00827EC6"/>
    <w:rsid w:val="0083080E"/>
    <w:rsid w:val="00830977"/>
    <w:rsid w:val="00830A7E"/>
    <w:rsid w:val="008310C4"/>
    <w:rsid w:val="00831279"/>
    <w:rsid w:val="0083177F"/>
    <w:rsid w:val="00831E45"/>
    <w:rsid w:val="00832E5E"/>
    <w:rsid w:val="0083336C"/>
    <w:rsid w:val="00833AD2"/>
    <w:rsid w:val="00834957"/>
    <w:rsid w:val="00834A2D"/>
    <w:rsid w:val="00834B21"/>
    <w:rsid w:val="008350E5"/>
    <w:rsid w:val="0083550D"/>
    <w:rsid w:val="00835627"/>
    <w:rsid w:val="00835762"/>
    <w:rsid w:val="008363AD"/>
    <w:rsid w:val="00836464"/>
    <w:rsid w:val="0083650B"/>
    <w:rsid w:val="00836F11"/>
    <w:rsid w:val="00837217"/>
    <w:rsid w:val="00837A56"/>
    <w:rsid w:val="00840050"/>
    <w:rsid w:val="008400C5"/>
    <w:rsid w:val="0084014E"/>
    <w:rsid w:val="0084039E"/>
    <w:rsid w:val="00840776"/>
    <w:rsid w:val="008408E8"/>
    <w:rsid w:val="00840A1C"/>
    <w:rsid w:val="00840C47"/>
    <w:rsid w:val="00841D60"/>
    <w:rsid w:val="008420A6"/>
    <w:rsid w:val="00842140"/>
    <w:rsid w:val="0084218D"/>
    <w:rsid w:val="0084224F"/>
    <w:rsid w:val="008428D1"/>
    <w:rsid w:val="00842EC9"/>
    <w:rsid w:val="00842F90"/>
    <w:rsid w:val="00843579"/>
    <w:rsid w:val="00843D0D"/>
    <w:rsid w:val="00844135"/>
    <w:rsid w:val="0084498B"/>
    <w:rsid w:val="00845180"/>
    <w:rsid w:val="00845287"/>
    <w:rsid w:val="0084544D"/>
    <w:rsid w:val="008459D6"/>
    <w:rsid w:val="00845E43"/>
    <w:rsid w:val="008463C3"/>
    <w:rsid w:val="0084674A"/>
    <w:rsid w:val="00846822"/>
    <w:rsid w:val="0084697E"/>
    <w:rsid w:val="00846D5B"/>
    <w:rsid w:val="00847034"/>
    <w:rsid w:val="0084790A"/>
    <w:rsid w:val="00850A45"/>
    <w:rsid w:val="00850BBF"/>
    <w:rsid w:val="00850F89"/>
    <w:rsid w:val="00852237"/>
    <w:rsid w:val="00852669"/>
    <w:rsid w:val="008526B6"/>
    <w:rsid w:val="008529EF"/>
    <w:rsid w:val="00852BAD"/>
    <w:rsid w:val="00852D40"/>
    <w:rsid w:val="0085363C"/>
    <w:rsid w:val="00853EC7"/>
    <w:rsid w:val="0085447C"/>
    <w:rsid w:val="0085459D"/>
    <w:rsid w:val="00854ABD"/>
    <w:rsid w:val="00854CB7"/>
    <w:rsid w:val="00854DF0"/>
    <w:rsid w:val="00855193"/>
    <w:rsid w:val="008558E3"/>
    <w:rsid w:val="00855FB6"/>
    <w:rsid w:val="00856300"/>
    <w:rsid w:val="0085664C"/>
    <w:rsid w:val="0085668E"/>
    <w:rsid w:val="00856AED"/>
    <w:rsid w:val="0085744A"/>
    <w:rsid w:val="00857C89"/>
    <w:rsid w:val="00857D00"/>
    <w:rsid w:val="00857DF9"/>
    <w:rsid w:val="00857E35"/>
    <w:rsid w:val="008603F8"/>
    <w:rsid w:val="00860A04"/>
    <w:rsid w:val="00860C59"/>
    <w:rsid w:val="00860C9E"/>
    <w:rsid w:val="00860ECC"/>
    <w:rsid w:val="0086163D"/>
    <w:rsid w:val="00861B15"/>
    <w:rsid w:val="0086225F"/>
    <w:rsid w:val="00862611"/>
    <w:rsid w:val="00862D81"/>
    <w:rsid w:val="008631A3"/>
    <w:rsid w:val="00863E4A"/>
    <w:rsid w:val="00863E4F"/>
    <w:rsid w:val="0086411E"/>
    <w:rsid w:val="00864730"/>
    <w:rsid w:val="00864922"/>
    <w:rsid w:val="00864927"/>
    <w:rsid w:val="00864AD9"/>
    <w:rsid w:val="00864DCD"/>
    <w:rsid w:val="0086532A"/>
    <w:rsid w:val="00865874"/>
    <w:rsid w:val="00865A12"/>
    <w:rsid w:val="0086647C"/>
    <w:rsid w:val="008667CA"/>
    <w:rsid w:val="00867AB5"/>
    <w:rsid w:val="00867BD6"/>
    <w:rsid w:val="00867F5F"/>
    <w:rsid w:val="008711DB"/>
    <w:rsid w:val="00871960"/>
    <w:rsid w:val="00871A4D"/>
    <w:rsid w:val="00871CED"/>
    <w:rsid w:val="00872577"/>
    <w:rsid w:val="00872A46"/>
    <w:rsid w:val="00873B47"/>
    <w:rsid w:val="008740F7"/>
    <w:rsid w:val="008746AC"/>
    <w:rsid w:val="00875311"/>
    <w:rsid w:val="008754D4"/>
    <w:rsid w:val="00875859"/>
    <w:rsid w:val="00875D52"/>
    <w:rsid w:val="00875F29"/>
    <w:rsid w:val="0087608D"/>
    <w:rsid w:val="008765EB"/>
    <w:rsid w:val="00876B45"/>
    <w:rsid w:val="00876C75"/>
    <w:rsid w:val="008774A5"/>
    <w:rsid w:val="00877CAB"/>
    <w:rsid w:val="00877F04"/>
    <w:rsid w:val="00877FD2"/>
    <w:rsid w:val="00880193"/>
    <w:rsid w:val="00881514"/>
    <w:rsid w:val="00881808"/>
    <w:rsid w:val="008819DB"/>
    <w:rsid w:val="00881E72"/>
    <w:rsid w:val="00881FF5"/>
    <w:rsid w:val="008828C4"/>
    <w:rsid w:val="00883077"/>
    <w:rsid w:val="0088393A"/>
    <w:rsid w:val="00883EC4"/>
    <w:rsid w:val="0088434B"/>
    <w:rsid w:val="00884FF6"/>
    <w:rsid w:val="00885007"/>
    <w:rsid w:val="00885EA3"/>
    <w:rsid w:val="00885EB5"/>
    <w:rsid w:val="00885F9A"/>
    <w:rsid w:val="00886BE9"/>
    <w:rsid w:val="008871CA"/>
    <w:rsid w:val="00887C35"/>
    <w:rsid w:val="008900D1"/>
    <w:rsid w:val="00890782"/>
    <w:rsid w:val="00890A18"/>
    <w:rsid w:val="00890B96"/>
    <w:rsid w:val="00890E1B"/>
    <w:rsid w:val="00891061"/>
    <w:rsid w:val="008918A2"/>
    <w:rsid w:val="008925C9"/>
    <w:rsid w:val="008932C5"/>
    <w:rsid w:val="008932C8"/>
    <w:rsid w:val="00893BF7"/>
    <w:rsid w:val="00893F8F"/>
    <w:rsid w:val="0089607A"/>
    <w:rsid w:val="008960E5"/>
    <w:rsid w:val="00896171"/>
    <w:rsid w:val="008967C3"/>
    <w:rsid w:val="00896C93"/>
    <w:rsid w:val="00896E19"/>
    <w:rsid w:val="00897207"/>
    <w:rsid w:val="00897454"/>
    <w:rsid w:val="00897457"/>
    <w:rsid w:val="008976AB"/>
    <w:rsid w:val="00897A6A"/>
    <w:rsid w:val="008A04F8"/>
    <w:rsid w:val="008A064E"/>
    <w:rsid w:val="008A0BE7"/>
    <w:rsid w:val="008A0CFD"/>
    <w:rsid w:val="008A0D81"/>
    <w:rsid w:val="008A0FFC"/>
    <w:rsid w:val="008A12A4"/>
    <w:rsid w:val="008A195D"/>
    <w:rsid w:val="008A1FEC"/>
    <w:rsid w:val="008A227B"/>
    <w:rsid w:val="008A3167"/>
    <w:rsid w:val="008A38FC"/>
    <w:rsid w:val="008A3A22"/>
    <w:rsid w:val="008A4BFB"/>
    <w:rsid w:val="008A4CF9"/>
    <w:rsid w:val="008A4E85"/>
    <w:rsid w:val="008A4EBB"/>
    <w:rsid w:val="008A52EE"/>
    <w:rsid w:val="008A56A9"/>
    <w:rsid w:val="008A5F3C"/>
    <w:rsid w:val="008A5F7D"/>
    <w:rsid w:val="008A61C0"/>
    <w:rsid w:val="008A6218"/>
    <w:rsid w:val="008A62AA"/>
    <w:rsid w:val="008A68A3"/>
    <w:rsid w:val="008A68A6"/>
    <w:rsid w:val="008A720D"/>
    <w:rsid w:val="008B0A93"/>
    <w:rsid w:val="008B16C4"/>
    <w:rsid w:val="008B1CF4"/>
    <w:rsid w:val="008B2140"/>
    <w:rsid w:val="008B2674"/>
    <w:rsid w:val="008B2A97"/>
    <w:rsid w:val="008B2B11"/>
    <w:rsid w:val="008B3245"/>
    <w:rsid w:val="008B340A"/>
    <w:rsid w:val="008B3683"/>
    <w:rsid w:val="008B3763"/>
    <w:rsid w:val="008B3BCC"/>
    <w:rsid w:val="008B3D83"/>
    <w:rsid w:val="008B3F26"/>
    <w:rsid w:val="008B3FF3"/>
    <w:rsid w:val="008B435E"/>
    <w:rsid w:val="008B44F0"/>
    <w:rsid w:val="008B4508"/>
    <w:rsid w:val="008B45D7"/>
    <w:rsid w:val="008B4A83"/>
    <w:rsid w:val="008B4E15"/>
    <w:rsid w:val="008B5022"/>
    <w:rsid w:val="008B5055"/>
    <w:rsid w:val="008B58AE"/>
    <w:rsid w:val="008B5D60"/>
    <w:rsid w:val="008B6192"/>
    <w:rsid w:val="008B64C9"/>
    <w:rsid w:val="008B6C9A"/>
    <w:rsid w:val="008B709F"/>
    <w:rsid w:val="008B70D0"/>
    <w:rsid w:val="008B78F4"/>
    <w:rsid w:val="008B7A47"/>
    <w:rsid w:val="008B7B87"/>
    <w:rsid w:val="008B7EB6"/>
    <w:rsid w:val="008B7F5A"/>
    <w:rsid w:val="008C0092"/>
    <w:rsid w:val="008C040B"/>
    <w:rsid w:val="008C047F"/>
    <w:rsid w:val="008C09DA"/>
    <w:rsid w:val="008C0E0C"/>
    <w:rsid w:val="008C132F"/>
    <w:rsid w:val="008C161B"/>
    <w:rsid w:val="008C177F"/>
    <w:rsid w:val="008C1989"/>
    <w:rsid w:val="008C1C45"/>
    <w:rsid w:val="008C1C51"/>
    <w:rsid w:val="008C21B3"/>
    <w:rsid w:val="008C25B5"/>
    <w:rsid w:val="008C27EF"/>
    <w:rsid w:val="008C2874"/>
    <w:rsid w:val="008C2B5C"/>
    <w:rsid w:val="008C3131"/>
    <w:rsid w:val="008C3374"/>
    <w:rsid w:val="008C34EF"/>
    <w:rsid w:val="008C3B82"/>
    <w:rsid w:val="008C3BB8"/>
    <w:rsid w:val="008C438D"/>
    <w:rsid w:val="008C49DA"/>
    <w:rsid w:val="008C5933"/>
    <w:rsid w:val="008C5F73"/>
    <w:rsid w:val="008C5F86"/>
    <w:rsid w:val="008C5F88"/>
    <w:rsid w:val="008C6016"/>
    <w:rsid w:val="008C63A6"/>
    <w:rsid w:val="008C63F9"/>
    <w:rsid w:val="008C65B7"/>
    <w:rsid w:val="008C70E2"/>
    <w:rsid w:val="008D0410"/>
    <w:rsid w:val="008D0DE2"/>
    <w:rsid w:val="008D127E"/>
    <w:rsid w:val="008D2C02"/>
    <w:rsid w:val="008D390E"/>
    <w:rsid w:val="008D4C19"/>
    <w:rsid w:val="008D4CFD"/>
    <w:rsid w:val="008D4DA5"/>
    <w:rsid w:val="008D4EB0"/>
    <w:rsid w:val="008D4FA2"/>
    <w:rsid w:val="008D5098"/>
    <w:rsid w:val="008D5317"/>
    <w:rsid w:val="008D5F33"/>
    <w:rsid w:val="008D6660"/>
    <w:rsid w:val="008D7121"/>
    <w:rsid w:val="008D742B"/>
    <w:rsid w:val="008D7BBB"/>
    <w:rsid w:val="008D7C63"/>
    <w:rsid w:val="008E0315"/>
    <w:rsid w:val="008E0592"/>
    <w:rsid w:val="008E0A05"/>
    <w:rsid w:val="008E0A65"/>
    <w:rsid w:val="008E1138"/>
    <w:rsid w:val="008E164A"/>
    <w:rsid w:val="008E1A47"/>
    <w:rsid w:val="008E1AC6"/>
    <w:rsid w:val="008E2556"/>
    <w:rsid w:val="008E28C2"/>
    <w:rsid w:val="008E2A83"/>
    <w:rsid w:val="008E34BE"/>
    <w:rsid w:val="008E3810"/>
    <w:rsid w:val="008E38A4"/>
    <w:rsid w:val="008E42B7"/>
    <w:rsid w:val="008E4331"/>
    <w:rsid w:val="008E464F"/>
    <w:rsid w:val="008E48F7"/>
    <w:rsid w:val="008E4FF3"/>
    <w:rsid w:val="008E6BBB"/>
    <w:rsid w:val="008E745A"/>
    <w:rsid w:val="008E7A70"/>
    <w:rsid w:val="008E7BAB"/>
    <w:rsid w:val="008E7EF1"/>
    <w:rsid w:val="008F0099"/>
    <w:rsid w:val="008F1D4B"/>
    <w:rsid w:val="008F1DA1"/>
    <w:rsid w:val="008F1ED9"/>
    <w:rsid w:val="008F2015"/>
    <w:rsid w:val="008F232A"/>
    <w:rsid w:val="008F2E58"/>
    <w:rsid w:val="008F32AD"/>
    <w:rsid w:val="008F33CF"/>
    <w:rsid w:val="008F45D2"/>
    <w:rsid w:val="008F4978"/>
    <w:rsid w:val="008F5131"/>
    <w:rsid w:val="008F5178"/>
    <w:rsid w:val="008F5344"/>
    <w:rsid w:val="008F56C2"/>
    <w:rsid w:val="008F5776"/>
    <w:rsid w:val="008F6237"/>
    <w:rsid w:val="008F6F16"/>
    <w:rsid w:val="008F71A0"/>
    <w:rsid w:val="008F774A"/>
    <w:rsid w:val="008F7BDA"/>
    <w:rsid w:val="009002AA"/>
    <w:rsid w:val="009018A1"/>
    <w:rsid w:val="0090199A"/>
    <w:rsid w:val="00903688"/>
    <w:rsid w:val="00903E44"/>
    <w:rsid w:val="0090521E"/>
    <w:rsid w:val="00905285"/>
    <w:rsid w:val="00905ADD"/>
    <w:rsid w:val="00905B0B"/>
    <w:rsid w:val="00905C95"/>
    <w:rsid w:val="0090606D"/>
    <w:rsid w:val="00906465"/>
    <w:rsid w:val="00906AEF"/>
    <w:rsid w:val="00907561"/>
    <w:rsid w:val="0091086E"/>
    <w:rsid w:val="00911AB1"/>
    <w:rsid w:val="00911E62"/>
    <w:rsid w:val="009120BD"/>
    <w:rsid w:val="00912FC9"/>
    <w:rsid w:val="0091322E"/>
    <w:rsid w:val="0091422B"/>
    <w:rsid w:val="00914245"/>
    <w:rsid w:val="0091433A"/>
    <w:rsid w:val="0091470D"/>
    <w:rsid w:val="0091478B"/>
    <w:rsid w:val="0091487C"/>
    <w:rsid w:val="00914C4D"/>
    <w:rsid w:val="00915938"/>
    <w:rsid w:val="00916194"/>
    <w:rsid w:val="00916268"/>
    <w:rsid w:val="00916AF0"/>
    <w:rsid w:val="009177EE"/>
    <w:rsid w:val="0091792F"/>
    <w:rsid w:val="009205FB"/>
    <w:rsid w:val="009206E6"/>
    <w:rsid w:val="00920CA4"/>
    <w:rsid w:val="00921D96"/>
    <w:rsid w:val="00922550"/>
    <w:rsid w:val="00922D8C"/>
    <w:rsid w:val="009231C1"/>
    <w:rsid w:val="00923672"/>
    <w:rsid w:val="00923C88"/>
    <w:rsid w:val="0092446A"/>
    <w:rsid w:val="009247BA"/>
    <w:rsid w:val="00924B5C"/>
    <w:rsid w:val="00924F29"/>
    <w:rsid w:val="009254CD"/>
    <w:rsid w:val="009257B2"/>
    <w:rsid w:val="0092623D"/>
    <w:rsid w:val="0092632F"/>
    <w:rsid w:val="00927386"/>
    <w:rsid w:val="009273B3"/>
    <w:rsid w:val="00927684"/>
    <w:rsid w:val="009278CA"/>
    <w:rsid w:val="00927AF0"/>
    <w:rsid w:val="0093038B"/>
    <w:rsid w:val="00930C54"/>
    <w:rsid w:val="009310B6"/>
    <w:rsid w:val="0093230C"/>
    <w:rsid w:val="00933F2F"/>
    <w:rsid w:val="00934060"/>
    <w:rsid w:val="00934609"/>
    <w:rsid w:val="009349F0"/>
    <w:rsid w:val="00934E87"/>
    <w:rsid w:val="009351F8"/>
    <w:rsid w:val="009354DB"/>
    <w:rsid w:val="0093585F"/>
    <w:rsid w:val="00935C8D"/>
    <w:rsid w:val="00937547"/>
    <w:rsid w:val="009375C8"/>
    <w:rsid w:val="00937885"/>
    <w:rsid w:val="00937C3D"/>
    <w:rsid w:val="00937C6F"/>
    <w:rsid w:val="0094001C"/>
    <w:rsid w:val="009403D9"/>
    <w:rsid w:val="00940BEF"/>
    <w:rsid w:val="00941195"/>
    <w:rsid w:val="009414D0"/>
    <w:rsid w:val="009419A7"/>
    <w:rsid w:val="00941C38"/>
    <w:rsid w:val="00941E38"/>
    <w:rsid w:val="009422C3"/>
    <w:rsid w:val="00942AE1"/>
    <w:rsid w:val="00942E01"/>
    <w:rsid w:val="0094447E"/>
    <w:rsid w:val="00944EF7"/>
    <w:rsid w:val="00944FB9"/>
    <w:rsid w:val="00945078"/>
    <w:rsid w:val="009456DE"/>
    <w:rsid w:val="009457B2"/>
    <w:rsid w:val="009457ED"/>
    <w:rsid w:val="00945B48"/>
    <w:rsid w:val="00945FFE"/>
    <w:rsid w:val="0094635C"/>
    <w:rsid w:val="00946416"/>
    <w:rsid w:val="009468C8"/>
    <w:rsid w:val="00947239"/>
    <w:rsid w:val="00947D7E"/>
    <w:rsid w:val="0095020D"/>
    <w:rsid w:val="0095048F"/>
    <w:rsid w:val="009505E6"/>
    <w:rsid w:val="00950A49"/>
    <w:rsid w:val="009518DA"/>
    <w:rsid w:val="00951CFE"/>
    <w:rsid w:val="00951FCC"/>
    <w:rsid w:val="009523D2"/>
    <w:rsid w:val="00952551"/>
    <w:rsid w:val="00952605"/>
    <w:rsid w:val="009527F4"/>
    <w:rsid w:val="0095365A"/>
    <w:rsid w:val="00953711"/>
    <w:rsid w:val="0095415B"/>
    <w:rsid w:val="00954500"/>
    <w:rsid w:val="0095458B"/>
    <w:rsid w:val="00954A12"/>
    <w:rsid w:val="00954BA2"/>
    <w:rsid w:val="009561B6"/>
    <w:rsid w:val="0095634D"/>
    <w:rsid w:val="0095670B"/>
    <w:rsid w:val="00956A80"/>
    <w:rsid w:val="00956C1E"/>
    <w:rsid w:val="00956F35"/>
    <w:rsid w:val="00956F38"/>
    <w:rsid w:val="009576AC"/>
    <w:rsid w:val="009576D7"/>
    <w:rsid w:val="00960342"/>
    <w:rsid w:val="0096036E"/>
    <w:rsid w:val="00960534"/>
    <w:rsid w:val="009611B5"/>
    <w:rsid w:val="00961865"/>
    <w:rsid w:val="00961AE4"/>
    <w:rsid w:val="00961DB7"/>
    <w:rsid w:val="0096204D"/>
    <w:rsid w:val="00962765"/>
    <w:rsid w:val="00963376"/>
    <w:rsid w:val="00963F14"/>
    <w:rsid w:val="00964541"/>
    <w:rsid w:val="009647A5"/>
    <w:rsid w:val="00965B44"/>
    <w:rsid w:val="00965C53"/>
    <w:rsid w:val="00966429"/>
    <w:rsid w:val="009668D2"/>
    <w:rsid w:val="00966D51"/>
    <w:rsid w:val="00967579"/>
    <w:rsid w:val="009675C1"/>
    <w:rsid w:val="00967619"/>
    <w:rsid w:val="009679F0"/>
    <w:rsid w:val="00970E39"/>
    <w:rsid w:val="00971003"/>
    <w:rsid w:val="0097247B"/>
    <w:rsid w:val="0097261C"/>
    <w:rsid w:val="00973359"/>
    <w:rsid w:val="00973DB9"/>
    <w:rsid w:val="00974280"/>
    <w:rsid w:val="009748E2"/>
    <w:rsid w:val="0097493F"/>
    <w:rsid w:val="009749F8"/>
    <w:rsid w:val="00974FA2"/>
    <w:rsid w:val="009765DC"/>
    <w:rsid w:val="00976616"/>
    <w:rsid w:val="00976E5C"/>
    <w:rsid w:val="009770D2"/>
    <w:rsid w:val="00977256"/>
    <w:rsid w:val="009772B4"/>
    <w:rsid w:val="00977361"/>
    <w:rsid w:val="0097785A"/>
    <w:rsid w:val="0097794A"/>
    <w:rsid w:val="00977BCD"/>
    <w:rsid w:val="00977CAA"/>
    <w:rsid w:val="00977EFE"/>
    <w:rsid w:val="00980600"/>
    <w:rsid w:val="009808FD"/>
    <w:rsid w:val="009812E2"/>
    <w:rsid w:val="00981845"/>
    <w:rsid w:val="009818EB"/>
    <w:rsid w:val="0098192F"/>
    <w:rsid w:val="00981A0F"/>
    <w:rsid w:val="00982F6A"/>
    <w:rsid w:val="00983755"/>
    <w:rsid w:val="00983DB6"/>
    <w:rsid w:val="00984385"/>
    <w:rsid w:val="00984659"/>
    <w:rsid w:val="00984965"/>
    <w:rsid w:val="00984AF2"/>
    <w:rsid w:val="00984ED1"/>
    <w:rsid w:val="009850F1"/>
    <w:rsid w:val="009857B8"/>
    <w:rsid w:val="00985898"/>
    <w:rsid w:val="009860CD"/>
    <w:rsid w:val="009864A3"/>
    <w:rsid w:val="009864D6"/>
    <w:rsid w:val="0098695B"/>
    <w:rsid w:val="00987627"/>
    <w:rsid w:val="00987995"/>
    <w:rsid w:val="009901DF"/>
    <w:rsid w:val="0099036C"/>
    <w:rsid w:val="0099102C"/>
    <w:rsid w:val="0099166D"/>
    <w:rsid w:val="009916C7"/>
    <w:rsid w:val="009916F3"/>
    <w:rsid w:val="00991A6F"/>
    <w:rsid w:val="00992DF7"/>
    <w:rsid w:val="0099390D"/>
    <w:rsid w:val="00994046"/>
    <w:rsid w:val="00995472"/>
    <w:rsid w:val="009957CC"/>
    <w:rsid w:val="00995B48"/>
    <w:rsid w:val="00995DC2"/>
    <w:rsid w:val="00995E8C"/>
    <w:rsid w:val="009966D2"/>
    <w:rsid w:val="00996937"/>
    <w:rsid w:val="00997785"/>
    <w:rsid w:val="00997CA6"/>
    <w:rsid w:val="00997D1F"/>
    <w:rsid w:val="009A00E8"/>
    <w:rsid w:val="009A02FF"/>
    <w:rsid w:val="009A0993"/>
    <w:rsid w:val="009A0A5B"/>
    <w:rsid w:val="009A0ACB"/>
    <w:rsid w:val="009A0ED4"/>
    <w:rsid w:val="009A1515"/>
    <w:rsid w:val="009A154B"/>
    <w:rsid w:val="009A1EC2"/>
    <w:rsid w:val="009A2781"/>
    <w:rsid w:val="009A3001"/>
    <w:rsid w:val="009A3105"/>
    <w:rsid w:val="009A34E2"/>
    <w:rsid w:val="009A3A11"/>
    <w:rsid w:val="009A414D"/>
    <w:rsid w:val="009A46A5"/>
    <w:rsid w:val="009A4C04"/>
    <w:rsid w:val="009A5076"/>
    <w:rsid w:val="009A551A"/>
    <w:rsid w:val="009A5DC6"/>
    <w:rsid w:val="009A68BE"/>
    <w:rsid w:val="009A76A4"/>
    <w:rsid w:val="009B009C"/>
    <w:rsid w:val="009B0209"/>
    <w:rsid w:val="009B078B"/>
    <w:rsid w:val="009B07A4"/>
    <w:rsid w:val="009B0AB0"/>
    <w:rsid w:val="009B0DAF"/>
    <w:rsid w:val="009B158A"/>
    <w:rsid w:val="009B1EBF"/>
    <w:rsid w:val="009B1F4E"/>
    <w:rsid w:val="009B23DE"/>
    <w:rsid w:val="009B285D"/>
    <w:rsid w:val="009B2938"/>
    <w:rsid w:val="009B3001"/>
    <w:rsid w:val="009B34A6"/>
    <w:rsid w:val="009B4064"/>
    <w:rsid w:val="009B41D5"/>
    <w:rsid w:val="009B4AC8"/>
    <w:rsid w:val="009B4B41"/>
    <w:rsid w:val="009B4BB8"/>
    <w:rsid w:val="009B5CAD"/>
    <w:rsid w:val="009B5FF8"/>
    <w:rsid w:val="009B607A"/>
    <w:rsid w:val="009B61B3"/>
    <w:rsid w:val="009B6FA9"/>
    <w:rsid w:val="009B743B"/>
    <w:rsid w:val="009B7C75"/>
    <w:rsid w:val="009B7CFB"/>
    <w:rsid w:val="009B7D5E"/>
    <w:rsid w:val="009B7E12"/>
    <w:rsid w:val="009C03E8"/>
    <w:rsid w:val="009C077F"/>
    <w:rsid w:val="009C0CE9"/>
    <w:rsid w:val="009C1149"/>
    <w:rsid w:val="009C11B6"/>
    <w:rsid w:val="009C16A7"/>
    <w:rsid w:val="009C1985"/>
    <w:rsid w:val="009C1D6A"/>
    <w:rsid w:val="009C1DE9"/>
    <w:rsid w:val="009C1DF2"/>
    <w:rsid w:val="009C2132"/>
    <w:rsid w:val="009C2A11"/>
    <w:rsid w:val="009C2BB5"/>
    <w:rsid w:val="009C2F72"/>
    <w:rsid w:val="009C3789"/>
    <w:rsid w:val="009C37F0"/>
    <w:rsid w:val="009C3BBE"/>
    <w:rsid w:val="009C4B81"/>
    <w:rsid w:val="009C55DC"/>
    <w:rsid w:val="009C56BA"/>
    <w:rsid w:val="009C5823"/>
    <w:rsid w:val="009C5B3B"/>
    <w:rsid w:val="009C646E"/>
    <w:rsid w:val="009C72A4"/>
    <w:rsid w:val="009C72E1"/>
    <w:rsid w:val="009C7382"/>
    <w:rsid w:val="009C75D6"/>
    <w:rsid w:val="009C77B6"/>
    <w:rsid w:val="009C7862"/>
    <w:rsid w:val="009C7DD6"/>
    <w:rsid w:val="009C7ECA"/>
    <w:rsid w:val="009D03B8"/>
    <w:rsid w:val="009D05E3"/>
    <w:rsid w:val="009D08E9"/>
    <w:rsid w:val="009D0D3A"/>
    <w:rsid w:val="009D0F5C"/>
    <w:rsid w:val="009D18D5"/>
    <w:rsid w:val="009D1BFA"/>
    <w:rsid w:val="009D1E5A"/>
    <w:rsid w:val="009D21A4"/>
    <w:rsid w:val="009D2368"/>
    <w:rsid w:val="009D2A18"/>
    <w:rsid w:val="009D438A"/>
    <w:rsid w:val="009D4B6F"/>
    <w:rsid w:val="009D5A2C"/>
    <w:rsid w:val="009D5C92"/>
    <w:rsid w:val="009D5CF7"/>
    <w:rsid w:val="009D65FA"/>
    <w:rsid w:val="009D6696"/>
    <w:rsid w:val="009D70E5"/>
    <w:rsid w:val="009E0373"/>
    <w:rsid w:val="009E03E0"/>
    <w:rsid w:val="009E0485"/>
    <w:rsid w:val="009E04D2"/>
    <w:rsid w:val="009E0520"/>
    <w:rsid w:val="009E0692"/>
    <w:rsid w:val="009E0B74"/>
    <w:rsid w:val="009E0D83"/>
    <w:rsid w:val="009E0E73"/>
    <w:rsid w:val="009E10F1"/>
    <w:rsid w:val="009E1416"/>
    <w:rsid w:val="009E1971"/>
    <w:rsid w:val="009E1EA8"/>
    <w:rsid w:val="009E27BA"/>
    <w:rsid w:val="009E2B39"/>
    <w:rsid w:val="009E2FCB"/>
    <w:rsid w:val="009E34E4"/>
    <w:rsid w:val="009E35FE"/>
    <w:rsid w:val="009E4332"/>
    <w:rsid w:val="009E4AD0"/>
    <w:rsid w:val="009E4B1F"/>
    <w:rsid w:val="009E4C41"/>
    <w:rsid w:val="009E4C50"/>
    <w:rsid w:val="009E585D"/>
    <w:rsid w:val="009E5E71"/>
    <w:rsid w:val="009E5FC0"/>
    <w:rsid w:val="009E679D"/>
    <w:rsid w:val="009E67A4"/>
    <w:rsid w:val="009E69BF"/>
    <w:rsid w:val="009E6E80"/>
    <w:rsid w:val="009E78BC"/>
    <w:rsid w:val="009E7940"/>
    <w:rsid w:val="009F1906"/>
    <w:rsid w:val="009F19D2"/>
    <w:rsid w:val="009F1C5B"/>
    <w:rsid w:val="009F1F60"/>
    <w:rsid w:val="009F1F8E"/>
    <w:rsid w:val="009F2118"/>
    <w:rsid w:val="009F2E72"/>
    <w:rsid w:val="009F3F3F"/>
    <w:rsid w:val="009F4A38"/>
    <w:rsid w:val="009F4DF1"/>
    <w:rsid w:val="009F5885"/>
    <w:rsid w:val="009F60DB"/>
    <w:rsid w:val="009F6193"/>
    <w:rsid w:val="009F66D7"/>
    <w:rsid w:val="009F6F2E"/>
    <w:rsid w:val="009F7023"/>
    <w:rsid w:val="009F70A8"/>
    <w:rsid w:val="009F764E"/>
    <w:rsid w:val="009F7B64"/>
    <w:rsid w:val="00A001F1"/>
    <w:rsid w:val="00A003E0"/>
    <w:rsid w:val="00A02A48"/>
    <w:rsid w:val="00A02BE6"/>
    <w:rsid w:val="00A02CA6"/>
    <w:rsid w:val="00A030FA"/>
    <w:rsid w:val="00A03164"/>
    <w:rsid w:val="00A03224"/>
    <w:rsid w:val="00A047CA"/>
    <w:rsid w:val="00A04C99"/>
    <w:rsid w:val="00A05139"/>
    <w:rsid w:val="00A053D8"/>
    <w:rsid w:val="00A05473"/>
    <w:rsid w:val="00A05579"/>
    <w:rsid w:val="00A05C7F"/>
    <w:rsid w:val="00A0658B"/>
    <w:rsid w:val="00A06CCC"/>
    <w:rsid w:val="00A0716D"/>
    <w:rsid w:val="00A073EF"/>
    <w:rsid w:val="00A07599"/>
    <w:rsid w:val="00A07FB5"/>
    <w:rsid w:val="00A10086"/>
    <w:rsid w:val="00A10322"/>
    <w:rsid w:val="00A11CE5"/>
    <w:rsid w:val="00A11E0C"/>
    <w:rsid w:val="00A120E0"/>
    <w:rsid w:val="00A1224F"/>
    <w:rsid w:val="00A1227C"/>
    <w:rsid w:val="00A12A65"/>
    <w:rsid w:val="00A12E0E"/>
    <w:rsid w:val="00A130B8"/>
    <w:rsid w:val="00A13374"/>
    <w:rsid w:val="00A13453"/>
    <w:rsid w:val="00A139DA"/>
    <w:rsid w:val="00A141A7"/>
    <w:rsid w:val="00A141B1"/>
    <w:rsid w:val="00A143A3"/>
    <w:rsid w:val="00A145CC"/>
    <w:rsid w:val="00A146C8"/>
    <w:rsid w:val="00A14861"/>
    <w:rsid w:val="00A14D41"/>
    <w:rsid w:val="00A15409"/>
    <w:rsid w:val="00A15683"/>
    <w:rsid w:val="00A156D0"/>
    <w:rsid w:val="00A15956"/>
    <w:rsid w:val="00A15C50"/>
    <w:rsid w:val="00A15EAD"/>
    <w:rsid w:val="00A15EDC"/>
    <w:rsid w:val="00A15F94"/>
    <w:rsid w:val="00A17051"/>
    <w:rsid w:val="00A174D3"/>
    <w:rsid w:val="00A177D6"/>
    <w:rsid w:val="00A20912"/>
    <w:rsid w:val="00A2160F"/>
    <w:rsid w:val="00A21696"/>
    <w:rsid w:val="00A219E0"/>
    <w:rsid w:val="00A2389F"/>
    <w:rsid w:val="00A23EBC"/>
    <w:rsid w:val="00A252E7"/>
    <w:rsid w:val="00A25A6E"/>
    <w:rsid w:val="00A25CAE"/>
    <w:rsid w:val="00A25CF1"/>
    <w:rsid w:val="00A25EC5"/>
    <w:rsid w:val="00A26E33"/>
    <w:rsid w:val="00A272C2"/>
    <w:rsid w:val="00A273E2"/>
    <w:rsid w:val="00A27461"/>
    <w:rsid w:val="00A276E7"/>
    <w:rsid w:val="00A27FFB"/>
    <w:rsid w:val="00A30E0F"/>
    <w:rsid w:val="00A31057"/>
    <w:rsid w:val="00A31D08"/>
    <w:rsid w:val="00A31E95"/>
    <w:rsid w:val="00A32491"/>
    <w:rsid w:val="00A32B2F"/>
    <w:rsid w:val="00A33024"/>
    <w:rsid w:val="00A33356"/>
    <w:rsid w:val="00A33BCA"/>
    <w:rsid w:val="00A3422A"/>
    <w:rsid w:val="00A34D2C"/>
    <w:rsid w:val="00A34F76"/>
    <w:rsid w:val="00A35536"/>
    <w:rsid w:val="00A3581F"/>
    <w:rsid w:val="00A35821"/>
    <w:rsid w:val="00A35F33"/>
    <w:rsid w:val="00A364E4"/>
    <w:rsid w:val="00A36F64"/>
    <w:rsid w:val="00A375A0"/>
    <w:rsid w:val="00A40116"/>
    <w:rsid w:val="00A4042A"/>
    <w:rsid w:val="00A405D2"/>
    <w:rsid w:val="00A40C54"/>
    <w:rsid w:val="00A41BEF"/>
    <w:rsid w:val="00A41CED"/>
    <w:rsid w:val="00A423E2"/>
    <w:rsid w:val="00A426AF"/>
    <w:rsid w:val="00A443B4"/>
    <w:rsid w:val="00A44402"/>
    <w:rsid w:val="00A44C34"/>
    <w:rsid w:val="00A44DA9"/>
    <w:rsid w:val="00A45640"/>
    <w:rsid w:val="00A4612A"/>
    <w:rsid w:val="00A46490"/>
    <w:rsid w:val="00A468AD"/>
    <w:rsid w:val="00A46A65"/>
    <w:rsid w:val="00A47295"/>
    <w:rsid w:val="00A47305"/>
    <w:rsid w:val="00A4769F"/>
    <w:rsid w:val="00A47F6F"/>
    <w:rsid w:val="00A50ABC"/>
    <w:rsid w:val="00A50F63"/>
    <w:rsid w:val="00A5142F"/>
    <w:rsid w:val="00A51D5E"/>
    <w:rsid w:val="00A52546"/>
    <w:rsid w:val="00A525B3"/>
    <w:rsid w:val="00A52BDA"/>
    <w:rsid w:val="00A534A7"/>
    <w:rsid w:val="00A536CF"/>
    <w:rsid w:val="00A53DF1"/>
    <w:rsid w:val="00A54761"/>
    <w:rsid w:val="00A5596F"/>
    <w:rsid w:val="00A55B06"/>
    <w:rsid w:val="00A56830"/>
    <w:rsid w:val="00A5736E"/>
    <w:rsid w:val="00A57435"/>
    <w:rsid w:val="00A60AC0"/>
    <w:rsid w:val="00A60EE5"/>
    <w:rsid w:val="00A60F04"/>
    <w:rsid w:val="00A613A9"/>
    <w:rsid w:val="00A61BA4"/>
    <w:rsid w:val="00A622BE"/>
    <w:rsid w:val="00A62FE5"/>
    <w:rsid w:val="00A631FF"/>
    <w:rsid w:val="00A63540"/>
    <w:rsid w:val="00A642FD"/>
    <w:rsid w:val="00A64D55"/>
    <w:rsid w:val="00A65199"/>
    <w:rsid w:val="00A652C4"/>
    <w:rsid w:val="00A65758"/>
    <w:rsid w:val="00A66145"/>
    <w:rsid w:val="00A66316"/>
    <w:rsid w:val="00A6664F"/>
    <w:rsid w:val="00A66879"/>
    <w:rsid w:val="00A66904"/>
    <w:rsid w:val="00A66B92"/>
    <w:rsid w:val="00A67E66"/>
    <w:rsid w:val="00A7008F"/>
    <w:rsid w:val="00A70635"/>
    <w:rsid w:val="00A70637"/>
    <w:rsid w:val="00A71317"/>
    <w:rsid w:val="00A71371"/>
    <w:rsid w:val="00A719A6"/>
    <w:rsid w:val="00A71C21"/>
    <w:rsid w:val="00A71D15"/>
    <w:rsid w:val="00A72049"/>
    <w:rsid w:val="00A726CA"/>
    <w:rsid w:val="00A72841"/>
    <w:rsid w:val="00A74348"/>
    <w:rsid w:val="00A7482B"/>
    <w:rsid w:val="00A74B5D"/>
    <w:rsid w:val="00A74E01"/>
    <w:rsid w:val="00A75135"/>
    <w:rsid w:val="00A75BF1"/>
    <w:rsid w:val="00A76492"/>
    <w:rsid w:val="00A768AF"/>
    <w:rsid w:val="00A76F99"/>
    <w:rsid w:val="00A774C9"/>
    <w:rsid w:val="00A7792B"/>
    <w:rsid w:val="00A80278"/>
    <w:rsid w:val="00A8039F"/>
    <w:rsid w:val="00A808EF"/>
    <w:rsid w:val="00A80987"/>
    <w:rsid w:val="00A80B3A"/>
    <w:rsid w:val="00A8183D"/>
    <w:rsid w:val="00A81968"/>
    <w:rsid w:val="00A81CA2"/>
    <w:rsid w:val="00A836F8"/>
    <w:rsid w:val="00A838C1"/>
    <w:rsid w:val="00A8398B"/>
    <w:rsid w:val="00A84309"/>
    <w:rsid w:val="00A84998"/>
    <w:rsid w:val="00A84B41"/>
    <w:rsid w:val="00A84BC7"/>
    <w:rsid w:val="00A84C89"/>
    <w:rsid w:val="00A84E64"/>
    <w:rsid w:val="00A84E8E"/>
    <w:rsid w:val="00A852CF"/>
    <w:rsid w:val="00A8557E"/>
    <w:rsid w:val="00A85603"/>
    <w:rsid w:val="00A85ADB"/>
    <w:rsid w:val="00A862A9"/>
    <w:rsid w:val="00A86D8F"/>
    <w:rsid w:val="00A8761D"/>
    <w:rsid w:val="00A8793A"/>
    <w:rsid w:val="00A87F4D"/>
    <w:rsid w:val="00A9069F"/>
    <w:rsid w:val="00A9088F"/>
    <w:rsid w:val="00A90A62"/>
    <w:rsid w:val="00A912BF"/>
    <w:rsid w:val="00A9149C"/>
    <w:rsid w:val="00A91832"/>
    <w:rsid w:val="00A91C16"/>
    <w:rsid w:val="00A92152"/>
    <w:rsid w:val="00A9217A"/>
    <w:rsid w:val="00A9266E"/>
    <w:rsid w:val="00A93342"/>
    <w:rsid w:val="00A935E6"/>
    <w:rsid w:val="00A93B8B"/>
    <w:rsid w:val="00A93EED"/>
    <w:rsid w:val="00A942C3"/>
    <w:rsid w:val="00A944B7"/>
    <w:rsid w:val="00A94513"/>
    <w:rsid w:val="00A94571"/>
    <w:rsid w:val="00A94A2B"/>
    <w:rsid w:val="00A94B5D"/>
    <w:rsid w:val="00A94C85"/>
    <w:rsid w:val="00A9551F"/>
    <w:rsid w:val="00A95A85"/>
    <w:rsid w:val="00A96188"/>
    <w:rsid w:val="00A96513"/>
    <w:rsid w:val="00A974EF"/>
    <w:rsid w:val="00AA1157"/>
    <w:rsid w:val="00AA13B5"/>
    <w:rsid w:val="00AA15E9"/>
    <w:rsid w:val="00AA1C37"/>
    <w:rsid w:val="00AA2E15"/>
    <w:rsid w:val="00AA3104"/>
    <w:rsid w:val="00AA3565"/>
    <w:rsid w:val="00AA3754"/>
    <w:rsid w:val="00AA390C"/>
    <w:rsid w:val="00AA48A5"/>
    <w:rsid w:val="00AA5149"/>
    <w:rsid w:val="00AA519E"/>
    <w:rsid w:val="00AA53B7"/>
    <w:rsid w:val="00AA55AA"/>
    <w:rsid w:val="00AA64C3"/>
    <w:rsid w:val="00AA7416"/>
    <w:rsid w:val="00AB079F"/>
    <w:rsid w:val="00AB106E"/>
    <w:rsid w:val="00AB16DD"/>
    <w:rsid w:val="00AB1C1B"/>
    <w:rsid w:val="00AB1C57"/>
    <w:rsid w:val="00AB1FA9"/>
    <w:rsid w:val="00AB2651"/>
    <w:rsid w:val="00AB2F50"/>
    <w:rsid w:val="00AB331F"/>
    <w:rsid w:val="00AB3B5F"/>
    <w:rsid w:val="00AB3E3C"/>
    <w:rsid w:val="00AB40E8"/>
    <w:rsid w:val="00AB41CF"/>
    <w:rsid w:val="00AB4421"/>
    <w:rsid w:val="00AB519D"/>
    <w:rsid w:val="00AB5529"/>
    <w:rsid w:val="00AB565B"/>
    <w:rsid w:val="00AB57AF"/>
    <w:rsid w:val="00AB5B88"/>
    <w:rsid w:val="00AB5E6F"/>
    <w:rsid w:val="00AB60EA"/>
    <w:rsid w:val="00AB66C7"/>
    <w:rsid w:val="00AB6D93"/>
    <w:rsid w:val="00AB774E"/>
    <w:rsid w:val="00AB7A3D"/>
    <w:rsid w:val="00AC0675"/>
    <w:rsid w:val="00AC0733"/>
    <w:rsid w:val="00AC095E"/>
    <w:rsid w:val="00AC0BDE"/>
    <w:rsid w:val="00AC202B"/>
    <w:rsid w:val="00AC2676"/>
    <w:rsid w:val="00AC2C5F"/>
    <w:rsid w:val="00AC33D9"/>
    <w:rsid w:val="00AC3D3F"/>
    <w:rsid w:val="00AC407F"/>
    <w:rsid w:val="00AC41F3"/>
    <w:rsid w:val="00AC43CC"/>
    <w:rsid w:val="00AC4621"/>
    <w:rsid w:val="00AC481F"/>
    <w:rsid w:val="00AC4B8D"/>
    <w:rsid w:val="00AC5246"/>
    <w:rsid w:val="00AC527B"/>
    <w:rsid w:val="00AC52DF"/>
    <w:rsid w:val="00AC5344"/>
    <w:rsid w:val="00AC5423"/>
    <w:rsid w:val="00AC569A"/>
    <w:rsid w:val="00AC56DC"/>
    <w:rsid w:val="00AC617F"/>
    <w:rsid w:val="00AC678B"/>
    <w:rsid w:val="00AC6898"/>
    <w:rsid w:val="00AC6A61"/>
    <w:rsid w:val="00AC7073"/>
    <w:rsid w:val="00AC7914"/>
    <w:rsid w:val="00AC7C62"/>
    <w:rsid w:val="00AD0454"/>
    <w:rsid w:val="00AD3025"/>
    <w:rsid w:val="00AD3190"/>
    <w:rsid w:val="00AD3426"/>
    <w:rsid w:val="00AD36F7"/>
    <w:rsid w:val="00AD3A17"/>
    <w:rsid w:val="00AD40E9"/>
    <w:rsid w:val="00AD41A1"/>
    <w:rsid w:val="00AD488E"/>
    <w:rsid w:val="00AD4CAD"/>
    <w:rsid w:val="00AD59F0"/>
    <w:rsid w:val="00AD5CFE"/>
    <w:rsid w:val="00AD5DBE"/>
    <w:rsid w:val="00AD5EC8"/>
    <w:rsid w:val="00AD6537"/>
    <w:rsid w:val="00AD66E1"/>
    <w:rsid w:val="00AD6AAC"/>
    <w:rsid w:val="00AD6F51"/>
    <w:rsid w:val="00AD6FFF"/>
    <w:rsid w:val="00AD7577"/>
    <w:rsid w:val="00AD78BC"/>
    <w:rsid w:val="00AD7B4F"/>
    <w:rsid w:val="00AE013B"/>
    <w:rsid w:val="00AE0CE6"/>
    <w:rsid w:val="00AE109B"/>
    <w:rsid w:val="00AE1B2E"/>
    <w:rsid w:val="00AE1D50"/>
    <w:rsid w:val="00AE3229"/>
    <w:rsid w:val="00AE3780"/>
    <w:rsid w:val="00AE39A6"/>
    <w:rsid w:val="00AE3F71"/>
    <w:rsid w:val="00AE4BDA"/>
    <w:rsid w:val="00AE52C6"/>
    <w:rsid w:val="00AE540A"/>
    <w:rsid w:val="00AE585A"/>
    <w:rsid w:val="00AE5A42"/>
    <w:rsid w:val="00AE6288"/>
    <w:rsid w:val="00AE682D"/>
    <w:rsid w:val="00AE696E"/>
    <w:rsid w:val="00AE69DD"/>
    <w:rsid w:val="00AE6C49"/>
    <w:rsid w:val="00AE6FE0"/>
    <w:rsid w:val="00AE7274"/>
    <w:rsid w:val="00AE7584"/>
    <w:rsid w:val="00AE7D4B"/>
    <w:rsid w:val="00AE7DAF"/>
    <w:rsid w:val="00AF044A"/>
    <w:rsid w:val="00AF05CD"/>
    <w:rsid w:val="00AF0E2F"/>
    <w:rsid w:val="00AF0E70"/>
    <w:rsid w:val="00AF0ED2"/>
    <w:rsid w:val="00AF11B1"/>
    <w:rsid w:val="00AF24E8"/>
    <w:rsid w:val="00AF3736"/>
    <w:rsid w:val="00AF37C4"/>
    <w:rsid w:val="00AF3E0C"/>
    <w:rsid w:val="00AF3F01"/>
    <w:rsid w:val="00AF4FEB"/>
    <w:rsid w:val="00AF53FF"/>
    <w:rsid w:val="00AF5DDB"/>
    <w:rsid w:val="00AF5F52"/>
    <w:rsid w:val="00AF6022"/>
    <w:rsid w:val="00AF638A"/>
    <w:rsid w:val="00AF6BAC"/>
    <w:rsid w:val="00AF7808"/>
    <w:rsid w:val="00B00C19"/>
    <w:rsid w:val="00B0101B"/>
    <w:rsid w:val="00B01426"/>
    <w:rsid w:val="00B0221C"/>
    <w:rsid w:val="00B02299"/>
    <w:rsid w:val="00B025B8"/>
    <w:rsid w:val="00B0288C"/>
    <w:rsid w:val="00B02962"/>
    <w:rsid w:val="00B02A08"/>
    <w:rsid w:val="00B03241"/>
    <w:rsid w:val="00B03567"/>
    <w:rsid w:val="00B03F1C"/>
    <w:rsid w:val="00B04054"/>
    <w:rsid w:val="00B04246"/>
    <w:rsid w:val="00B04930"/>
    <w:rsid w:val="00B04937"/>
    <w:rsid w:val="00B04D5B"/>
    <w:rsid w:val="00B04F2D"/>
    <w:rsid w:val="00B04FCA"/>
    <w:rsid w:val="00B04FDB"/>
    <w:rsid w:val="00B05002"/>
    <w:rsid w:val="00B0520A"/>
    <w:rsid w:val="00B0542E"/>
    <w:rsid w:val="00B0569C"/>
    <w:rsid w:val="00B05B7E"/>
    <w:rsid w:val="00B05C84"/>
    <w:rsid w:val="00B061A6"/>
    <w:rsid w:val="00B06338"/>
    <w:rsid w:val="00B0635F"/>
    <w:rsid w:val="00B0667C"/>
    <w:rsid w:val="00B06860"/>
    <w:rsid w:val="00B06DB8"/>
    <w:rsid w:val="00B070F0"/>
    <w:rsid w:val="00B07757"/>
    <w:rsid w:val="00B079CE"/>
    <w:rsid w:val="00B07A85"/>
    <w:rsid w:val="00B103DD"/>
    <w:rsid w:val="00B10661"/>
    <w:rsid w:val="00B109D2"/>
    <w:rsid w:val="00B10C5F"/>
    <w:rsid w:val="00B10E5B"/>
    <w:rsid w:val="00B10F8A"/>
    <w:rsid w:val="00B1112A"/>
    <w:rsid w:val="00B11694"/>
    <w:rsid w:val="00B11B39"/>
    <w:rsid w:val="00B12244"/>
    <w:rsid w:val="00B127AF"/>
    <w:rsid w:val="00B12D34"/>
    <w:rsid w:val="00B14813"/>
    <w:rsid w:val="00B15716"/>
    <w:rsid w:val="00B1593B"/>
    <w:rsid w:val="00B15A80"/>
    <w:rsid w:val="00B16257"/>
    <w:rsid w:val="00B16655"/>
    <w:rsid w:val="00B16727"/>
    <w:rsid w:val="00B169B6"/>
    <w:rsid w:val="00B1702D"/>
    <w:rsid w:val="00B17521"/>
    <w:rsid w:val="00B2062B"/>
    <w:rsid w:val="00B20FE5"/>
    <w:rsid w:val="00B213C2"/>
    <w:rsid w:val="00B21AC7"/>
    <w:rsid w:val="00B21D98"/>
    <w:rsid w:val="00B2201D"/>
    <w:rsid w:val="00B224E9"/>
    <w:rsid w:val="00B22CC4"/>
    <w:rsid w:val="00B22DBB"/>
    <w:rsid w:val="00B230EC"/>
    <w:rsid w:val="00B231F1"/>
    <w:rsid w:val="00B23435"/>
    <w:rsid w:val="00B23D6F"/>
    <w:rsid w:val="00B2413A"/>
    <w:rsid w:val="00B246B1"/>
    <w:rsid w:val="00B247A8"/>
    <w:rsid w:val="00B24F51"/>
    <w:rsid w:val="00B251C6"/>
    <w:rsid w:val="00B258FC"/>
    <w:rsid w:val="00B263F8"/>
    <w:rsid w:val="00B264B1"/>
    <w:rsid w:val="00B2668F"/>
    <w:rsid w:val="00B268B8"/>
    <w:rsid w:val="00B26DB5"/>
    <w:rsid w:val="00B270D3"/>
    <w:rsid w:val="00B271A9"/>
    <w:rsid w:val="00B272E4"/>
    <w:rsid w:val="00B27AF6"/>
    <w:rsid w:val="00B30DE1"/>
    <w:rsid w:val="00B30E57"/>
    <w:rsid w:val="00B3133B"/>
    <w:rsid w:val="00B31BE5"/>
    <w:rsid w:val="00B31C4B"/>
    <w:rsid w:val="00B31FA7"/>
    <w:rsid w:val="00B322D6"/>
    <w:rsid w:val="00B32367"/>
    <w:rsid w:val="00B3301C"/>
    <w:rsid w:val="00B33BC7"/>
    <w:rsid w:val="00B34F32"/>
    <w:rsid w:val="00B354CB"/>
    <w:rsid w:val="00B35840"/>
    <w:rsid w:val="00B35930"/>
    <w:rsid w:val="00B3646B"/>
    <w:rsid w:val="00B36E10"/>
    <w:rsid w:val="00B375AC"/>
    <w:rsid w:val="00B37D6D"/>
    <w:rsid w:val="00B40B97"/>
    <w:rsid w:val="00B40D4F"/>
    <w:rsid w:val="00B40D71"/>
    <w:rsid w:val="00B411AC"/>
    <w:rsid w:val="00B41ACC"/>
    <w:rsid w:val="00B421E6"/>
    <w:rsid w:val="00B4239E"/>
    <w:rsid w:val="00B427E7"/>
    <w:rsid w:val="00B42A3E"/>
    <w:rsid w:val="00B438A5"/>
    <w:rsid w:val="00B43DBA"/>
    <w:rsid w:val="00B43F3E"/>
    <w:rsid w:val="00B44C49"/>
    <w:rsid w:val="00B45108"/>
    <w:rsid w:val="00B45412"/>
    <w:rsid w:val="00B4549D"/>
    <w:rsid w:val="00B4555A"/>
    <w:rsid w:val="00B456F7"/>
    <w:rsid w:val="00B45965"/>
    <w:rsid w:val="00B46C05"/>
    <w:rsid w:val="00B46EE5"/>
    <w:rsid w:val="00B47038"/>
    <w:rsid w:val="00B4737B"/>
    <w:rsid w:val="00B47406"/>
    <w:rsid w:val="00B475CF"/>
    <w:rsid w:val="00B478BE"/>
    <w:rsid w:val="00B478CF"/>
    <w:rsid w:val="00B501AC"/>
    <w:rsid w:val="00B5086B"/>
    <w:rsid w:val="00B51E82"/>
    <w:rsid w:val="00B52802"/>
    <w:rsid w:val="00B5297B"/>
    <w:rsid w:val="00B52CAD"/>
    <w:rsid w:val="00B53231"/>
    <w:rsid w:val="00B536BC"/>
    <w:rsid w:val="00B539D4"/>
    <w:rsid w:val="00B540AC"/>
    <w:rsid w:val="00B54197"/>
    <w:rsid w:val="00B543B5"/>
    <w:rsid w:val="00B54AC6"/>
    <w:rsid w:val="00B55463"/>
    <w:rsid w:val="00B55824"/>
    <w:rsid w:val="00B55C87"/>
    <w:rsid w:val="00B55DC0"/>
    <w:rsid w:val="00B560D6"/>
    <w:rsid w:val="00B56524"/>
    <w:rsid w:val="00B568C1"/>
    <w:rsid w:val="00B56F77"/>
    <w:rsid w:val="00B57163"/>
    <w:rsid w:val="00B573A0"/>
    <w:rsid w:val="00B5779A"/>
    <w:rsid w:val="00B57912"/>
    <w:rsid w:val="00B57D3C"/>
    <w:rsid w:val="00B603C4"/>
    <w:rsid w:val="00B60509"/>
    <w:rsid w:val="00B6062D"/>
    <w:rsid w:val="00B6189A"/>
    <w:rsid w:val="00B619C4"/>
    <w:rsid w:val="00B61C7E"/>
    <w:rsid w:val="00B61E4F"/>
    <w:rsid w:val="00B620F4"/>
    <w:rsid w:val="00B628C1"/>
    <w:rsid w:val="00B62932"/>
    <w:rsid w:val="00B62DCF"/>
    <w:rsid w:val="00B639BA"/>
    <w:rsid w:val="00B63E87"/>
    <w:rsid w:val="00B64157"/>
    <w:rsid w:val="00B64A6C"/>
    <w:rsid w:val="00B64D18"/>
    <w:rsid w:val="00B64F7F"/>
    <w:rsid w:val="00B64F91"/>
    <w:rsid w:val="00B651DC"/>
    <w:rsid w:val="00B652F9"/>
    <w:rsid w:val="00B6639A"/>
    <w:rsid w:val="00B6657A"/>
    <w:rsid w:val="00B66966"/>
    <w:rsid w:val="00B66A75"/>
    <w:rsid w:val="00B70269"/>
    <w:rsid w:val="00B70441"/>
    <w:rsid w:val="00B704DE"/>
    <w:rsid w:val="00B70A1A"/>
    <w:rsid w:val="00B70BC3"/>
    <w:rsid w:val="00B71417"/>
    <w:rsid w:val="00B71ABD"/>
    <w:rsid w:val="00B71CC8"/>
    <w:rsid w:val="00B720CD"/>
    <w:rsid w:val="00B7269A"/>
    <w:rsid w:val="00B72EA6"/>
    <w:rsid w:val="00B730BF"/>
    <w:rsid w:val="00B73663"/>
    <w:rsid w:val="00B7434B"/>
    <w:rsid w:val="00B74358"/>
    <w:rsid w:val="00B746C1"/>
    <w:rsid w:val="00B75053"/>
    <w:rsid w:val="00B755BA"/>
    <w:rsid w:val="00B75834"/>
    <w:rsid w:val="00B759E9"/>
    <w:rsid w:val="00B75C6F"/>
    <w:rsid w:val="00B75C71"/>
    <w:rsid w:val="00B76024"/>
    <w:rsid w:val="00B7614A"/>
    <w:rsid w:val="00B76F2B"/>
    <w:rsid w:val="00B77345"/>
    <w:rsid w:val="00B77880"/>
    <w:rsid w:val="00B80567"/>
    <w:rsid w:val="00B80A2F"/>
    <w:rsid w:val="00B80DD2"/>
    <w:rsid w:val="00B80F1F"/>
    <w:rsid w:val="00B81639"/>
    <w:rsid w:val="00B81875"/>
    <w:rsid w:val="00B81900"/>
    <w:rsid w:val="00B81AF0"/>
    <w:rsid w:val="00B824F0"/>
    <w:rsid w:val="00B82714"/>
    <w:rsid w:val="00B82CF8"/>
    <w:rsid w:val="00B83565"/>
    <w:rsid w:val="00B836D6"/>
    <w:rsid w:val="00B83A89"/>
    <w:rsid w:val="00B84CE6"/>
    <w:rsid w:val="00B85F1C"/>
    <w:rsid w:val="00B868DE"/>
    <w:rsid w:val="00B86B7C"/>
    <w:rsid w:val="00B871A2"/>
    <w:rsid w:val="00B900EA"/>
    <w:rsid w:val="00B90592"/>
    <w:rsid w:val="00B90AFD"/>
    <w:rsid w:val="00B91228"/>
    <w:rsid w:val="00B918E1"/>
    <w:rsid w:val="00B91B6A"/>
    <w:rsid w:val="00B91C85"/>
    <w:rsid w:val="00B9229A"/>
    <w:rsid w:val="00B9293D"/>
    <w:rsid w:val="00B92C9C"/>
    <w:rsid w:val="00B92DF9"/>
    <w:rsid w:val="00B92F0B"/>
    <w:rsid w:val="00B934A1"/>
    <w:rsid w:val="00B94041"/>
    <w:rsid w:val="00B94E7C"/>
    <w:rsid w:val="00B95031"/>
    <w:rsid w:val="00B95AFB"/>
    <w:rsid w:val="00B9601B"/>
    <w:rsid w:val="00B96203"/>
    <w:rsid w:val="00B96E56"/>
    <w:rsid w:val="00B9787E"/>
    <w:rsid w:val="00B9789C"/>
    <w:rsid w:val="00BA0059"/>
    <w:rsid w:val="00BA04DE"/>
    <w:rsid w:val="00BA0721"/>
    <w:rsid w:val="00BA0DDB"/>
    <w:rsid w:val="00BA14C0"/>
    <w:rsid w:val="00BA17A7"/>
    <w:rsid w:val="00BA2621"/>
    <w:rsid w:val="00BA2743"/>
    <w:rsid w:val="00BA33C4"/>
    <w:rsid w:val="00BA3786"/>
    <w:rsid w:val="00BA3A75"/>
    <w:rsid w:val="00BA49E7"/>
    <w:rsid w:val="00BA4C25"/>
    <w:rsid w:val="00BA4C32"/>
    <w:rsid w:val="00BA4CA3"/>
    <w:rsid w:val="00BA57B8"/>
    <w:rsid w:val="00BA5B23"/>
    <w:rsid w:val="00BA5FDD"/>
    <w:rsid w:val="00BA6C01"/>
    <w:rsid w:val="00BA7054"/>
    <w:rsid w:val="00BA7EF6"/>
    <w:rsid w:val="00BB0079"/>
    <w:rsid w:val="00BB02D7"/>
    <w:rsid w:val="00BB0302"/>
    <w:rsid w:val="00BB078B"/>
    <w:rsid w:val="00BB0CC3"/>
    <w:rsid w:val="00BB0DB9"/>
    <w:rsid w:val="00BB108B"/>
    <w:rsid w:val="00BB1F09"/>
    <w:rsid w:val="00BB2557"/>
    <w:rsid w:val="00BB2892"/>
    <w:rsid w:val="00BB2D27"/>
    <w:rsid w:val="00BB30B6"/>
    <w:rsid w:val="00BB3509"/>
    <w:rsid w:val="00BB3685"/>
    <w:rsid w:val="00BB3789"/>
    <w:rsid w:val="00BB434A"/>
    <w:rsid w:val="00BB4464"/>
    <w:rsid w:val="00BB48DE"/>
    <w:rsid w:val="00BB4AC6"/>
    <w:rsid w:val="00BB4D59"/>
    <w:rsid w:val="00BB4FBE"/>
    <w:rsid w:val="00BB52D6"/>
    <w:rsid w:val="00BB555A"/>
    <w:rsid w:val="00BB5A7E"/>
    <w:rsid w:val="00BB61E7"/>
    <w:rsid w:val="00BB6678"/>
    <w:rsid w:val="00BB6808"/>
    <w:rsid w:val="00BB6F06"/>
    <w:rsid w:val="00BB74F0"/>
    <w:rsid w:val="00BB7CA2"/>
    <w:rsid w:val="00BB7CC5"/>
    <w:rsid w:val="00BC012C"/>
    <w:rsid w:val="00BC02D9"/>
    <w:rsid w:val="00BC05F2"/>
    <w:rsid w:val="00BC08A3"/>
    <w:rsid w:val="00BC167A"/>
    <w:rsid w:val="00BC187E"/>
    <w:rsid w:val="00BC1A3F"/>
    <w:rsid w:val="00BC1A94"/>
    <w:rsid w:val="00BC26FA"/>
    <w:rsid w:val="00BC277E"/>
    <w:rsid w:val="00BC309A"/>
    <w:rsid w:val="00BC38CB"/>
    <w:rsid w:val="00BC3E6F"/>
    <w:rsid w:val="00BC4777"/>
    <w:rsid w:val="00BC5703"/>
    <w:rsid w:val="00BC5741"/>
    <w:rsid w:val="00BC5C17"/>
    <w:rsid w:val="00BC5CA6"/>
    <w:rsid w:val="00BC5EE2"/>
    <w:rsid w:val="00BC6148"/>
    <w:rsid w:val="00BC6311"/>
    <w:rsid w:val="00BC6AC2"/>
    <w:rsid w:val="00BC7FEE"/>
    <w:rsid w:val="00BD085D"/>
    <w:rsid w:val="00BD0D0E"/>
    <w:rsid w:val="00BD1227"/>
    <w:rsid w:val="00BD1829"/>
    <w:rsid w:val="00BD1CEE"/>
    <w:rsid w:val="00BD2FA4"/>
    <w:rsid w:val="00BD3274"/>
    <w:rsid w:val="00BD32C0"/>
    <w:rsid w:val="00BD3634"/>
    <w:rsid w:val="00BD3B13"/>
    <w:rsid w:val="00BD4092"/>
    <w:rsid w:val="00BD43BA"/>
    <w:rsid w:val="00BD4A66"/>
    <w:rsid w:val="00BD5120"/>
    <w:rsid w:val="00BD5F83"/>
    <w:rsid w:val="00BD602A"/>
    <w:rsid w:val="00BD61D6"/>
    <w:rsid w:val="00BD68FA"/>
    <w:rsid w:val="00BD6AF5"/>
    <w:rsid w:val="00BD6B51"/>
    <w:rsid w:val="00BD7317"/>
    <w:rsid w:val="00BD7408"/>
    <w:rsid w:val="00BD7459"/>
    <w:rsid w:val="00BE014A"/>
    <w:rsid w:val="00BE02A9"/>
    <w:rsid w:val="00BE086F"/>
    <w:rsid w:val="00BE0D03"/>
    <w:rsid w:val="00BE0D41"/>
    <w:rsid w:val="00BE1188"/>
    <w:rsid w:val="00BE15C3"/>
    <w:rsid w:val="00BE1682"/>
    <w:rsid w:val="00BE16BA"/>
    <w:rsid w:val="00BE1F0C"/>
    <w:rsid w:val="00BE26E6"/>
    <w:rsid w:val="00BE3019"/>
    <w:rsid w:val="00BE3631"/>
    <w:rsid w:val="00BE3A4C"/>
    <w:rsid w:val="00BE3C90"/>
    <w:rsid w:val="00BE40B8"/>
    <w:rsid w:val="00BE454F"/>
    <w:rsid w:val="00BE54C7"/>
    <w:rsid w:val="00BE5AFC"/>
    <w:rsid w:val="00BE648C"/>
    <w:rsid w:val="00BE671B"/>
    <w:rsid w:val="00BE6CA0"/>
    <w:rsid w:val="00BE6D28"/>
    <w:rsid w:val="00BE726E"/>
    <w:rsid w:val="00BF07E2"/>
    <w:rsid w:val="00BF09FE"/>
    <w:rsid w:val="00BF0A27"/>
    <w:rsid w:val="00BF0ACF"/>
    <w:rsid w:val="00BF0BD8"/>
    <w:rsid w:val="00BF287B"/>
    <w:rsid w:val="00BF296F"/>
    <w:rsid w:val="00BF2EB9"/>
    <w:rsid w:val="00BF2FF7"/>
    <w:rsid w:val="00BF344C"/>
    <w:rsid w:val="00BF3B0A"/>
    <w:rsid w:val="00BF3B76"/>
    <w:rsid w:val="00BF3F43"/>
    <w:rsid w:val="00BF40D3"/>
    <w:rsid w:val="00BF4154"/>
    <w:rsid w:val="00BF4C59"/>
    <w:rsid w:val="00BF504B"/>
    <w:rsid w:val="00BF51AB"/>
    <w:rsid w:val="00BF53B3"/>
    <w:rsid w:val="00BF595F"/>
    <w:rsid w:val="00BF5E90"/>
    <w:rsid w:val="00BF6B66"/>
    <w:rsid w:val="00BF6C20"/>
    <w:rsid w:val="00BF6EC4"/>
    <w:rsid w:val="00BF718E"/>
    <w:rsid w:val="00BF71CC"/>
    <w:rsid w:val="00BF7CF3"/>
    <w:rsid w:val="00BF7F88"/>
    <w:rsid w:val="00C002A8"/>
    <w:rsid w:val="00C00364"/>
    <w:rsid w:val="00C00ED3"/>
    <w:rsid w:val="00C00FD3"/>
    <w:rsid w:val="00C01B83"/>
    <w:rsid w:val="00C01DFE"/>
    <w:rsid w:val="00C01F2E"/>
    <w:rsid w:val="00C02773"/>
    <w:rsid w:val="00C029AF"/>
    <w:rsid w:val="00C032AE"/>
    <w:rsid w:val="00C04875"/>
    <w:rsid w:val="00C04FD6"/>
    <w:rsid w:val="00C05298"/>
    <w:rsid w:val="00C05B61"/>
    <w:rsid w:val="00C05B91"/>
    <w:rsid w:val="00C05E8D"/>
    <w:rsid w:val="00C06041"/>
    <w:rsid w:val="00C065AF"/>
    <w:rsid w:val="00C07F4A"/>
    <w:rsid w:val="00C105C2"/>
    <w:rsid w:val="00C10610"/>
    <w:rsid w:val="00C1072F"/>
    <w:rsid w:val="00C108C6"/>
    <w:rsid w:val="00C11940"/>
    <w:rsid w:val="00C11F1B"/>
    <w:rsid w:val="00C13451"/>
    <w:rsid w:val="00C139C6"/>
    <w:rsid w:val="00C13C66"/>
    <w:rsid w:val="00C13DE2"/>
    <w:rsid w:val="00C141E8"/>
    <w:rsid w:val="00C1435B"/>
    <w:rsid w:val="00C1463A"/>
    <w:rsid w:val="00C14695"/>
    <w:rsid w:val="00C14EED"/>
    <w:rsid w:val="00C156F2"/>
    <w:rsid w:val="00C15859"/>
    <w:rsid w:val="00C15AF2"/>
    <w:rsid w:val="00C162FD"/>
    <w:rsid w:val="00C2039F"/>
    <w:rsid w:val="00C20704"/>
    <w:rsid w:val="00C20A23"/>
    <w:rsid w:val="00C20F83"/>
    <w:rsid w:val="00C21689"/>
    <w:rsid w:val="00C222B1"/>
    <w:rsid w:val="00C22682"/>
    <w:rsid w:val="00C23407"/>
    <w:rsid w:val="00C237C5"/>
    <w:rsid w:val="00C23A63"/>
    <w:rsid w:val="00C23E8E"/>
    <w:rsid w:val="00C2427D"/>
    <w:rsid w:val="00C2440B"/>
    <w:rsid w:val="00C253F7"/>
    <w:rsid w:val="00C27561"/>
    <w:rsid w:val="00C277CA"/>
    <w:rsid w:val="00C27C31"/>
    <w:rsid w:val="00C27F53"/>
    <w:rsid w:val="00C30125"/>
    <w:rsid w:val="00C305DA"/>
    <w:rsid w:val="00C31600"/>
    <w:rsid w:val="00C32001"/>
    <w:rsid w:val="00C32A37"/>
    <w:rsid w:val="00C33129"/>
    <w:rsid w:val="00C33535"/>
    <w:rsid w:val="00C33D27"/>
    <w:rsid w:val="00C33DA6"/>
    <w:rsid w:val="00C343AA"/>
    <w:rsid w:val="00C3451D"/>
    <w:rsid w:val="00C34551"/>
    <w:rsid w:val="00C34E2E"/>
    <w:rsid w:val="00C34E55"/>
    <w:rsid w:val="00C35B85"/>
    <w:rsid w:val="00C36341"/>
    <w:rsid w:val="00C3645E"/>
    <w:rsid w:val="00C36579"/>
    <w:rsid w:val="00C36662"/>
    <w:rsid w:val="00C367D5"/>
    <w:rsid w:val="00C36A24"/>
    <w:rsid w:val="00C373F3"/>
    <w:rsid w:val="00C376C1"/>
    <w:rsid w:val="00C37801"/>
    <w:rsid w:val="00C37B17"/>
    <w:rsid w:val="00C37D5A"/>
    <w:rsid w:val="00C40517"/>
    <w:rsid w:val="00C40D9B"/>
    <w:rsid w:val="00C41245"/>
    <w:rsid w:val="00C41318"/>
    <w:rsid w:val="00C4131A"/>
    <w:rsid w:val="00C41BA2"/>
    <w:rsid w:val="00C41C67"/>
    <w:rsid w:val="00C42197"/>
    <w:rsid w:val="00C42A17"/>
    <w:rsid w:val="00C42E79"/>
    <w:rsid w:val="00C43932"/>
    <w:rsid w:val="00C4394A"/>
    <w:rsid w:val="00C4547E"/>
    <w:rsid w:val="00C45C27"/>
    <w:rsid w:val="00C45DCD"/>
    <w:rsid w:val="00C467CA"/>
    <w:rsid w:val="00C46A4C"/>
    <w:rsid w:val="00C46C49"/>
    <w:rsid w:val="00C47057"/>
    <w:rsid w:val="00C471E8"/>
    <w:rsid w:val="00C471E9"/>
    <w:rsid w:val="00C47738"/>
    <w:rsid w:val="00C50225"/>
    <w:rsid w:val="00C507FB"/>
    <w:rsid w:val="00C50E4F"/>
    <w:rsid w:val="00C51555"/>
    <w:rsid w:val="00C5392C"/>
    <w:rsid w:val="00C53B04"/>
    <w:rsid w:val="00C53CB0"/>
    <w:rsid w:val="00C5431E"/>
    <w:rsid w:val="00C543B6"/>
    <w:rsid w:val="00C54C22"/>
    <w:rsid w:val="00C54E4F"/>
    <w:rsid w:val="00C551EF"/>
    <w:rsid w:val="00C5549A"/>
    <w:rsid w:val="00C555D9"/>
    <w:rsid w:val="00C55668"/>
    <w:rsid w:val="00C56182"/>
    <w:rsid w:val="00C56868"/>
    <w:rsid w:val="00C56B9C"/>
    <w:rsid w:val="00C56BE0"/>
    <w:rsid w:val="00C570C5"/>
    <w:rsid w:val="00C5775D"/>
    <w:rsid w:val="00C602E0"/>
    <w:rsid w:val="00C6054E"/>
    <w:rsid w:val="00C605F0"/>
    <w:rsid w:val="00C61917"/>
    <w:rsid w:val="00C61AF9"/>
    <w:rsid w:val="00C62876"/>
    <w:rsid w:val="00C62A1F"/>
    <w:rsid w:val="00C633A5"/>
    <w:rsid w:val="00C63C82"/>
    <w:rsid w:val="00C63FAD"/>
    <w:rsid w:val="00C64BA7"/>
    <w:rsid w:val="00C64DA2"/>
    <w:rsid w:val="00C64DCC"/>
    <w:rsid w:val="00C652B7"/>
    <w:rsid w:val="00C654A5"/>
    <w:rsid w:val="00C654F8"/>
    <w:rsid w:val="00C6568C"/>
    <w:rsid w:val="00C66B38"/>
    <w:rsid w:val="00C67132"/>
    <w:rsid w:val="00C6776F"/>
    <w:rsid w:val="00C67A4A"/>
    <w:rsid w:val="00C67CDC"/>
    <w:rsid w:val="00C70D12"/>
    <w:rsid w:val="00C70E3A"/>
    <w:rsid w:val="00C71143"/>
    <w:rsid w:val="00C713E5"/>
    <w:rsid w:val="00C71B25"/>
    <w:rsid w:val="00C71E37"/>
    <w:rsid w:val="00C7206A"/>
    <w:rsid w:val="00C72CF0"/>
    <w:rsid w:val="00C73571"/>
    <w:rsid w:val="00C7361D"/>
    <w:rsid w:val="00C736B8"/>
    <w:rsid w:val="00C73B03"/>
    <w:rsid w:val="00C73EEA"/>
    <w:rsid w:val="00C74317"/>
    <w:rsid w:val="00C745BC"/>
    <w:rsid w:val="00C74AE1"/>
    <w:rsid w:val="00C777E3"/>
    <w:rsid w:val="00C77E46"/>
    <w:rsid w:val="00C77EF5"/>
    <w:rsid w:val="00C80013"/>
    <w:rsid w:val="00C8089D"/>
    <w:rsid w:val="00C816F4"/>
    <w:rsid w:val="00C81891"/>
    <w:rsid w:val="00C81B1B"/>
    <w:rsid w:val="00C81C68"/>
    <w:rsid w:val="00C82DB0"/>
    <w:rsid w:val="00C839BD"/>
    <w:rsid w:val="00C83D56"/>
    <w:rsid w:val="00C84040"/>
    <w:rsid w:val="00C84688"/>
    <w:rsid w:val="00C84ACE"/>
    <w:rsid w:val="00C84F9B"/>
    <w:rsid w:val="00C853DF"/>
    <w:rsid w:val="00C86262"/>
    <w:rsid w:val="00C8681C"/>
    <w:rsid w:val="00C86B03"/>
    <w:rsid w:val="00C86BF7"/>
    <w:rsid w:val="00C871E0"/>
    <w:rsid w:val="00C8728C"/>
    <w:rsid w:val="00C87719"/>
    <w:rsid w:val="00C87A2E"/>
    <w:rsid w:val="00C87C9B"/>
    <w:rsid w:val="00C90019"/>
    <w:rsid w:val="00C90592"/>
    <w:rsid w:val="00C90996"/>
    <w:rsid w:val="00C91042"/>
    <w:rsid w:val="00C9112B"/>
    <w:rsid w:val="00C91147"/>
    <w:rsid w:val="00C91CE7"/>
    <w:rsid w:val="00C91D33"/>
    <w:rsid w:val="00C92036"/>
    <w:rsid w:val="00C92069"/>
    <w:rsid w:val="00C925EA"/>
    <w:rsid w:val="00C926BF"/>
    <w:rsid w:val="00C93267"/>
    <w:rsid w:val="00C935D6"/>
    <w:rsid w:val="00C9365E"/>
    <w:rsid w:val="00C93953"/>
    <w:rsid w:val="00C9561C"/>
    <w:rsid w:val="00C957EC"/>
    <w:rsid w:val="00C9598C"/>
    <w:rsid w:val="00C95D89"/>
    <w:rsid w:val="00C96910"/>
    <w:rsid w:val="00C969E3"/>
    <w:rsid w:val="00C96ADC"/>
    <w:rsid w:val="00C96C64"/>
    <w:rsid w:val="00C97042"/>
    <w:rsid w:val="00C9792A"/>
    <w:rsid w:val="00C97F16"/>
    <w:rsid w:val="00CA00F6"/>
    <w:rsid w:val="00CA00FE"/>
    <w:rsid w:val="00CA0284"/>
    <w:rsid w:val="00CA0577"/>
    <w:rsid w:val="00CA06AB"/>
    <w:rsid w:val="00CA1736"/>
    <w:rsid w:val="00CA17BB"/>
    <w:rsid w:val="00CA19D1"/>
    <w:rsid w:val="00CA19D6"/>
    <w:rsid w:val="00CA1D83"/>
    <w:rsid w:val="00CA1DCE"/>
    <w:rsid w:val="00CA23EC"/>
    <w:rsid w:val="00CA28AA"/>
    <w:rsid w:val="00CA2EBB"/>
    <w:rsid w:val="00CA37F0"/>
    <w:rsid w:val="00CA3921"/>
    <w:rsid w:val="00CA3ED3"/>
    <w:rsid w:val="00CA40F7"/>
    <w:rsid w:val="00CA47F7"/>
    <w:rsid w:val="00CA4DF4"/>
    <w:rsid w:val="00CA5C9F"/>
    <w:rsid w:val="00CA611D"/>
    <w:rsid w:val="00CA654E"/>
    <w:rsid w:val="00CA6942"/>
    <w:rsid w:val="00CA6951"/>
    <w:rsid w:val="00CA6C02"/>
    <w:rsid w:val="00CA7236"/>
    <w:rsid w:val="00CA7F12"/>
    <w:rsid w:val="00CB007B"/>
    <w:rsid w:val="00CB0A32"/>
    <w:rsid w:val="00CB0B4D"/>
    <w:rsid w:val="00CB120B"/>
    <w:rsid w:val="00CB124E"/>
    <w:rsid w:val="00CB1387"/>
    <w:rsid w:val="00CB1466"/>
    <w:rsid w:val="00CB24B2"/>
    <w:rsid w:val="00CB28E6"/>
    <w:rsid w:val="00CB3649"/>
    <w:rsid w:val="00CB3960"/>
    <w:rsid w:val="00CB3C7F"/>
    <w:rsid w:val="00CB4030"/>
    <w:rsid w:val="00CB4178"/>
    <w:rsid w:val="00CB4199"/>
    <w:rsid w:val="00CB41DE"/>
    <w:rsid w:val="00CB4842"/>
    <w:rsid w:val="00CB4AA4"/>
    <w:rsid w:val="00CB4CDD"/>
    <w:rsid w:val="00CB51DA"/>
    <w:rsid w:val="00CB5F6F"/>
    <w:rsid w:val="00CB5FDE"/>
    <w:rsid w:val="00CB6380"/>
    <w:rsid w:val="00CB63BC"/>
    <w:rsid w:val="00CB65B9"/>
    <w:rsid w:val="00CB66D0"/>
    <w:rsid w:val="00CB6C37"/>
    <w:rsid w:val="00CB6E6C"/>
    <w:rsid w:val="00CB731A"/>
    <w:rsid w:val="00CB7B79"/>
    <w:rsid w:val="00CC00B1"/>
    <w:rsid w:val="00CC0E23"/>
    <w:rsid w:val="00CC1616"/>
    <w:rsid w:val="00CC1D01"/>
    <w:rsid w:val="00CC1D7E"/>
    <w:rsid w:val="00CC273E"/>
    <w:rsid w:val="00CC36EC"/>
    <w:rsid w:val="00CC390F"/>
    <w:rsid w:val="00CC410C"/>
    <w:rsid w:val="00CC414F"/>
    <w:rsid w:val="00CC4939"/>
    <w:rsid w:val="00CC4A97"/>
    <w:rsid w:val="00CC4E48"/>
    <w:rsid w:val="00CC5322"/>
    <w:rsid w:val="00CC647B"/>
    <w:rsid w:val="00CC6516"/>
    <w:rsid w:val="00CC67A2"/>
    <w:rsid w:val="00CC6823"/>
    <w:rsid w:val="00CC6932"/>
    <w:rsid w:val="00CC6FE4"/>
    <w:rsid w:val="00CC7734"/>
    <w:rsid w:val="00CD0D8A"/>
    <w:rsid w:val="00CD0F88"/>
    <w:rsid w:val="00CD1253"/>
    <w:rsid w:val="00CD191A"/>
    <w:rsid w:val="00CD2277"/>
    <w:rsid w:val="00CD2D3A"/>
    <w:rsid w:val="00CD2D5A"/>
    <w:rsid w:val="00CD30E0"/>
    <w:rsid w:val="00CD3215"/>
    <w:rsid w:val="00CD38FF"/>
    <w:rsid w:val="00CD4242"/>
    <w:rsid w:val="00CD459B"/>
    <w:rsid w:val="00CD5151"/>
    <w:rsid w:val="00CD563C"/>
    <w:rsid w:val="00CD575A"/>
    <w:rsid w:val="00CD59EF"/>
    <w:rsid w:val="00CD5CDD"/>
    <w:rsid w:val="00CD5EF6"/>
    <w:rsid w:val="00CD6557"/>
    <w:rsid w:val="00CD6FE3"/>
    <w:rsid w:val="00CD78F4"/>
    <w:rsid w:val="00CD7BF5"/>
    <w:rsid w:val="00CE055A"/>
    <w:rsid w:val="00CE12FD"/>
    <w:rsid w:val="00CE1892"/>
    <w:rsid w:val="00CE20F8"/>
    <w:rsid w:val="00CE23B6"/>
    <w:rsid w:val="00CE2842"/>
    <w:rsid w:val="00CE428B"/>
    <w:rsid w:val="00CE4297"/>
    <w:rsid w:val="00CE4321"/>
    <w:rsid w:val="00CE476E"/>
    <w:rsid w:val="00CE5160"/>
    <w:rsid w:val="00CE51A3"/>
    <w:rsid w:val="00CE55DC"/>
    <w:rsid w:val="00CE5B47"/>
    <w:rsid w:val="00CE5F7D"/>
    <w:rsid w:val="00CE6235"/>
    <w:rsid w:val="00CE686B"/>
    <w:rsid w:val="00CE7330"/>
    <w:rsid w:val="00CE7482"/>
    <w:rsid w:val="00CE7F31"/>
    <w:rsid w:val="00CF043F"/>
    <w:rsid w:val="00CF065B"/>
    <w:rsid w:val="00CF0BBE"/>
    <w:rsid w:val="00CF0E81"/>
    <w:rsid w:val="00CF0E82"/>
    <w:rsid w:val="00CF1217"/>
    <w:rsid w:val="00CF1C47"/>
    <w:rsid w:val="00CF303D"/>
    <w:rsid w:val="00CF3FF0"/>
    <w:rsid w:val="00CF4892"/>
    <w:rsid w:val="00CF5069"/>
    <w:rsid w:val="00CF56CE"/>
    <w:rsid w:val="00CF5ADA"/>
    <w:rsid w:val="00CF5B68"/>
    <w:rsid w:val="00CF6CC2"/>
    <w:rsid w:val="00CF782A"/>
    <w:rsid w:val="00CF7C42"/>
    <w:rsid w:val="00D00058"/>
    <w:rsid w:val="00D000DB"/>
    <w:rsid w:val="00D0060F"/>
    <w:rsid w:val="00D00963"/>
    <w:rsid w:val="00D00B6D"/>
    <w:rsid w:val="00D00BC9"/>
    <w:rsid w:val="00D00BDB"/>
    <w:rsid w:val="00D013AD"/>
    <w:rsid w:val="00D01FDB"/>
    <w:rsid w:val="00D021DC"/>
    <w:rsid w:val="00D02C4A"/>
    <w:rsid w:val="00D0317E"/>
    <w:rsid w:val="00D03852"/>
    <w:rsid w:val="00D03E18"/>
    <w:rsid w:val="00D041F7"/>
    <w:rsid w:val="00D05069"/>
    <w:rsid w:val="00D051D5"/>
    <w:rsid w:val="00D05599"/>
    <w:rsid w:val="00D055E4"/>
    <w:rsid w:val="00D05DFF"/>
    <w:rsid w:val="00D05F08"/>
    <w:rsid w:val="00D06427"/>
    <w:rsid w:val="00D06444"/>
    <w:rsid w:val="00D0731D"/>
    <w:rsid w:val="00D07A5B"/>
    <w:rsid w:val="00D07E85"/>
    <w:rsid w:val="00D1004D"/>
    <w:rsid w:val="00D10183"/>
    <w:rsid w:val="00D1242C"/>
    <w:rsid w:val="00D125EE"/>
    <w:rsid w:val="00D1273E"/>
    <w:rsid w:val="00D1285C"/>
    <w:rsid w:val="00D1298F"/>
    <w:rsid w:val="00D12E4B"/>
    <w:rsid w:val="00D13098"/>
    <w:rsid w:val="00D13193"/>
    <w:rsid w:val="00D1321F"/>
    <w:rsid w:val="00D1380D"/>
    <w:rsid w:val="00D13E93"/>
    <w:rsid w:val="00D14322"/>
    <w:rsid w:val="00D143A7"/>
    <w:rsid w:val="00D15495"/>
    <w:rsid w:val="00D15737"/>
    <w:rsid w:val="00D15747"/>
    <w:rsid w:val="00D15F73"/>
    <w:rsid w:val="00D163ED"/>
    <w:rsid w:val="00D16AE7"/>
    <w:rsid w:val="00D170B6"/>
    <w:rsid w:val="00D17184"/>
    <w:rsid w:val="00D178DB"/>
    <w:rsid w:val="00D17ED5"/>
    <w:rsid w:val="00D201DB"/>
    <w:rsid w:val="00D20683"/>
    <w:rsid w:val="00D211A4"/>
    <w:rsid w:val="00D21423"/>
    <w:rsid w:val="00D21910"/>
    <w:rsid w:val="00D22283"/>
    <w:rsid w:val="00D223B0"/>
    <w:rsid w:val="00D22613"/>
    <w:rsid w:val="00D22EFE"/>
    <w:rsid w:val="00D22F50"/>
    <w:rsid w:val="00D23049"/>
    <w:rsid w:val="00D23334"/>
    <w:rsid w:val="00D23ADA"/>
    <w:rsid w:val="00D23B0B"/>
    <w:rsid w:val="00D23E53"/>
    <w:rsid w:val="00D2419B"/>
    <w:rsid w:val="00D24293"/>
    <w:rsid w:val="00D24B9E"/>
    <w:rsid w:val="00D24E8E"/>
    <w:rsid w:val="00D254A5"/>
    <w:rsid w:val="00D259D9"/>
    <w:rsid w:val="00D26036"/>
    <w:rsid w:val="00D2625C"/>
    <w:rsid w:val="00D262F0"/>
    <w:rsid w:val="00D26E37"/>
    <w:rsid w:val="00D27003"/>
    <w:rsid w:val="00D2714A"/>
    <w:rsid w:val="00D2757D"/>
    <w:rsid w:val="00D30C38"/>
    <w:rsid w:val="00D3194C"/>
    <w:rsid w:val="00D31A4F"/>
    <w:rsid w:val="00D3299B"/>
    <w:rsid w:val="00D32ADB"/>
    <w:rsid w:val="00D334A8"/>
    <w:rsid w:val="00D34301"/>
    <w:rsid w:val="00D343AD"/>
    <w:rsid w:val="00D349C4"/>
    <w:rsid w:val="00D349CA"/>
    <w:rsid w:val="00D34E06"/>
    <w:rsid w:val="00D34EB2"/>
    <w:rsid w:val="00D352A9"/>
    <w:rsid w:val="00D35D61"/>
    <w:rsid w:val="00D36333"/>
    <w:rsid w:val="00D3645C"/>
    <w:rsid w:val="00D366E0"/>
    <w:rsid w:val="00D37516"/>
    <w:rsid w:val="00D37EEF"/>
    <w:rsid w:val="00D404F3"/>
    <w:rsid w:val="00D41446"/>
    <w:rsid w:val="00D42291"/>
    <w:rsid w:val="00D423E6"/>
    <w:rsid w:val="00D425EB"/>
    <w:rsid w:val="00D43129"/>
    <w:rsid w:val="00D43452"/>
    <w:rsid w:val="00D43962"/>
    <w:rsid w:val="00D43DBA"/>
    <w:rsid w:val="00D444BB"/>
    <w:rsid w:val="00D4476A"/>
    <w:rsid w:val="00D44958"/>
    <w:rsid w:val="00D450EC"/>
    <w:rsid w:val="00D4519A"/>
    <w:rsid w:val="00D45E69"/>
    <w:rsid w:val="00D45EE7"/>
    <w:rsid w:val="00D465C9"/>
    <w:rsid w:val="00D46912"/>
    <w:rsid w:val="00D4694C"/>
    <w:rsid w:val="00D47348"/>
    <w:rsid w:val="00D47667"/>
    <w:rsid w:val="00D47D8E"/>
    <w:rsid w:val="00D5008D"/>
    <w:rsid w:val="00D50214"/>
    <w:rsid w:val="00D509A1"/>
    <w:rsid w:val="00D50BBE"/>
    <w:rsid w:val="00D50C42"/>
    <w:rsid w:val="00D510D4"/>
    <w:rsid w:val="00D51532"/>
    <w:rsid w:val="00D52821"/>
    <w:rsid w:val="00D52E2A"/>
    <w:rsid w:val="00D52F79"/>
    <w:rsid w:val="00D53058"/>
    <w:rsid w:val="00D533D9"/>
    <w:rsid w:val="00D536BB"/>
    <w:rsid w:val="00D537D2"/>
    <w:rsid w:val="00D5397B"/>
    <w:rsid w:val="00D53E17"/>
    <w:rsid w:val="00D54770"/>
    <w:rsid w:val="00D54A48"/>
    <w:rsid w:val="00D55BAE"/>
    <w:rsid w:val="00D56293"/>
    <w:rsid w:val="00D56343"/>
    <w:rsid w:val="00D5660A"/>
    <w:rsid w:val="00D56B8E"/>
    <w:rsid w:val="00D57A31"/>
    <w:rsid w:val="00D57DFB"/>
    <w:rsid w:val="00D600EC"/>
    <w:rsid w:val="00D60224"/>
    <w:rsid w:val="00D605D7"/>
    <w:rsid w:val="00D61132"/>
    <w:rsid w:val="00D61413"/>
    <w:rsid w:val="00D6158B"/>
    <w:rsid w:val="00D635C9"/>
    <w:rsid w:val="00D636D9"/>
    <w:rsid w:val="00D637EE"/>
    <w:rsid w:val="00D63FEB"/>
    <w:rsid w:val="00D645BA"/>
    <w:rsid w:val="00D66269"/>
    <w:rsid w:val="00D663B8"/>
    <w:rsid w:val="00D663FF"/>
    <w:rsid w:val="00D66596"/>
    <w:rsid w:val="00D6667F"/>
    <w:rsid w:val="00D6695A"/>
    <w:rsid w:val="00D66D0D"/>
    <w:rsid w:val="00D670F4"/>
    <w:rsid w:val="00D6726C"/>
    <w:rsid w:val="00D67F8F"/>
    <w:rsid w:val="00D70055"/>
    <w:rsid w:val="00D704AA"/>
    <w:rsid w:val="00D70CDE"/>
    <w:rsid w:val="00D71022"/>
    <w:rsid w:val="00D7178C"/>
    <w:rsid w:val="00D717D8"/>
    <w:rsid w:val="00D71B6E"/>
    <w:rsid w:val="00D72232"/>
    <w:rsid w:val="00D727FB"/>
    <w:rsid w:val="00D728BA"/>
    <w:rsid w:val="00D728FD"/>
    <w:rsid w:val="00D72B8B"/>
    <w:rsid w:val="00D72D22"/>
    <w:rsid w:val="00D72FE1"/>
    <w:rsid w:val="00D734FA"/>
    <w:rsid w:val="00D73612"/>
    <w:rsid w:val="00D739D3"/>
    <w:rsid w:val="00D73BF1"/>
    <w:rsid w:val="00D7492B"/>
    <w:rsid w:val="00D74AF8"/>
    <w:rsid w:val="00D752A9"/>
    <w:rsid w:val="00D7561B"/>
    <w:rsid w:val="00D75881"/>
    <w:rsid w:val="00D75A85"/>
    <w:rsid w:val="00D75C3B"/>
    <w:rsid w:val="00D75D1A"/>
    <w:rsid w:val="00D75EFD"/>
    <w:rsid w:val="00D760AE"/>
    <w:rsid w:val="00D76754"/>
    <w:rsid w:val="00D77071"/>
    <w:rsid w:val="00D7785A"/>
    <w:rsid w:val="00D77DA2"/>
    <w:rsid w:val="00D77DAB"/>
    <w:rsid w:val="00D77E13"/>
    <w:rsid w:val="00D8051D"/>
    <w:rsid w:val="00D80CCC"/>
    <w:rsid w:val="00D81AE4"/>
    <w:rsid w:val="00D81DFF"/>
    <w:rsid w:val="00D81E04"/>
    <w:rsid w:val="00D82150"/>
    <w:rsid w:val="00D830BD"/>
    <w:rsid w:val="00D83682"/>
    <w:rsid w:val="00D84A43"/>
    <w:rsid w:val="00D853A6"/>
    <w:rsid w:val="00D85923"/>
    <w:rsid w:val="00D85C1E"/>
    <w:rsid w:val="00D86A89"/>
    <w:rsid w:val="00D86DB1"/>
    <w:rsid w:val="00D86E1B"/>
    <w:rsid w:val="00D872B8"/>
    <w:rsid w:val="00D8743B"/>
    <w:rsid w:val="00D87F8B"/>
    <w:rsid w:val="00D90446"/>
    <w:rsid w:val="00D9066A"/>
    <w:rsid w:val="00D90E50"/>
    <w:rsid w:val="00D90EA8"/>
    <w:rsid w:val="00D911CE"/>
    <w:rsid w:val="00D921A5"/>
    <w:rsid w:val="00D9275F"/>
    <w:rsid w:val="00D92C64"/>
    <w:rsid w:val="00D92E92"/>
    <w:rsid w:val="00D9308D"/>
    <w:rsid w:val="00D93C99"/>
    <w:rsid w:val="00D93CD2"/>
    <w:rsid w:val="00D93F29"/>
    <w:rsid w:val="00D9538F"/>
    <w:rsid w:val="00D95599"/>
    <w:rsid w:val="00D955DC"/>
    <w:rsid w:val="00D95776"/>
    <w:rsid w:val="00D957C5"/>
    <w:rsid w:val="00D95E77"/>
    <w:rsid w:val="00D95FC5"/>
    <w:rsid w:val="00D96717"/>
    <w:rsid w:val="00D96B3D"/>
    <w:rsid w:val="00D96FC4"/>
    <w:rsid w:val="00D974FF"/>
    <w:rsid w:val="00DA0194"/>
    <w:rsid w:val="00DA04B1"/>
    <w:rsid w:val="00DA04F7"/>
    <w:rsid w:val="00DA0557"/>
    <w:rsid w:val="00DA123A"/>
    <w:rsid w:val="00DA2138"/>
    <w:rsid w:val="00DA23D5"/>
    <w:rsid w:val="00DA25E3"/>
    <w:rsid w:val="00DA2E9E"/>
    <w:rsid w:val="00DA43DB"/>
    <w:rsid w:val="00DA4C80"/>
    <w:rsid w:val="00DA534F"/>
    <w:rsid w:val="00DA59F1"/>
    <w:rsid w:val="00DA5C4A"/>
    <w:rsid w:val="00DA62EA"/>
    <w:rsid w:val="00DA6718"/>
    <w:rsid w:val="00DA6E6D"/>
    <w:rsid w:val="00DA7271"/>
    <w:rsid w:val="00DA75FD"/>
    <w:rsid w:val="00DA7790"/>
    <w:rsid w:val="00DA783F"/>
    <w:rsid w:val="00DA7861"/>
    <w:rsid w:val="00DA7BBE"/>
    <w:rsid w:val="00DA7D93"/>
    <w:rsid w:val="00DA7F4B"/>
    <w:rsid w:val="00DB09F1"/>
    <w:rsid w:val="00DB0E08"/>
    <w:rsid w:val="00DB0E41"/>
    <w:rsid w:val="00DB1399"/>
    <w:rsid w:val="00DB186D"/>
    <w:rsid w:val="00DB19EB"/>
    <w:rsid w:val="00DB1E5D"/>
    <w:rsid w:val="00DB2245"/>
    <w:rsid w:val="00DB26BC"/>
    <w:rsid w:val="00DB2753"/>
    <w:rsid w:val="00DB2AED"/>
    <w:rsid w:val="00DB2B2E"/>
    <w:rsid w:val="00DB30EA"/>
    <w:rsid w:val="00DB3199"/>
    <w:rsid w:val="00DB33BE"/>
    <w:rsid w:val="00DB35A8"/>
    <w:rsid w:val="00DB371D"/>
    <w:rsid w:val="00DB3BC5"/>
    <w:rsid w:val="00DB3FF4"/>
    <w:rsid w:val="00DB4A97"/>
    <w:rsid w:val="00DB4DC5"/>
    <w:rsid w:val="00DB5AAF"/>
    <w:rsid w:val="00DB6EE5"/>
    <w:rsid w:val="00DB73B1"/>
    <w:rsid w:val="00DB7818"/>
    <w:rsid w:val="00DB7825"/>
    <w:rsid w:val="00DB7C5E"/>
    <w:rsid w:val="00DB7D86"/>
    <w:rsid w:val="00DC07D9"/>
    <w:rsid w:val="00DC08D8"/>
    <w:rsid w:val="00DC10FE"/>
    <w:rsid w:val="00DC11CB"/>
    <w:rsid w:val="00DC1AD4"/>
    <w:rsid w:val="00DC1D00"/>
    <w:rsid w:val="00DC22CE"/>
    <w:rsid w:val="00DC2340"/>
    <w:rsid w:val="00DC23A4"/>
    <w:rsid w:val="00DC24C3"/>
    <w:rsid w:val="00DC26BB"/>
    <w:rsid w:val="00DC2E06"/>
    <w:rsid w:val="00DC2F72"/>
    <w:rsid w:val="00DC32E9"/>
    <w:rsid w:val="00DC3A9B"/>
    <w:rsid w:val="00DC557A"/>
    <w:rsid w:val="00DC5612"/>
    <w:rsid w:val="00DC5D10"/>
    <w:rsid w:val="00DC634D"/>
    <w:rsid w:val="00DC68EB"/>
    <w:rsid w:val="00DC6A5B"/>
    <w:rsid w:val="00DC6AE4"/>
    <w:rsid w:val="00DC7473"/>
    <w:rsid w:val="00DC7911"/>
    <w:rsid w:val="00DC7B8F"/>
    <w:rsid w:val="00DC7C70"/>
    <w:rsid w:val="00DC7EB9"/>
    <w:rsid w:val="00DD010A"/>
    <w:rsid w:val="00DD0C70"/>
    <w:rsid w:val="00DD1363"/>
    <w:rsid w:val="00DD1801"/>
    <w:rsid w:val="00DD24EF"/>
    <w:rsid w:val="00DD256C"/>
    <w:rsid w:val="00DD28F4"/>
    <w:rsid w:val="00DD2C82"/>
    <w:rsid w:val="00DD3739"/>
    <w:rsid w:val="00DD3EE4"/>
    <w:rsid w:val="00DD4129"/>
    <w:rsid w:val="00DD425E"/>
    <w:rsid w:val="00DD451D"/>
    <w:rsid w:val="00DD45E6"/>
    <w:rsid w:val="00DD4608"/>
    <w:rsid w:val="00DD4A4E"/>
    <w:rsid w:val="00DD4E51"/>
    <w:rsid w:val="00DD530F"/>
    <w:rsid w:val="00DD6354"/>
    <w:rsid w:val="00DD6E8D"/>
    <w:rsid w:val="00DD7198"/>
    <w:rsid w:val="00DD72FC"/>
    <w:rsid w:val="00DE0F5E"/>
    <w:rsid w:val="00DE12AC"/>
    <w:rsid w:val="00DE1308"/>
    <w:rsid w:val="00DE1AEF"/>
    <w:rsid w:val="00DE1DFD"/>
    <w:rsid w:val="00DE2011"/>
    <w:rsid w:val="00DE20CF"/>
    <w:rsid w:val="00DE21FA"/>
    <w:rsid w:val="00DE26EB"/>
    <w:rsid w:val="00DE32B3"/>
    <w:rsid w:val="00DE3339"/>
    <w:rsid w:val="00DE3DD0"/>
    <w:rsid w:val="00DE4484"/>
    <w:rsid w:val="00DE471D"/>
    <w:rsid w:val="00DE49FC"/>
    <w:rsid w:val="00DE56DB"/>
    <w:rsid w:val="00DE595D"/>
    <w:rsid w:val="00DE5D2F"/>
    <w:rsid w:val="00DE7CC4"/>
    <w:rsid w:val="00DF0F8A"/>
    <w:rsid w:val="00DF14FB"/>
    <w:rsid w:val="00DF1640"/>
    <w:rsid w:val="00DF2A58"/>
    <w:rsid w:val="00DF3654"/>
    <w:rsid w:val="00DF3764"/>
    <w:rsid w:val="00DF3AD6"/>
    <w:rsid w:val="00DF4545"/>
    <w:rsid w:val="00DF4554"/>
    <w:rsid w:val="00DF4737"/>
    <w:rsid w:val="00DF5033"/>
    <w:rsid w:val="00DF524D"/>
    <w:rsid w:val="00DF5CF2"/>
    <w:rsid w:val="00DF686D"/>
    <w:rsid w:val="00DF75FC"/>
    <w:rsid w:val="00DF7859"/>
    <w:rsid w:val="00DF7979"/>
    <w:rsid w:val="00DF7BD5"/>
    <w:rsid w:val="00DF7D0A"/>
    <w:rsid w:val="00E005FF"/>
    <w:rsid w:val="00E00818"/>
    <w:rsid w:val="00E00836"/>
    <w:rsid w:val="00E00E0E"/>
    <w:rsid w:val="00E01885"/>
    <w:rsid w:val="00E01D64"/>
    <w:rsid w:val="00E01EDC"/>
    <w:rsid w:val="00E02AAB"/>
    <w:rsid w:val="00E03F87"/>
    <w:rsid w:val="00E04BA2"/>
    <w:rsid w:val="00E0575E"/>
    <w:rsid w:val="00E05B0C"/>
    <w:rsid w:val="00E05CC0"/>
    <w:rsid w:val="00E06DCF"/>
    <w:rsid w:val="00E07987"/>
    <w:rsid w:val="00E07E81"/>
    <w:rsid w:val="00E10043"/>
    <w:rsid w:val="00E10A2B"/>
    <w:rsid w:val="00E111F8"/>
    <w:rsid w:val="00E115FF"/>
    <w:rsid w:val="00E11E2A"/>
    <w:rsid w:val="00E124A2"/>
    <w:rsid w:val="00E13430"/>
    <w:rsid w:val="00E1343E"/>
    <w:rsid w:val="00E1431F"/>
    <w:rsid w:val="00E1475B"/>
    <w:rsid w:val="00E1548B"/>
    <w:rsid w:val="00E1558A"/>
    <w:rsid w:val="00E15E1E"/>
    <w:rsid w:val="00E16004"/>
    <w:rsid w:val="00E166FA"/>
    <w:rsid w:val="00E1698C"/>
    <w:rsid w:val="00E16CF0"/>
    <w:rsid w:val="00E16DF7"/>
    <w:rsid w:val="00E1770A"/>
    <w:rsid w:val="00E20029"/>
    <w:rsid w:val="00E20678"/>
    <w:rsid w:val="00E20B2F"/>
    <w:rsid w:val="00E20D1C"/>
    <w:rsid w:val="00E20DE1"/>
    <w:rsid w:val="00E20F96"/>
    <w:rsid w:val="00E212AC"/>
    <w:rsid w:val="00E21C08"/>
    <w:rsid w:val="00E21D5D"/>
    <w:rsid w:val="00E235ED"/>
    <w:rsid w:val="00E236AC"/>
    <w:rsid w:val="00E23BF3"/>
    <w:rsid w:val="00E245F2"/>
    <w:rsid w:val="00E24860"/>
    <w:rsid w:val="00E2492E"/>
    <w:rsid w:val="00E24CC4"/>
    <w:rsid w:val="00E2564B"/>
    <w:rsid w:val="00E25A53"/>
    <w:rsid w:val="00E27438"/>
    <w:rsid w:val="00E27678"/>
    <w:rsid w:val="00E306FB"/>
    <w:rsid w:val="00E309E8"/>
    <w:rsid w:val="00E30A67"/>
    <w:rsid w:val="00E314E5"/>
    <w:rsid w:val="00E322EA"/>
    <w:rsid w:val="00E32863"/>
    <w:rsid w:val="00E32A4E"/>
    <w:rsid w:val="00E32D8C"/>
    <w:rsid w:val="00E32EB9"/>
    <w:rsid w:val="00E33907"/>
    <w:rsid w:val="00E33C77"/>
    <w:rsid w:val="00E34690"/>
    <w:rsid w:val="00E34CE8"/>
    <w:rsid w:val="00E35050"/>
    <w:rsid w:val="00E35D29"/>
    <w:rsid w:val="00E361E5"/>
    <w:rsid w:val="00E36643"/>
    <w:rsid w:val="00E369B5"/>
    <w:rsid w:val="00E36FA9"/>
    <w:rsid w:val="00E377BE"/>
    <w:rsid w:val="00E37DB2"/>
    <w:rsid w:val="00E406C1"/>
    <w:rsid w:val="00E40989"/>
    <w:rsid w:val="00E40D9D"/>
    <w:rsid w:val="00E4159B"/>
    <w:rsid w:val="00E41A0D"/>
    <w:rsid w:val="00E42220"/>
    <w:rsid w:val="00E42302"/>
    <w:rsid w:val="00E43149"/>
    <w:rsid w:val="00E43E9A"/>
    <w:rsid w:val="00E44711"/>
    <w:rsid w:val="00E4476A"/>
    <w:rsid w:val="00E44BCE"/>
    <w:rsid w:val="00E44D66"/>
    <w:rsid w:val="00E44E20"/>
    <w:rsid w:val="00E45292"/>
    <w:rsid w:val="00E45614"/>
    <w:rsid w:val="00E458B5"/>
    <w:rsid w:val="00E45DCA"/>
    <w:rsid w:val="00E4668F"/>
    <w:rsid w:val="00E46FC6"/>
    <w:rsid w:val="00E50ABA"/>
    <w:rsid w:val="00E50B56"/>
    <w:rsid w:val="00E5101D"/>
    <w:rsid w:val="00E51704"/>
    <w:rsid w:val="00E519EC"/>
    <w:rsid w:val="00E523A3"/>
    <w:rsid w:val="00E525C9"/>
    <w:rsid w:val="00E52A96"/>
    <w:rsid w:val="00E5318F"/>
    <w:rsid w:val="00E53368"/>
    <w:rsid w:val="00E535DD"/>
    <w:rsid w:val="00E53ACC"/>
    <w:rsid w:val="00E541BB"/>
    <w:rsid w:val="00E5491C"/>
    <w:rsid w:val="00E55222"/>
    <w:rsid w:val="00E55584"/>
    <w:rsid w:val="00E55917"/>
    <w:rsid w:val="00E55AE6"/>
    <w:rsid w:val="00E55E47"/>
    <w:rsid w:val="00E5623A"/>
    <w:rsid w:val="00E572D5"/>
    <w:rsid w:val="00E57A1D"/>
    <w:rsid w:val="00E60DB5"/>
    <w:rsid w:val="00E61827"/>
    <w:rsid w:val="00E61D68"/>
    <w:rsid w:val="00E62C7C"/>
    <w:rsid w:val="00E62EBA"/>
    <w:rsid w:val="00E62ECD"/>
    <w:rsid w:val="00E62F47"/>
    <w:rsid w:val="00E63120"/>
    <w:rsid w:val="00E633EF"/>
    <w:rsid w:val="00E6366E"/>
    <w:rsid w:val="00E63677"/>
    <w:rsid w:val="00E63C04"/>
    <w:rsid w:val="00E63D73"/>
    <w:rsid w:val="00E644A0"/>
    <w:rsid w:val="00E65E84"/>
    <w:rsid w:val="00E65FB9"/>
    <w:rsid w:val="00E66035"/>
    <w:rsid w:val="00E6666A"/>
    <w:rsid w:val="00E668D1"/>
    <w:rsid w:val="00E66DD0"/>
    <w:rsid w:val="00E66EFF"/>
    <w:rsid w:val="00E6776D"/>
    <w:rsid w:val="00E677DD"/>
    <w:rsid w:val="00E67895"/>
    <w:rsid w:val="00E67E20"/>
    <w:rsid w:val="00E67E6A"/>
    <w:rsid w:val="00E67F59"/>
    <w:rsid w:val="00E70276"/>
    <w:rsid w:val="00E7053D"/>
    <w:rsid w:val="00E707AC"/>
    <w:rsid w:val="00E70BDF"/>
    <w:rsid w:val="00E7137A"/>
    <w:rsid w:val="00E71635"/>
    <w:rsid w:val="00E71B5A"/>
    <w:rsid w:val="00E71D5C"/>
    <w:rsid w:val="00E7215B"/>
    <w:rsid w:val="00E72558"/>
    <w:rsid w:val="00E7298F"/>
    <w:rsid w:val="00E72E96"/>
    <w:rsid w:val="00E72EC5"/>
    <w:rsid w:val="00E72ECD"/>
    <w:rsid w:val="00E7320E"/>
    <w:rsid w:val="00E740B7"/>
    <w:rsid w:val="00E740D6"/>
    <w:rsid w:val="00E74252"/>
    <w:rsid w:val="00E744F2"/>
    <w:rsid w:val="00E745C8"/>
    <w:rsid w:val="00E74F03"/>
    <w:rsid w:val="00E7500F"/>
    <w:rsid w:val="00E76410"/>
    <w:rsid w:val="00E76AFF"/>
    <w:rsid w:val="00E7710F"/>
    <w:rsid w:val="00E773C1"/>
    <w:rsid w:val="00E7788C"/>
    <w:rsid w:val="00E77FA6"/>
    <w:rsid w:val="00E80BE0"/>
    <w:rsid w:val="00E8162D"/>
    <w:rsid w:val="00E8211D"/>
    <w:rsid w:val="00E82615"/>
    <w:rsid w:val="00E82808"/>
    <w:rsid w:val="00E837BD"/>
    <w:rsid w:val="00E83A41"/>
    <w:rsid w:val="00E846F1"/>
    <w:rsid w:val="00E85306"/>
    <w:rsid w:val="00E85550"/>
    <w:rsid w:val="00E85828"/>
    <w:rsid w:val="00E86802"/>
    <w:rsid w:val="00E869BD"/>
    <w:rsid w:val="00E86A08"/>
    <w:rsid w:val="00E86C42"/>
    <w:rsid w:val="00E87600"/>
    <w:rsid w:val="00E876E9"/>
    <w:rsid w:val="00E8774D"/>
    <w:rsid w:val="00E8775F"/>
    <w:rsid w:val="00E87BD9"/>
    <w:rsid w:val="00E87CCF"/>
    <w:rsid w:val="00E90E81"/>
    <w:rsid w:val="00E90F2A"/>
    <w:rsid w:val="00E90F55"/>
    <w:rsid w:val="00E910F4"/>
    <w:rsid w:val="00E91199"/>
    <w:rsid w:val="00E91684"/>
    <w:rsid w:val="00E918B4"/>
    <w:rsid w:val="00E9193A"/>
    <w:rsid w:val="00E91BAA"/>
    <w:rsid w:val="00E92167"/>
    <w:rsid w:val="00E92B14"/>
    <w:rsid w:val="00E934EE"/>
    <w:rsid w:val="00E93B5E"/>
    <w:rsid w:val="00E957E9"/>
    <w:rsid w:val="00E95AC2"/>
    <w:rsid w:val="00E95CFC"/>
    <w:rsid w:val="00E95DB7"/>
    <w:rsid w:val="00E95E13"/>
    <w:rsid w:val="00E960C1"/>
    <w:rsid w:val="00E96495"/>
    <w:rsid w:val="00E97342"/>
    <w:rsid w:val="00E97851"/>
    <w:rsid w:val="00EA0162"/>
    <w:rsid w:val="00EA0213"/>
    <w:rsid w:val="00EA04E7"/>
    <w:rsid w:val="00EA05E2"/>
    <w:rsid w:val="00EA0835"/>
    <w:rsid w:val="00EA0F90"/>
    <w:rsid w:val="00EA10A5"/>
    <w:rsid w:val="00EA1325"/>
    <w:rsid w:val="00EA134B"/>
    <w:rsid w:val="00EA19C5"/>
    <w:rsid w:val="00EA19C6"/>
    <w:rsid w:val="00EA20B1"/>
    <w:rsid w:val="00EA24E2"/>
    <w:rsid w:val="00EA255A"/>
    <w:rsid w:val="00EA28A2"/>
    <w:rsid w:val="00EA2C43"/>
    <w:rsid w:val="00EA2CCC"/>
    <w:rsid w:val="00EA30A3"/>
    <w:rsid w:val="00EA408E"/>
    <w:rsid w:val="00EA44DC"/>
    <w:rsid w:val="00EA45B3"/>
    <w:rsid w:val="00EA4DD5"/>
    <w:rsid w:val="00EA4EF9"/>
    <w:rsid w:val="00EA50C2"/>
    <w:rsid w:val="00EA55D8"/>
    <w:rsid w:val="00EA5C63"/>
    <w:rsid w:val="00EA60B5"/>
    <w:rsid w:val="00EA63A1"/>
    <w:rsid w:val="00EA655D"/>
    <w:rsid w:val="00EA7501"/>
    <w:rsid w:val="00EA783E"/>
    <w:rsid w:val="00EB045E"/>
    <w:rsid w:val="00EB0779"/>
    <w:rsid w:val="00EB07FD"/>
    <w:rsid w:val="00EB0BB0"/>
    <w:rsid w:val="00EB0E47"/>
    <w:rsid w:val="00EB1CC5"/>
    <w:rsid w:val="00EB2DEA"/>
    <w:rsid w:val="00EB2EB4"/>
    <w:rsid w:val="00EB37A7"/>
    <w:rsid w:val="00EB3A25"/>
    <w:rsid w:val="00EB3DB4"/>
    <w:rsid w:val="00EB4513"/>
    <w:rsid w:val="00EB46A7"/>
    <w:rsid w:val="00EB4778"/>
    <w:rsid w:val="00EB4891"/>
    <w:rsid w:val="00EB57F5"/>
    <w:rsid w:val="00EB595C"/>
    <w:rsid w:val="00EB5A4F"/>
    <w:rsid w:val="00EB5D49"/>
    <w:rsid w:val="00EB6DE9"/>
    <w:rsid w:val="00EB6F5C"/>
    <w:rsid w:val="00EB7762"/>
    <w:rsid w:val="00EC01B2"/>
    <w:rsid w:val="00EC05DD"/>
    <w:rsid w:val="00EC0906"/>
    <w:rsid w:val="00EC18B4"/>
    <w:rsid w:val="00EC1CDA"/>
    <w:rsid w:val="00EC29B6"/>
    <w:rsid w:val="00EC3095"/>
    <w:rsid w:val="00EC3177"/>
    <w:rsid w:val="00EC3506"/>
    <w:rsid w:val="00EC4CCF"/>
    <w:rsid w:val="00EC51B2"/>
    <w:rsid w:val="00EC5546"/>
    <w:rsid w:val="00EC5570"/>
    <w:rsid w:val="00EC5C68"/>
    <w:rsid w:val="00EC5E82"/>
    <w:rsid w:val="00EC5EB3"/>
    <w:rsid w:val="00EC6C0E"/>
    <w:rsid w:val="00EC757D"/>
    <w:rsid w:val="00ED031A"/>
    <w:rsid w:val="00ED07EC"/>
    <w:rsid w:val="00ED1CEA"/>
    <w:rsid w:val="00ED1D6F"/>
    <w:rsid w:val="00ED2125"/>
    <w:rsid w:val="00ED2358"/>
    <w:rsid w:val="00ED24B1"/>
    <w:rsid w:val="00ED2699"/>
    <w:rsid w:val="00ED2F52"/>
    <w:rsid w:val="00ED313F"/>
    <w:rsid w:val="00ED3455"/>
    <w:rsid w:val="00ED37D7"/>
    <w:rsid w:val="00ED3A16"/>
    <w:rsid w:val="00ED3ABE"/>
    <w:rsid w:val="00ED3F7D"/>
    <w:rsid w:val="00ED432E"/>
    <w:rsid w:val="00ED4B0C"/>
    <w:rsid w:val="00ED4F2B"/>
    <w:rsid w:val="00ED4FCF"/>
    <w:rsid w:val="00ED59A8"/>
    <w:rsid w:val="00ED5CEF"/>
    <w:rsid w:val="00ED689D"/>
    <w:rsid w:val="00ED6EA6"/>
    <w:rsid w:val="00ED789D"/>
    <w:rsid w:val="00ED7BA5"/>
    <w:rsid w:val="00EE001C"/>
    <w:rsid w:val="00EE0B95"/>
    <w:rsid w:val="00EE0F11"/>
    <w:rsid w:val="00EE1286"/>
    <w:rsid w:val="00EE16FE"/>
    <w:rsid w:val="00EE1F5A"/>
    <w:rsid w:val="00EE2064"/>
    <w:rsid w:val="00EE2122"/>
    <w:rsid w:val="00EE22E0"/>
    <w:rsid w:val="00EE285F"/>
    <w:rsid w:val="00EE3615"/>
    <w:rsid w:val="00EE3A5E"/>
    <w:rsid w:val="00EE3BF9"/>
    <w:rsid w:val="00EE3E8E"/>
    <w:rsid w:val="00EE558A"/>
    <w:rsid w:val="00EE5BA5"/>
    <w:rsid w:val="00EE5BFC"/>
    <w:rsid w:val="00EE5C24"/>
    <w:rsid w:val="00EE5C9A"/>
    <w:rsid w:val="00EE5DAB"/>
    <w:rsid w:val="00EE6643"/>
    <w:rsid w:val="00EE6B8F"/>
    <w:rsid w:val="00EE6CD8"/>
    <w:rsid w:val="00EE6FAF"/>
    <w:rsid w:val="00EE7583"/>
    <w:rsid w:val="00EE76A9"/>
    <w:rsid w:val="00EE7CFB"/>
    <w:rsid w:val="00EF044E"/>
    <w:rsid w:val="00EF04E8"/>
    <w:rsid w:val="00EF06BE"/>
    <w:rsid w:val="00EF08D1"/>
    <w:rsid w:val="00EF0952"/>
    <w:rsid w:val="00EF104C"/>
    <w:rsid w:val="00EF160F"/>
    <w:rsid w:val="00EF1886"/>
    <w:rsid w:val="00EF2224"/>
    <w:rsid w:val="00EF2CB8"/>
    <w:rsid w:val="00EF2DDF"/>
    <w:rsid w:val="00EF3726"/>
    <w:rsid w:val="00EF4010"/>
    <w:rsid w:val="00EF4535"/>
    <w:rsid w:val="00EF45AD"/>
    <w:rsid w:val="00EF46F1"/>
    <w:rsid w:val="00EF4BE1"/>
    <w:rsid w:val="00EF628C"/>
    <w:rsid w:val="00EF658D"/>
    <w:rsid w:val="00EF6864"/>
    <w:rsid w:val="00EF6F8D"/>
    <w:rsid w:val="00EF70FB"/>
    <w:rsid w:val="00EF75DA"/>
    <w:rsid w:val="00EF7801"/>
    <w:rsid w:val="00EF7ABC"/>
    <w:rsid w:val="00F0167E"/>
    <w:rsid w:val="00F027C2"/>
    <w:rsid w:val="00F0289D"/>
    <w:rsid w:val="00F03633"/>
    <w:rsid w:val="00F03CF2"/>
    <w:rsid w:val="00F04558"/>
    <w:rsid w:val="00F045DD"/>
    <w:rsid w:val="00F04D59"/>
    <w:rsid w:val="00F04DFA"/>
    <w:rsid w:val="00F04EF1"/>
    <w:rsid w:val="00F05143"/>
    <w:rsid w:val="00F0559D"/>
    <w:rsid w:val="00F05F8F"/>
    <w:rsid w:val="00F06BA5"/>
    <w:rsid w:val="00F06F55"/>
    <w:rsid w:val="00F070CA"/>
    <w:rsid w:val="00F071B7"/>
    <w:rsid w:val="00F07517"/>
    <w:rsid w:val="00F077C6"/>
    <w:rsid w:val="00F07824"/>
    <w:rsid w:val="00F07A34"/>
    <w:rsid w:val="00F07E89"/>
    <w:rsid w:val="00F103FD"/>
    <w:rsid w:val="00F10CD7"/>
    <w:rsid w:val="00F1103A"/>
    <w:rsid w:val="00F11E0D"/>
    <w:rsid w:val="00F12933"/>
    <w:rsid w:val="00F12DF3"/>
    <w:rsid w:val="00F1309D"/>
    <w:rsid w:val="00F1349A"/>
    <w:rsid w:val="00F13718"/>
    <w:rsid w:val="00F14113"/>
    <w:rsid w:val="00F146BE"/>
    <w:rsid w:val="00F15581"/>
    <w:rsid w:val="00F157C8"/>
    <w:rsid w:val="00F15C5C"/>
    <w:rsid w:val="00F15DE9"/>
    <w:rsid w:val="00F16C6C"/>
    <w:rsid w:val="00F17C1C"/>
    <w:rsid w:val="00F17F97"/>
    <w:rsid w:val="00F201BD"/>
    <w:rsid w:val="00F20414"/>
    <w:rsid w:val="00F205A5"/>
    <w:rsid w:val="00F206C5"/>
    <w:rsid w:val="00F207E6"/>
    <w:rsid w:val="00F20D12"/>
    <w:rsid w:val="00F21EF1"/>
    <w:rsid w:val="00F2244E"/>
    <w:rsid w:val="00F227DF"/>
    <w:rsid w:val="00F2282B"/>
    <w:rsid w:val="00F229B3"/>
    <w:rsid w:val="00F22BE1"/>
    <w:rsid w:val="00F22F93"/>
    <w:rsid w:val="00F24108"/>
    <w:rsid w:val="00F246E9"/>
    <w:rsid w:val="00F24C1B"/>
    <w:rsid w:val="00F24FA0"/>
    <w:rsid w:val="00F25B14"/>
    <w:rsid w:val="00F260B4"/>
    <w:rsid w:val="00F26120"/>
    <w:rsid w:val="00F265B3"/>
    <w:rsid w:val="00F27685"/>
    <w:rsid w:val="00F27A59"/>
    <w:rsid w:val="00F27E1C"/>
    <w:rsid w:val="00F27F8A"/>
    <w:rsid w:val="00F301EE"/>
    <w:rsid w:val="00F30616"/>
    <w:rsid w:val="00F30C6D"/>
    <w:rsid w:val="00F31140"/>
    <w:rsid w:val="00F316EC"/>
    <w:rsid w:val="00F31B13"/>
    <w:rsid w:val="00F31CBE"/>
    <w:rsid w:val="00F31E79"/>
    <w:rsid w:val="00F32250"/>
    <w:rsid w:val="00F32B44"/>
    <w:rsid w:val="00F32D61"/>
    <w:rsid w:val="00F33075"/>
    <w:rsid w:val="00F33AA3"/>
    <w:rsid w:val="00F348B7"/>
    <w:rsid w:val="00F348D1"/>
    <w:rsid w:val="00F34E45"/>
    <w:rsid w:val="00F36679"/>
    <w:rsid w:val="00F367DC"/>
    <w:rsid w:val="00F36F69"/>
    <w:rsid w:val="00F37A5C"/>
    <w:rsid w:val="00F37ACA"/>
    <w:rsid w:val="00F37B72"/>
    <w:rsid w:val="00F37ECE"/>
    <w:rsid w:val="00F40676"/>
    <w:rsid w:val="00F40C9A"/>
    <w:rsid w:val="00F411E5"/>
    <w:rsid w:val="00F41AAC"/>
    <w:rsid w:val="00F41BDF"/>
    <w:rsid w:val="00F41D09"/>
    <w:rsid w:val="00F42068"/>
    <w:rsid w:val="00F4233C"/>
    <w:rsid w:val="00F42698"/>
    <w:rsid w:val="00F429A8"/>
    <w:rsid w:val="00F42E2C"/>
    <w:rsid w:val="00F43C8D"/>
    <w:rsid w:val="00F43F18"/>
    <w:rsid w:val="00F43FD0"/>
    <w:rsid w:val="00F4417A"/>
    <w:rsid w:val="00F443F0"/>
    <w:rsid w:val="00F44416"/>
    <w:rsid w:val="00F44CD7"/>
    <w:rsid w:val="00F45E43"/>
    <w:rsid w:val="00F45FEB"/>
    <w:rsid w:val="00F460E9"/>
    <w:rsid w:val="00F46169"/>
    <w:rsid w:val="00F46305"/>
    <w:rsid w:val="00F4692E"/>
    <w:rsid w:val="00F46A35"/>
    <w:rsid w:val="00F46CD7"/>
    <w:rsid w:val="00F47ED1"/>
    <w:rsid w:val="00F50082"/>
    <w:rsid w:val="00F5023F"/>
    <w:rsid w:val="00F50302"/>
    <w:rsid w:val="00F506C2"/>
    <w:rsid w:val="00F51635"/>
    <w:rsid w:val="00F51D57"/>
    <w:rsid w:val="00F5232E"/>
    <w:rsid w:val="00F5251B"/>
    <w:rsid w:val="00F52753"/>
    <w:rsid w:val="00F52888"/>
    <w:rsid w:val="00F52DAA"/>
    <w:rsid w:val="00F52EA6"/>
    <w:rsid w:val="00F537A8"/>
    <w:rsid w:val="00F53BB8"/>
    <w:rsid w:val="00F542C0"/>
    <w:rsid w:val="00F5463E"/>
    <w:rsid w:val="00F54851"/>
    <w:rsid w:val="00F549D3"/>
    <w:rsid w:val="00F54B3C"/>
    <w:rsid w:val="00F55092"/>
    <w:rsid w:val="00F55F08"/>
    <w:rsid w:val="00F560B8"/>
    <w:rsid w:val="00F566D3"/>
    <w:rsid w:val="00F57EF0"/>
    <w:rsid w:val="00F603DA"/>
    <w:rsid w:val="00F6069B"/>
    <w:rsid w:val="00F60E9F"/>
    <w:rsid w:val="00F61B1F"/>
    <w:rsid w:val="00F61FD1"/>
    <w:rsid w:val="00F621FB"/>
    <w:rsid w:val="00F62448"/>
    <w:rsid w:val="00F6326D"/>
    <w:rsid w:val="00F6328A"/>
    <w:rsid w:val="00F63507"/>
    <w:rsid w:val="00F64312"/>
    <w:rsid w:val="00F64D14"/>
    <w:rsid w:val="00F64FFE"/>
    <w:rsid w:val="00F6510F"/>
    <w:rsid w:val="00F6526E"/>
    <w:rsid w:val="00F652E9"/>
    <w:rsid w:val="00F65715"/>
    <w:rsid w:val="00F65A39"/>
    <w:rsid w:val="00F65C24"/>
    <w:rsid w:val="00F65DDF"/>
    <w:rsid w:val="00F65F44"/>
    <w:rsid w:val="00F66BEB"/>
    <w:rsid w:val="00F67445"/>
    <w:rsid w:val="00F709E3"/>
    <w:rsid w:val="00F717B9"/>
    <w:rsid w:val="00F71B66"/>
    <w:rsid w:val="00F72329"/>
    <w:rsid w:val="00F727FC"/>
    <w:rsid w:val="00F729EC"/>
    <w:rsid w:val="00F745BF"/>
    <w:rsid w:val="00F75A2C"/>
    <w:rsid w:val="00F76040"/>
    <w:rsid w:val="00F76CF5"/>
    <w:rsid w:val="00F80B5A"/>
    <w:rsid w:val="00F80D53"/>
    <w:rsid w:val="00F80E36"/>
    <w:rsid w:val="00F81435"/>
    <w:rsid w:val="00F816BB"/>
    <w:rsid w:val="00F81A80"/>
    <w:rsid w:val="00F82727"/>
    <w:rsid w:val="00F8274F"/>
    <w:rsid w:val="00F82A05"/>
    <w:rsid w:val="00F82E18"/>
    <w:rsid w:val="00F83B1B"/>
    <w:rsid w:val="00F83BB3"/>
    <w:rsid w:val="00F84057"/>
    <w:rsid w:val="00F840D4"/>
    <w:rsid w:val="00F84EA0"/>
    <w:rsid w:val="00F85212"/>
    <w:rsid w:val="00F852F1"/>
    <w:rsid w:val="00F8570A"/>
    <w:rsid w:val="00F86111"/>
    <w:rsid w:val="00F8650D"/>
    <w:rsid w:val="00F86F9C"/>
    <w:rsid w:val="00F8701B"/>
    <w:rsid w:val="00F8706D"/>
    <w:rsid w:val="00F87418"/>
    <w:rsid w:val="00F87E96"/>
    <w:rsid w:val="00F90A0C"/>
    <w:rsid w:val="00F90D99"/>
    <w:rsid w:val="00F9170C"/>
    <w:rsid w:val="00F92341"/>
    <w:rsid w:val="00F926C0"/>
    <w:rsid w:val="00F929D3"/>
    <w:rsid w:val="00F92CA0"/>
    <w:rsid w:val="00F94680"/>
    <w:rsid w:val="00F94E58"/>
    <w:rsid w:val="00F95731"/>
    <w:rsid w:val="00F95DCC"/>
    <w:rsid w:val="00F95FAE"/>
    <w:rsid w:val="00F97106"/>
    <w:rsid w:val="00F97884"/>
    <w:rsid w:val="00FA0A9A"/>
    <w:rsid w:val="00FA0D3E"/>
    <w:rsid w:val="00FA1C33"/>
    <w:rsid w:val="00FA1F94"/>
    <w:rsid w:val="00FA2307"/>
    <w:rsid w:val="00FA27A9"/>
    <w:rsid w:val="00FA2806"/>
    <w:rsid w:val="00FA37E7"/>
    <w:rsid w:val="00FA4044"/>
    <w:rsid w:val="00FA488C"/>
    <w:rsid w:val="00FA533B"/>
    <w:rsid w:val="00FA5455"/>
    <w:rsid w:val="00FA5B2D"/>
    <w:rsid w:val="00FA6042"/>
    <w:rsid w:val="00FA6311"/>
    <w:rsid w:val="00FA6C49"/>
    <w:rsid w:val="00FA6DD2"/>
    <w:rsid w:val="00FA75AF"/>
    <w:rsid w:val="00FA7790"/>
    <w:rsid w:val="00FB0167"/>
    <w:rsid w:val="00FB01F0"/>
    <w:rsid w:val="00FB08A2"/>
    <w:rsid w:val="00FB0FBA"/>
    <w:rsid w:val="00FB125A"/>
    <w:rsid w:val="00FB13DB"/>
    <w:rsid w:val="00FB16AF"/>
    <w:rsid w:val="00FB1795"/>
    <w:rsid w:val="00FB193D"/>
    <w:rsid w:val="00FB1B28"/>
    <w:rsid w:val="00FB1DCD"/>
    <w:rsid w:val="00FB1F59"/>
    <w:rsid w:val="00FB25F3"/>
    <w:rsid w:val="00FB2741"/>
    <w:rsid w:val="00FB275F"/>
    <w:rsid w:val="00FB2D71"/>
    <w:rsid w:val="00FB37B9"/>
    <w:rsid w:val="00FB3D39"/>
    <w:rsid w:val="00FB4023"/>
    <w:rsid w:val="00FB475C"/>
    <w:rsid w:val="00FB478C"/>
    <w:rsid w:val="00FB47BA"/>
    <w:rsid w:val="00FB4FDA"/>
    <w:rsid w:val="00FB53CA"/>
    <w:rsid w:val="00FB5751"/>
    <w:rsid w:val="00FB643D"/>
    <w:rsid w:val="00FB644B"/>
    <w:rsid w:val="00FB68B4"/>
    <w:rsid w:val="00FB69DB"/>
    <w:rsid w:val="00FB6C0C"/>
    <w:rsid w:val="00FB6E3E"/>
    <w:rsid w:val="00FB7568"/>
    <w:rsid w:val="00FC02E3"/>
    <w:rsid w:val="00FC1728"/>
    <w:rsid w:val="00FC18A2"/>
    <w:rsid w:val="00FC1D1F"/>
    <w:rsid w:val="00FC1E70"/>
    <w:rsid w:val="00FC27A8"/>
    <w:rsid w:val="00FC2AFC"/>
    <w:rsid w:val="00FC30AD"/>
    <w:rsid w:val="00FC33F9"/>
    <w:rsid w:val="00FC3927"/>
    <w:rsid w:val="00FC3989"/>
    <w:rsid w:val="00FC404E"/>
    <w:rsid w:val="00FC43D1"/>
    <w:rsid w:val="00FC44EC"/>
    <w:rsid w:val="00FC4542"/>
    <w:rsid w:val="00FC4673"/>
    <w:rsid w:val="00FC4BDE"/>
    <w:rsid w:val="00FC5432"/>
    <w:rsid w:val="00FC5612"/>
    <w:rsid w:val="00FC6165"/>
    <w:rsid w:val="00FC6405"/>
    <w:rsid w:val="00FC6AC3"/>
    <w:rsid w:val="00FC73CC"/>
    <w:rsid w:val="00FD06AD"/>
    <w:rsid w:val="00FD0BA1"/>
    <w:rsid w:val="00FD0DBB"/>
    <w:rsid w:val="00FD1454"/>
    <w:rsid w:val="00FD1837"/>
    <w:rsid w:val="00FD19BF"/>
    <w:rsid w:val="00FD1E5C"/>
    <w:rsid w:val="00FD1ECC"/>
    <w:rsid w:val="00FD2EE4"/>
    <w:rsid w:val="00FD3955"/>
    <w:rsid w:val="00FD39FB"/>
    <w:rsid w:val="00FD3B7D"/>
    <w:rsid w:val="00FD4B4E"/>
    <w:rsid w:val="00FD4C85"/>
    <w:rsid w:val="00FD4F0D"/>
    <w:rsid w:val="00FD52B2"/>
    <w:rsid w:val="00FD534B"/>
    <w:rsid w:val="00FD5406"/>
    <w:rsid w:val="00FD57C8"/>
    <w:rsid w:val="00FD654B"/>
    <w:rsid w:val="00FD677E"/>
    <w:rsid w:val="00FD6922"/>
    <w:rsid w:val="00FD6CB0"/>
    <w:rsid w:val="00FD6D03"/>
    <w:rsid w:val="00FD6EEF"/>
    <w:rsid w:val="00FD7183"/>
    <w:rsid w:val="00FD7DCC"/>
    <w:rsid w:val="00FE0367"/>
    <w:rsid w:val="00FE0769"/>
    <w:rsid w:val="00FE0D7A"/>
    <w:rsid w:val="00FE129F"/>
    <w:rsid w:val="00FE1C2F"/>
    <w:rsid w:val="00FE2339"/>
    <w:rsid w:val="00FE2733"/>
    <w:rsid w:val="00FE32E8"/>
    <w:rsid w:val="00FE35CD"/>
    <w:rsid w:val="00FE48C0"/>
    <w:rsid w:val="00FE5144"/>
    <w:rsid w:val="00FE54FB"/>
    <w:rsid w:val="00FE6579"/>
    <w:rsid w:val="00FE65DF"/>
    <w:rsid w:val="00FE6D5C"/>
    <w:rsid w:val="00FE70FC"/>
    <w:rsid w:val="00FE7684"/>
    <w:rsid w:val="00FE7E97"/>
    <w:rsid w:val="00FF09AB"/>
    <w:rsid w:val="00FF0A7C"/>
    <w:rsid w:val="00FF17F6"/>
    <w:rsid w:val="00FF1A7F"/>
    <w:rsid w:val="00FF2037"/>
    <w:rsid w:val="00FF2965"/>
    <w:rsid w:val="00FF3026"/>
    <w:rsid w:val="00FF32E4"/>
    <w:rsid w:val="00FF332A"/>
    <w:rsid w:val="00FF33CC"/>
    <w:rsid w:val="00FF3476"/>
    <w:rsid w:val="00FF3808"/>
    <w:rsid w:val="00FF3AFE"/>
    <w:rsid w:val="00FF3C1D"/>
    <w:rsid w:val="00FF3D05"/>
    <w:rsid w:val="00FF4A6E"/>
    <w:rsid w:val="00FF4F90"/>
    <w:rsid w:val="00FF565E"/>
    <w:rsid w:val="00FF5E1A"/>
    <w:rsid w:val="00FF5EAB"/>
    <w:rsid w:val="00FF6248"/>
    <w:rsid w:val="00FF67EF"/>
    <w:rsid w:val="00FF7232"/>
    <w:rsid w:val="00FF7331"/>
    <w:rsid w:val="00FF73B1"/>
    <w:rsid w:val="242024A7"/>
    <w:rsid w:val="37645BA1"/>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4BA4D165"/>
  <w15:docId w15:val="{1219E941-D58F-4DA2-AD8E-E729E749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sz w:val="21"/>
      <w:szCs w:val="21"/>
    </w:rPr>
  </w:style>
  <w:style w:type="paragraph" w:styleId="Heading1">
    <w:name w:val="heading 1"/>
    <w:basedOn w:val="Normal"/>
    <w:next w:val="Normal"/>
    <w:link w:val="Heading1Char"/>
    <w:uiPriority w:val="9"/>
    <w:qFormat/>
    <w:rsid w:val="00021E86"/>
    <w:pPr>
      <w:keepNext/>
      <w:keepLines/>
      <w:tabs>
        <w:tab w:val="center" w:pos="3475"/>
        <w:tab w:val="right" w:pos="6951"/>
      </w:tabs>
      <w:suppressAutoHyphens/>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pPr>
      <w:keepNext/>
      <w:keepLines/>
      <w:jc w:val="center"/>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pPr>
      <w:keepNext/>
      <w:keepLines/>
      <w:spacing w:before="160"/>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unhideWhenUsed/>
    <w:qFormat/>
    <w:pPr>
      <w:keepNext/>
      <w:keepLines/>
      <w:spacing w:before="80"/>
      <w:jc w:val="center"/>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unhideWhenUsed/>
    <w:qFormat/>
    <w:pPr>
      <w:keepNext/>
      <w:keepLines/>
      <w:spacing w:before="4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21E8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qFormat/>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qFormat/>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qFormat/>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qFormat/>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qFormat/>
    <w:rPr>
      <w:b/>
      <w:bCs/>
      <w:i/>
      <w:iCs/>
    </w:rPr>
  </w:style>
  <w:style w:type="paragraph" w:styleId="TOC7">
    <w:name w:val="toc 7"/>
    <w:basedOn w:val="Normal"/>
    <w:next w:val="Normal"/>
    <w:uiPriority w:val="39"/>
    <w:unhideWhenUsed/>
    <w:pPr>
      <w:ind w:left="1200"/>
    </w:pPr>
    <w:rPr>
      <w:iCs/>
      <w:sz w:val="18"/>
      <w:szCs w:val="18"/>
    </w:rPr>
  </w:style>
  <w:style w:type="paragraph" w:styleId="Caption">
    <w:name w:val="caption"/>
    <w:basedOn w:val="Normal"/>
    <w:next w:val="Normal"/>
    <w:uiPriority w:val="35"/>
    <w:semiHidden/>
    <w:unhideWhenUsed/>
    <w:qFormat/>
    <w:rPr>
      <w:b/>
      <w:bCs/>
      <w:color w:val="404040" w:themeColor="text1" w:themeTint="BF"/>
      <w:sz w:val="16"/>
      <w:szCs w:val="16"/>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qFormat/>
    <w:rPr>
      <w:sz w:val="20"/>
      <w:szCs w:val="20"/>
    </w:rPr>
  </w:style>
  <w:style w:type="paragraph" w:styleId="TOC5">
    <w:name w:val="toc 5"/>
    <w:basedOn w:val="Normal"/>
    <w:next w:val="Normal"/>
    <w:uiPriority w:val="39"/>
    <w:unhideWhenUsed/>
    <w:pPr>
      <w:ind w:left="800"/>
    </w:pPr>
    <w:rPr>
      <w:iCs/>
      <w:sz w:val="18"/>
      <w:szCs w:val="18"/>
    </w:rPr>
  </w:style>
  <w:style w:type="paragraph" w:styleId="TOC3">
    <w:name w:val="toc 3"/>
    <w:basedOn w:val="Normal"/>
    <w:next w:val="Normal"/>
    <w:uiPriority w:val="39"/>
    <w:unhideWhenUsed/>
    <w:qFormat/>
    <w:pPr>
      <w:ind w:left="400"/>
    </w:pPr>
    <w:rPr>
      <w:i/>
    </w:rPr>
  </w:style>
  <w:style w:type="paragraph" w:styleId="TOC8">
    <w:name w:val="toc 8"/>
    <w:basedOn w:val="Normal"/>
    <w:next w:val="Normal"/>
    <w:uiPriority w:val="39"/>
    <w:unhideWhenUsed/>
    <w:qFormat/>
    <w:pPr>
      <w:ind w:left="1400"/>
    </w:pPr>
    <w:rPr>
      <w:iCs/>
      <w:sz w:val="18"/>
      <w:szCs w:val="18"/>
    </w:rPr>
  </w:style>
  <w:style w:type="paragraph" w:styleId="EndnoteText">
    <w:name w:val="endnote text"/>
    <w:basedOn w:val="Normal"/>
    <w:link w:val="EndnoteTextChar"/>
    <w:uiPriority w:val="99"/>
    <w:unhideWhenUsed/>
    <w:qFormat/>
  </w:style>
  <w:style w:type="character" w:customStyle="1" w:styleId="EndnoteTextChar">
    <w:name w:val="Endnote Text Char"/>
    <w:basedOn w:val="DefaultParagraphFont"/>
    <w:link w:val="EndnoteText"/>
    <w:uiPriority w:val="99"/>
    <w:rPr>
      <w:sz w:val="20"/>
      <w:szCs w:val="20"/>
    </w:rPr>
  </w:style>
  <w:style w:type="paragraph" w:styleId="BalloonText">
    <w:name w:val="Balloon Text"/>
    <w:basedOn w:val="Normal"/>
    <w:link w:val="BalloonTextChar"/>
    <w:uiPriority w:val="99"/>
    <w:semiHidden/>
    <w:unhideWhenUsed/>
    <w:rPr>
      <w:sz w:val="18"/>
      <w:szCs w:val="18"/>
    </w:rPr>
  </w:style>
  <w:style w:type="character" w:customStyle="1" w:styleId="BalloonTextChar">
    <w:name w:val="Balloon Text Char"/>
    <w:basedOn w:val="DefaultParagraphFont"/>
    <w:link w:val="BalloonText"/>
    <w:uiPriority w:val="99"/>
    <w:semiHidden/>
    <w:rPr>
      <w:sz w:val="18"/>
      <w:szCs w:val="18"/>
    </w:rPr>
  </w:style>
  <w:style w:type="paragraph" w:styleId="Footer">
    <w:name w:val="footer"/>
    <w:basedOn w:val="Normal"/>
    <w:link w:val="FooterChar"/>
    <w:uiPriority w:val="99"/>
    <w:unhideWhenUsed/>
    <w:qFormat/>
    <w:pPr>
      <w:tabs>
        <w:tab w:val="center" w:pos="4680"/>
        <w:tab w:val="right" w:pos="9360"/>
      </w:tabs>
    </w:pPr>
  </w:style>
  <w:style w:type="character" w:customStyle="1" w:styleId="FooterChar">
    <w:name w:val="Footer Char"/>
    <w:basedOn w:val="DefaultParagraphFont"/>
    <w:link w:val="Footer"/>
    <w:uiPriority w:val="99"/>
    <w:qFormat/>
  </w:style>
  <w:style w:type="paragraph" w:styleId="Header">
    <w:name w:val="header"/>
    <w:basedOn w:val="Normal"/>
    <w:link w:val="HeaderChar"/>
    <w:uiPriority w:val="99"/>
    <w:unhideWhenUsed/>
    <w:qFormat/>
    <w:pPr>
      <w:tabs>
        <w:tab w:val="center" w:pos="4680"/>
        <w:tab w:val="right" w:pos="9360"/>
      </w:tabs>
    </w:pPr>
  </w:style>
  <w:style w:type="character" w:customStyle="1" w:styleId="HeaderChar">
    <w:name w:val="Header Char"/>
    <w:basedOn w:val="DefaultParagraphFont"/>
    <w:link w:val="Header"/>
    <w:uiPriority w:val="99"/>
    <w:qFormat/>
  </w:style>
  <w:style w:type="paragraph" w:styleId="TOC1">
    <w:name w:val="toc 1"/>
    <w:basedOn w:val="Normal"/>
    <w:next w:val="Normal"/>
    <w:uiPriority w:val="39"/>
    <w:unhideWhenUsed/>
    <w:qFormat/>
    <w:pPr>
      <w:spacing w:before="120" w:after="120"/>
    </w:pPr>
    <w:rPr>
      <w:b/>
      <w:bCs/>
      <w:iCs/>
      <w:caps/>
    </w:rPr>
  </w:style>
  <w:style w:type="paragraph" w:styleId="TOC4">
    <w:name w:val="toc 4"/>
    <w:basedOn w:val="Normal"/>
    <w:next w:val="Normal"/>
    <w:uiPriority w:val="39"/>
    <w:unhideWhenUsed/>
    <w:qFormat/>
    <w:pPr>
      <w:ind w:left="600"/>
    </w:pPr>
    <w:rPr>
      <w:iCs/>
      <w:sz w:val="18"/>
      <w:szCs w:val="18"/>
    </w:rPr>
  </w:style>
  <w:style w:type="paragraph" w:styleId="Subtitle">
    <w:name w:val="Subtitle"/>
    <w:basedOn w:val="Normal"/>
    <w:next w:val="Normal"/>
    <w:link w:val="SubtitleChar"/>
    <w:uiPriority w:val="11"/>
    <w:qFormat/>
    <w:pPr>
      <w:jc w:val="center"/>
    </w:pPr>
    <w:rPr>
      <w:color w:val="44546A" w:themeColor="text2"/>
      <w:sz w:val="28"/>
      <w:szCs w:val="28"/>
    </w:rPr>
  </w:style>
  <w:style w:type="character" w:customStyle="1" w:styleId="SubtitleChar">
    <w:name w:val="Subtitle Char"/>
    <w:basedOn w:val="DefaultParagraphFont"/>
    <w:link w:val="Subtitle"/>
    <w:uiPriority w:val="11"/>
    <w:qFormat/>
    <w:rPr>
      <w:color w:val="44546A" w:themeColor="text2"/>
      <w:sz w:val="28"/>
      <w:szCs w:val="28"/>
    </w:rPr>
  </w:style>
  <w:style w:type="paragraph" w:styleId="FootnoteText">
    <w:name w:val="footnote text"/>
    <w:basedOn w:val="Normal"/>
    <w:link w:val="FootnoteTextChar"/>
    <w:uiPriority w:val="99"/>
    <w:unhideWhenUsed/>
    <w:qFormat/>
  </w:style>
  <w:style w:type="character" w:customStyle="1" w:styleId="FootnoteTextChar">
    <w:name w:val="Footnote Text Char"/>
    <w:basedOn w:val="DefaultParagraphFont"/>
    <w:link w:val="FootnoteText"/>
    <w:uiPriority w:val="99"/>
    <w:qFormat/>
    <w:rPr>
      <w:sz w:val="20"/>
      <w:szCs w:val="20"/>
    </w:rPr>
  </w:style>
  <w:style w:type="paragraph" w:styleId="TOC6">
    <w:name w:val="toc 6"/>
    <w:basedOn w:val="Normal"/>
    <w:next w:val="Normal"/>
    <w:uiPriority w:val="39"/>
    <w:unhideWhenUsed/>
    <w:qFormat/>
    <w:pPr>
      <w:ind w:left="1000"/>
    </w:pPr>
    <w:rPr>
      <w:iCs/>
      <w:sz w:val="18"/>
      <w:szCs w:val="18"/>
    </w:rPr>
  </w:style>
  <w:style w:type="paragraph" w:styleId="TOC2">
    <w:name w:val="toc 2"/>
    <w:basedOn w:val="Normal"/>
    <w:next w:val="Normal"/>
    <w:uiPriority w:val="39"/>
    <w:unhideWhenUsed/>
    <w:qFormat/>
    <w:pPr>
      <w:ind w:left="200"/>
    </w:pPr>
    <w:rPr>
      <w:iCs/>
      <w:smallCaps/>
    </w:rPr>
  </w:style>
  <w:style w:type="paragraph" w:styleId="TOC9">
    <w:name w:val="toc 9"/>
    <w:basedOn w:val="Normal"/>
    <w:next w:val="Normal"/>
    <w:uiPriority w:val="39"/>
    <w:unhideWhenUsed/>
    <w:qFormat/>
    <w:pPr>
      <w:ind w:left="1600"/>
    </w:pPr>
    <w:rPr>
      <w:iCs/>
      <w:sz w:val="18"/>
      <w:szCs w:val="18"/>
    </w:rPr>
  </w:style>
  <w:style w:type="paragraph" w:styleId="Title">
    <w:name w:val="Title"/>
    <w:basedOn w:val="Normal"/>
    <w:next w:val="Normal"/>
    <w:link w:val="TitleChar"/>
    <w:uiPriority w:val="10"/>
    <w:qFormat/>
    <w:pPr>
      <w:pBdr>
        <w:top w:val="single" w:sz="6" w:space="8" w:color="A5A5A5" w:themeColor="accent3"/>
        <w:bottom w:val="single" w:sz="6" w:space="8" w:color="A5A5A5" w:themeColor="accent3"/>
      </w:pBdr>
      <w:spacing w:after="400"/>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qFormat/>
    <w:rPr>
      <w:rFonts w:asciiTheme="majorHAnsi" w:eastAsiaTheme="majorEastAsia" w:hAnsiTheme="majorHAnsi" w:cstheme="majorBidi"/>
      <w:caps/>
      <w:color w:val="44546A" w:themeColor="text2"/>
      <w:spacing w:val="30"/>
      <w:sz w:val="72"/>
      <w:szCs w:val="72"/>
    </w:rPr>
  </w:style>
  <w:style w:type="paragraph" w:styleId="CommentSubject">
    <w:name w:val="annotation subject"/>
    <w:basedOn w:val="CommentText"/>
    <w:next w:val="CommentText"/>
    <w:link w:val="CommentSubjectChar"/>
    <w:uiPriority w:val="99"/>
    <w:semiHidden/>
    <w:unhideWhenUsed/>
    <w:qFormat/>
    <w:rPr>
      <w:b/>
      <w:bCs/>
    </w:rPr>
  </w:style>
  <w:style w:type="character" w:customStyle="1" w:styleId="CommentSubjectChar">
    <w:name w:val="Comment Subject Char"/>
    <w:basedOn w:val="CommentTextChar"/>
    <w:link w:val="CommentSubject"/>
    <w:uiPriority w:val="99"/>
    <w:semiHidden/>
    <w:qFormat/>
    <w:rPr>
      <w:b/>
      <w:bCs/>
      <w:sz w:val="20"/>
      <w:szCs w:val="20"/>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iCs/>
      <w:color w:val="000000" w:themeColor="text1"/>
    </w:rPr>
  </w:style>
  <w:style w:type="character" w:styleId="LineNumber">
    <w:name w:val="line number"/>
    <w:basedOn w:val="DefaultParagraphFont"/>
    <w:uiPriority w:val="99"/>
    <w:semiHidden/>
    <w:unhideWhenUsed/>
    <w:qFormat/>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qFormat/>
    <w:rPr>
      <w:vertAlign w:val="superscript"/>
    </w:rPr>
  </w:style>
  <w:style w:type="paragraph" w:styleId="NoSpacing">
    <w:name w:val="No Spacing"/>
    <w:link w:val="NoSpacingChar"/>
    <w:uiPriority w:val="1"/>
    <w:qFormat/>
    <w:rPr>
      <w:sz w:val="21"/>
      <w:szCs w:val="21"/>
    </w:rPr>
  </w:style>
  <w:style w:type="character" w:customStyle="1" w:styleId="NoSpacingChar">
    <w:name w:val="No Spacing Char"/>
    <w:basedOn w:val="DefaultParagraphFont"/>
    <w:link w:val="NoSpacing"/>
    <w:uiPriority w:val="1"/>
    <w:qFormat/>
  </w:style>
  <w:style w:type="paragraph" w:customStyle="1" w:styleId="TOC10">
    <w:name w:val="TOC 标题1"/>
    <w:basedOn w:val="Heading1"/>
    <w:next w:val="Normal"/>
    <w:uiPriority w:val="39"/>
    <w:unhideWhenUsed/>
    <w:pPr>
      <w:outlineLvl w:val="9"/>
    </w:pPr>
  </w:style>
  <w:style w:type="character" w:styleId="PlaceholderText">
    <w:name w:val="Placeholder Text"/>
    <w:basedOn w:val="DefaultParagraphFont"/>
    <w:uiPriority w:val="99"/>
    <w:semiHidden/>
    <w:qFormat/>
    <w:rPr>
      <w:color w:val="808080"/>
    </w:rPr>
  </w:style>
  <w:style w:type="paragraph" w:styleId="Quote">
    <w:name w:val="Quote"/>
    <w:basedOn w:val="Normal"/>
    <w:next w:val="Normal"/>
    <w:link w:val="QuoteChar"/>
    <w:uiPriority w:val="29"/>
    <w:qFormat/>
    <w:pPr>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qFormat/>
    <w:rPr>
      <w:i/>
      <w:iCs/>
      <w:color w:val="7B7B7B"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caps/>
      <w:color w:val="2F5496" w:themeColor="accent1" w:themeShade="BF"/>
      <w:sz w:val="28"/>
      <w:szCs w:val="28"/>
    </w:rPr>
  </w:style>
  <w:style w:type="character" w:customStyle="1" w:styleId="1">
    <w:name w:val="不明显强调1"/>
    <w:basedOn w:val="DefaultParagraphFont"/>
    <w:uiPriority w:val="19"/>
    <w:rPr>
      <w:i/>
      <w:iCs/>
      <w:color w:val="595959" w:themeColor="text1" w:themeTint="A6"/>
    </w:rPr>
  </w:style>
  <w:style w:type="character" w:customStyle="1" w:styleId="10">
    <w:name w:val="明显强调1"/>
    <w:basedOn w:val="DefaultParagraphFont"/>
    <w:uiPriority w:val="21"/>
    <w:rPr>
      <w:b/>
      <w:bCs/>
      <w:i/>
      <w:iCs/>
      <w:color w:val="auto"/>
    </w:rPr>
  </w:style>
  <w:style w:type="character" w:customStyle="1" w:styleId="11">
    <w:name w:val="不明显参考1"/>
    <w:basedOn w:val="DefaultParagraphFont"/>
    <w:uiPriority w:val="31"/>
    <w:rPr>
      <w:smallCaps/>
      <w:color w:val="404040" w:themeColor="text1" w:themeTint="BF"/>
      <w:spacing w:val="0"/>
      <w:u w:val="single" w:color="7F7F7F" w:themeColor="text1" w:themeTint="80"/>
    </w:rPr>
  </w:style>
  <w:style w:type="character" w:customStyle="1" w:styleId="12">
    <w:name w:val="明显参考1"/>
    <w:basedOn w:val="DefaultParagraphFont"/>
    <w:uiPriority w:val="32"/>
    <w:rPr>
      <w:b/>
      <w:bCs/>
      <w:smallCaps/>
      <w:color w:val="auto"/>
      <w:spacing w:val="0"/>
      <w:u w:val="single"/>
    </w:rPr>
  </w:style>
  <w:style w:type="character" w:customStyle="1" w:styleId="13">
    <w:name w:val="书籍标题1"/>
    <w:basedOn w:val="DefaultParagraphFont"/>
    <w:uiPriority w:val="33"/>
    <w:rPr>
      <w:b/>
      <w:bCs/>
      <w:smallCaps/>
      <w:spacing w:val="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paragraph" w:customStyle="1" w:styleId="Effects">
    <w:name w:val="Effects"/>
    <w:basedOn w:val="Normal"/>
    <w:next w:val="Character"/>
    <w:link w:val="EffectsChar"/>
    <w:qFormat/>
    <w:pPr>
      <w:suppressLineNumbers/>
    </w:pPr>
    <w:rPr>
      <w:rFonts w:ascii="Futura LT Pro Light" w:hAnsi="Futura LT Pro Light"/>
      <w:kern w:val="32"/>
    </w:rPr>
  </w:style>
  <w:style w:type="paragraph" w:customStyle="1" w:styleId="Character">
    <w:name w:val="Character"/>
    <w:basedOn w:val="Normal"/>
    <w:next w:val="Normal"/>
    <w:link w:val="CharacterChar"/>
    <w:qFormat/>
    <w:pPr>
      <w:keepNext/>
      <w:suppressLineNumbers/>
      <w:suppressAutoHyphens/>
    </w:pPr>
    <w:rPr>
      <w:rFonts w:ascii="Lithos Pro Regular" w:hAnsi="Lithos Pro Regular"/>
      <w:color w:val="4472C4" w:themeColor="accent1"/>
    </w:rPr>
  </w:style>
  <w:style w:type="character" w:customStyle="1" w:styleId="CharacterChar">
    <w:name w:val="Character Char"/>
    <w:basedOn w:val="DefaultParagraphFont"/>
    <w:link w:val="Character"/>
    <w:rPr>
      <w:rFonts w:ascii="Lithos Pro Regular" w:hAnsi="Lithos Pro Regular"/>
      <w:color w:val="4472C4" w:themeColor="accent1"/>
    </w:rPr>
  </w:style>
  <w:style w:type="character" w:customStyle="1" w:styleId="EffectsChar">
    <w:name w:val="Effects Char"/>
    <w:basedOn w:val="DefaultParagraphFont"/>
    <w:link w:val="Effects"/>
    <w:qFormat/>
    <w:rPr>
      <w:rFonts w:ascii="Futura LT Pro Light" w:hAnsi="Futura LT Pro Light"/>
      <w:kern w:val="32"/>
    </w:rPr>
  </w:style>
  <w:style w:type="paragraph" w:customStyle="1" w:styleId="14">
    <w:name w:val="修订1"/>
    <w:hidden/>
    <w:uiPriority w:val="99"/>
    <w:semiHidden/>
    <w:rPr>
      <w:iCs/>
    </w:rPr>
  </w:style>
  <w:style w:type="character" w:customStyle="1" w:styleId="nowrap">
    <w:name w:val="nowrap"/>
    <w:basedOn w:val="DefaultParagraphFont"/>
  </w:style>
  <w:style w:type="character" w:customStyle="1" w:styleId="UnresolvedMention2">
    <w:name w:val="Unresolved Mention2"/>
    <w:basedOn w:val="DefaultParagraphFont"/>
    <w:uiPriority w:val="99"/>
    <w:semiHidden/>
    <w:unhideWhenUsed/>
    <w:rPr>
      <w:color w:val="605E5C"/>
      <w:shd w:val="clear" w:color="auto" w:fill="E1DFDD"/>
    </w:rPr>
  </w:style>
  <w:style w:type="paragraph" w:customStyle="1" w:styleId="2">
    <w:name w:val="修订2"/>
    <w:hidden/>
    <w:uiPriority w:val="99"/>
    <w:semiHidden/>
    <w:rPr>
      <w:sz w:val="21"/>
      <w:szCs w:val="21"/>
    </w:rPr>
  </w:style>
  <w:style w:type="character" w:styleId="UnresolvedMention">
    <w:name w:val="Unresolved Mention"/>
    <w:basedOn w:val="DefaultParagraphFont"/>
    <w:uiPriority w:val="99"/>
    <w:semiHidden/>
    <w:unhideWhenUsed/>
    <w:rsid w:val="00827E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88067">
      <w:bodyDiv w:val="1"/>
      <w:marLeft w:val="0"/>
      <w:marRight w:val="0"/>
      <w:marTop w:val="0"/>
      <w:marBottom w:val="0"/>
      <w:divBdr>
        <w:top w:val="none" w:sz="0" w:space="0" w:color="auto"/>
        <w:left w:val="none" w:sz="0" w:space="0" w:color="auto"/>
        <w:bottom w:val="none" w:sz="0" w:space="0" w:color="auto"/>
        <w:right w:val="none" w:sz="0" w:space="0" w:color="auto"/>
      </w:divBdr>
    </w:div>
    <w:div w:id="582951664">
      <w:bodyDiv w:val="1"/>
      <w:marLeft w:val="0"/>
      <w:marRight w:val="0"/>
      <w:marTop w:val="0"/>
      <w:marBottom w:val="0"/>
      <w:divBdr>
        <w:top w:val="none" w:sz="0" w:space="0" w:color="auto"/>
        <w:left w:val="none" w:sz="0" w:space="0" w:color="auto"/>
        <w:bottom w:val="none" w:sz="0" w:space="0" w:color="auto"/>
        <w:right w:val="none" w:sz="0" w:space="0" w:color="auto"/>
      </w:divBdr>
    </w:div>
    <w:div w:id="845365324">
      <w:bodyDiv w:val="1"/>
      <w:marLeft w:val="0"/>
      <w:marRight w:val="0"/>
      <w:marTop w:val="0"/>
      <w:marBottom w:val="0"/>
      <w:divBdr>
        <w:top w:val="none" w:sz="0" w:space="0" w:color="auto"/>
        <w:left w:val="none" w:sz="0" w:space="0" w:color="auto"/>
        <w:bottom w:val="none" w:sz="0" w:space="0" w:color="auto"/>
        <w:right w:val="none" w:sz="0" w:space="0" w:color="auto"/>
      </w:divBdr>
    </w:div>
    <w:div w:id="1377198486">
      <w:bodyDiv w:val="1"/>
      <w:marLeft w:val="0"/>
      <w:marRight w:val="0"/>
      <w:marTop w:val="0"/>
      <w:marBottom w:val="0"/>
      <w:divBdr>
        <w:top w:val="none" w:sz="0" w:space="0" w:color="auto"/>
        <w:left w:val="none" w:sz="0" w:space="0" w:color="auto"/>
        <w:bottom w:val="none" w:sz="0" w:space="0" w:color="auto"/>
        <w:right w:val="none" w:sz="0" w:space="0" w:color="auto"/>
      </w:divBdr>
    </w:div>
    <w:div w:id="1409382678">
      <w:bodyDiv w:val="1"/>
      <w:marLeft w:val="0"/>
      <w:marRight w:val="0"/>
      <w:marTop w:val="0"/>
      <w:marBottom w:val="0"/>
      <w:divBdr>
        <w:top w:val="none" w:sz="0" w:space="0" w:color="auto"/>
        <w:left w:val="none" w:sz="0" w:space="0" w:color="auto"/>
        <w:bottom w:val="none" w:sz="0" w:space="0" w:color="auto"/>
        <w:right w:val="none" w:sz="0" w:space="0" w:color="auto"/>
      </w:divBdr>
    </w:div>
    <w:div w:id="1532496561">
      <w:bodyDiv w:val="1"/>
      <w:marLeft w:val="0"/>
      <w:marRight w:val="0"/>
      <w:marTop w:val="0"/>
      <w:marBottom w:val="0"/>
      <w:divBdr>
        <w:top w:val="none" w:sz="0" w:space="0" w:color="auto"/>
        <w:left w:val="none" w:sz="0" w:space="0" w:color="auto"/>
        <w:bottom w:val="none" w:sz="0" w:space="0" w:color="auto"/>
        <w:right w:val="none" w:sz="0" w:space="0" w:color="auto"/>
      </w:divBdr>
    </w:div>
    <w:div w:id="1867399819">
      <w:bodyDiv w:val="1"/>
      <w:marLeft w:val="0"/>
      <w:marRight w:val="0"/>
      <w:marTop w:val="0"/>
      <w:marBottom w:val="0"/>
      <w:divBdr>
        <w:top w:val="none" w:sz="0" w:space="0" w:color="auto"/>
        <w:left w:val="none" w:sz="0" w:space="0" w:color="auto"/>
        <w:bottom w:val="none" w:sz="0" w:space="0" w:color="auto"/>
        <w:right w:val="none" w:sz="0" w:space="0" w:color="auto"/>
      </w:divBdr>
    </w:div>
    <w:div w:id="1898934419">
      <w:bodyDiv w:val="1"/>
      <w:marLeft w:val="0"/>
      <w:marRight w:val="0"/>
      <w:marTop w:val="0"/>
      <w:marBottom w:val="0"/>
      <w:divBdr>
        <w:top w:val="none" w:sz="0" w:space="0" w:color="auto"/>
        <w:left w:val="none" w:sz="0" w:space="0" w:color="auto"/>
        <w:bottom w:val="none" w:sz="0" w:space="0" w:color="auto"/>
        <w:right w:val="none" w:sz="0" w:space="0" w:color="auto"/>
      </w:divBdr>
    </w:div>
    <w:div w:id="2012684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Colors" Target="diagrams/colors1.xml"/><Relationship Id="rId26" Type="http://schemas.openxmlformats.org/officeDocument/2006/relationships/image" Target="media/image6.png"/><Relationship Id="rId39" Type="http://schemas.openxmlformats.org/officeDocument/2006/relationships/glossaryDocument" Target="glossary/document.xml"/><Relationship Id="rId21" Type="http://schemas.openxmlformats.org/officeDocument/2006/relationships/hyperlink" Target="https://en.jinzhao.wiki/wiki/File:Earth_symbol.svg" TargetMode="External"/><Relationship Id="rId34"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diagramQuickStyle" Target="diagrams/quickStyle1.xml"/><Relationship Id="rId25" Type="http://schemas.openxmlformats.org/officeDocument/2006/relationships/hyperlink" Target="https://en.jinzhao.wiki/wiki/File:Fixed_symbol.svg" TargetMode="External"/><Relationship Id="rId33" Type="http://schemas.openxmlformats.org/officeDocument/2006/relationships/hyperlink" Target="https://en.jinzhao.wiki/wiki/File:Alchemy_air_symbol.svg" TargetMode="External"/><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yperlink" Target="https://disney.fandom.com" TargetMode="External"/><Relationship Id="rId29" Type="http://schemas.openxmlformats.org/officeDocument/2006/relationships/hyperlink" Target="https://en.jinzhao.wiki/wiki/File:Alchemy_fire_symbol.svg"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diagramData" Target="diagrams/data1.xml"/><Relationship Id="rId23" Type="http://schemas.openxmlformats.org/officeDocument/2006/relationships/hyperlink" Target="https://en.jinzhao.wiki/wiki/File:Cardinal_symbol.svg" TargetMode="External"/><Relationship Id="rId28" Type="http://schemas.openxmlformats.org/officeDocument/2006/relationships/image" Target="media/image7.png"/><Relationship Id="rId36" Type="http://schemas.openxmlformats.org/officeDocument/2006/relationships/image" Target="media/image11.png"/><Relationship Id="rId10" Type="http://schemas.openxmlformats.org/officeDocument/2006/relationships/image" Target="media/image1.png"/><Relationship Id="rId19" Type="http://schemas.microsoft.com/office/2007/relationships/diagramDrawing" Target="diagrams/drawing1.xml"/><Relationship Id="rId31" Type="http://schemas.openxmlformats.org/officeDocument/2006/relationships/hyperlink" Target="https://en.jinzhao.wiki/wiki/File:Alchemy_earth_symbol.svg"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hyperlink" Target="https://en.jinzhao.wiki/wiki/File:Mutable_symbol.svg" TargetMode="External"/><Relationship Id="rId30" Type="http://schemas.openxmlformats.org/officeDocument/2006/relationships/image" Target="media/image8.png"/><Relationship Id="rId35" Type="http://schemas.openxmlformats.org/officeDocument/2006/relationships/hyperlink" Target="https://en.jinzhao.wiki/wiki/File:Alchemy_water_symbol.svg" TargetMode="External"/><Relationship Id="rId8" Type="http://schemas.openxmlformats.org/officeDocument/2006/relationships/footnotes" Target="footnotes.xml"/><Relationship Id="rId3"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0_1#2">
  <dgm:title val=""/>
  <dgm:desc val=""/>
  <dgm:catLst>
    <dgm:cat type="mainScheme" pri="10100"/>
  </dgm:catLst>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46B5A753-4397-45B7-BE60-117863ACCC12}" type="doc">
      <dgm:prSet loTypeId="urn:microsoft.com/office/officeart/2005/8/layout/target1" loCatId="relationship" qsTypeId="urn:microsoft.com/office/officeart/2005/8/quickstyle/simple1#2" qsCatId="simple" csTypeId="urn:microsoft.com/office/officeart/2005/8/colors/accent0_1#2" csCatId="mainScheme" phldr="1"/>
      <dgm:spPr/>
    </dgm:pt>
    <dgm:pt modelId="{6AEE8D9D-1EA9-4F55-8D9E-99A224CF264F}">
      <dgm:prSet phldrT="[Text]"/>
      <dgm:spPr/>
      <dgm:t>
        <a:bodyPr/>
        <a:lstStyle/>
        <a:p>
          <a:r>
            <a:rPr lang="en-US"/>
            <a:t>EPCOT CENTER</a:t>
          </a:r>
        </a:p>
      </dgm:t>
    </dgm:pt>
    <dgm:pt modelId="{E943DCCF-8E7A-4D99-92DE-C138B5BFB3FF}" type="parTrans" cxnId="{3C4DFABB-DEE1-44CD-B215-16896E9AAA77}">
      <dgm:prSet/>
      <dgm:spPr/>
      <dgm:t>
        <a:bodyPr/>
        <a:lstStyle/>
        <a:p>
          <a:endParaRPr lang="en-US"/>
        </a:p>
      </dgm:t>
    </dgm:pt>
    <dgm:pt modelId="{3C022B7B-99F8-4624-B8A9-27BFC10280DB}" type="sibTrans" cxnId="{3C4DFABB-DEE1-44CD-B215-16896E9AAA77}">
      <dgm:prSet/>
      <dgm:spPr/>
      <dgm:t>
        <a:bodyPr/>
        <a:lstStyle/>
        <a:p>
          <a:endParaRPr lang="en-US"/>
        </a:p>
      </dgm:t>
    </dgm:pt>
    <dgm:pt modelId="{0EFE1573-C62B-4BCA-BC1D-519C2E9EA642}">
      <dgm:prSet phldrT="[Text]"/>
      <dgm:spPr/>
      <dgm:t>
        <a:bodyPr/>
        <a:lstStyle/>
        <a:p>
          <a:r>
            <a:rPr lang="en-US"/>
            <a:t>HDRA</a:t>
          </a:r>
        </a:p>
      </dgm:t>
    </dgm:pt>
    <dgm:pt modelId="{D94EF490-3562-4538-A77D-E8596D0FE040}" type="parTrans" cxnId="{BF2DF334-5CCD-4DD4-AC98-23F945BCE591}">
      <dgm:prSet/>
      <dgm:spPr/>
      <dgm:t>
        <a:bodyPr/>
        <a:lstStyle/>
        <a:p>
          <a:endParaRPr lang="en-US"/>
        </a:p>
      </dgm:t>
    </dgm:pt>
    <dgm:pt modelId="{FD6DF84E-3051-428D-9E77-6FAE6FB5862A}" type="sibTrans" cxnId="{BF2DF334-5CCD-4DD4-AC98-23F945BCE591}">
      <dgm:prSet/>
      <dgm:spPr/>
      <dgm:t>
        <a:bodyPr/>
        <a:lstStyle/>
        <a:p>
          <a:endParaRPr lang="en-US"/>
        </a:p>
      </dgm:t>
    </dgm:pt>
    <dgm:pt modelId="{E24BF55F-86CB-4A51-9108-5A8C5E7604D8}">
      <dgm:prSet phldrT="[Text]"/>
      <dgm:spPr/>
      <dgm:t>
        <a:bodyPr/>
        <a:lstStyle/>
        <a:p>
          <a:r>
            <a:rPr lang="en-US"/>
            <a:t>GREEN BELT</a:t>
          </a:r>
        </a:p>
      </dgm:t>
    </dgm:pt>
    <dgm:pt modelId="{319A2561-DF87-498A-B174-5DBE3A5E2895}" type="parTrans" cxnId="{3C0703FA-9F55-44D3-B876-4BF7963175DE}">
      <dgm:prSet/>
      <dgm:spPr/>
      <dgm:t>
        <a:bodyPr/>
        <a:lstStyle/>
        <a:p>
          <a:endParaRPr lang="en-US"/>
        </a:p>
      </dgm:t>
    </dgm:pt>
    <dgm:pt modelId="{C3727F31-3277-448E-892D-BCBD309ACD1C}" type="sibTrans" cxnId="{3C0703FA-9F55-44D3-B876-4BF7963175DE}">
      <dgm:prSet/>
      <dgm:spPr/>
      <dgm:t>
        <a:bodyPr/>
        <a:lstStyle/>
        <a:p>
          <a:endParaRPr lang="en-US"/>
        </a:p>
      </dgm:t>
    </dgm:pt>
    <dgm:pt modelId="{9FDE4DDD-0F00-4682-B69A-831C8EE17480}">
      <dgm:prSet phldrT="[Text]"/>
      <dgm:spPr/>
      <dgm:t>
        <a:bodyPr/>
        <a:lstStyle/>
        <a:p>
          <a:r>
            <a:rPr lang="en-US"/>
            <a:t>LDRA</a:t>
          </a:r>
        </a:p>
      </dgm:t>
    </dgm:pt>
    <dgm:pt modelId="{88275F92-0538-411C-B3C4-AF602A10AF26}" type="parTrans" cxnId="{686024FE-6201-474F-9BE7-9E378C1BDA36}">
      <dgm:prSet/>
      <dgm:spPr/>
      <dgm:t>
        <a:bodyPr/>
        <a:lstStyle/>
        <a:p>
          <a:endParaRPr lang="en-US"/>
        </a:p>
      </dgm:t>
    </dgm:pt>
    <dgm:pt modelId="{EFEEB9DB-B36B-4254-8379-CAB84EBD3C66}" type="sibTrans" cxnId="{686024FE-6201-474F-9BE7-9E378C1BDA36}">
      <dgm:prSet/>
      <dgm:spPr/>
      <dgm:t>
        <a:bodyPr/>
        <a:lstStyle/>
        <a:p>
          <a:endParaRPr lang="en-US"/>
        </a:p>
      </dgm:t>
    </dgm:pt>
    <dgm:pt modelId="{8476834F-E56A-4815-94DB-3CF7E44DE14B}">
      <dgm:prSet phldrT="[Text]"/>
      <dgm:spPr/>
      <dgm:t>
        <a:bodyPr/>
        <a:lstStyle/>
        <a:p>
          <a:r>
            <a:rPr lang="en-US"/>
            <a:t>Industrial Park, Welcome Center &amp; Airport of Tomorrow (EPC)</a:t>
          </a:r>
        </a:p>
      </dgm:t>
    </dgm:pt>
    <dgm:pt modelId="{746D0F1C-A9AE-4E8D-97C4-E97721DC33E7}" type="parTrans" cxnId="{A9E016FD-4D37-4DA1-BF8F-DD498FC33859}">
      <dgm:prSet/>
      <dgm:spPr/>
      <dgm:t>
        <a:bodyPr/>
        <a:lstStyle/>
        <a:p>
          <a:endParaRPr lang="en-US"/>
        </a:p>
      </dgm:t>
    </dgm:pt>
    <dgm:pt modelId="{CFC2067B-9E35-4124-8D35-18BD4F814857}" type="sibTrans" cxnId="{A9E016FD-4D37-4DA1-BF8F-DD498FC33859}">
      <dgm:prSet/>
      <dgm:spPr/>
      <dgm:t>
        <a:bodyPr/>
        <a:lstStyle/>
        <a:p>
          <a:endParaRPr lang="en-US"/>
        </a:p>
      </dgm:t>
    </dgm:pt>
    <dgm:pt modelId="{06BB119F-B1EA-445C-9BFD-0DF8DAB8C051}" type="pres">
      <dgm:prSet presAssocID="{46B5A753-4397-45B7-BE60-117863ACCC12}" presName="composite" presStyleCnt="0">
        <dgm:presLayoutVars>
          <dgm:chMax val="5"/>
          <dgm:dir/>
          <dgm:resizeHandles val="exact"/>
        </dgm:presLayoutVars>
      </dgm:prSet>
      <dgm:spPr/>
    </dgm:pt>
    <dgm:pt modelId="{072B25AC-B779-416E-A318-D73E98254C43}" type="pres">
      <dgm:prSet presAssocID="{6AEE8D9D-1EA9-4F55-8D9E-99A224CF264F}" presName="circle1" presStyleLbl="lnNode1" presStyleIdx="0" presStyleCnt="5"/>
      <dgm:spPr/>
    </dgm:pt>
    <dgm:pt modelId="{1330EEDA-55D4-4689-BECE-3190CCA3CF5B}" type="pres">
      <dgm:prSet presAssocID="{6AEE8D9D-1EA9-4F55-8D9E-99A224CF264F}" presName="text1" presStyleLbl="revTx" presStyleIdx="0" presStyleCnt="5">
        <dgm:presLayoutVars>
          <dgm:bulletEnabled val="1"/>
        </dgm:presLayoutVars>
      </dgm:prSet>
      <dgm:spPr/>
    </dgm:pt>
    <dgm:pt modelId="{12763DB4-9B7F-46E7-931F-CCA43DCE01F7}" type="pres">
      <dgm:prSet presAssocID="{6AEE8D9D-1EA9-4F55-8D9E-99A224CF264F}" presName="line1" presStyleLbl="callout" presStyleIdx="0" presStyleCnt="10"/>
      <dgm:spPr/>
    </dgm:pt>
    <dgm:pt modelId="{0980B8F6-0592-4592-A818-0D18259CA459}" type="pres">
      <dgm:prSet presAssocID="{6AEE8D9D-1EA9-4F55-8D9E-99A224CF264F}" presName="d1" presStyleLbl="callout" presStyleIdx="1" presStyleCnt="10"/>
      <dgm:spPr/>
    </dgm:pt>
    <dgm:pt modelId="{C792216B-12A5-443A-A1A0-7204694780DF}" type="pres">
      <dgm:prSet presAssocID="{0EFE1573-C62B-4BCA-BC1D-519C2E9EA642}" presName="circle2" presStyleLbl="lnNode1" presStyleIdx="1" presStyleCnt="5"/>
      <dgm:spPr/>
    </dgm:pt>
    <dgm:pt modelId="{0DF36F1C-5552-4E62-98B3-B2C3E2BE368D}" type="pres">
      <dgm:prSet presAssocID="{0EFE1573-C62B-4BCA-BC1D-519C2E9EA642}" presName="text2" presStyleLbl="revTx" presStyleIdx="1" presStyleCnt="5">
        <dgm:presLayoutVars>
          <dgm:bulletEnabled val="1"/>
        </dgm:presLayoutVars>
      </dgm:prSet>
      <dgm:spPr/>
    </dgm:pt>
    <dgm:pt modelId="{518D95CE-B5C7-416A-BAFE-EBBA675EB480}" type="pres">
      <dgm:prSet presAssocID="{0EFE1573-C62B-4BCA-BC1D-519C2E9EA642}" presName="line2" presStyleLbl="callout" presStyleIdx="2" presStyleCnt="10"/>
      <dgm:spPr/>
    </dgm:pt>
    <dgm:pt modelId="{D20FAB0A-2691-424A-8A7D-30D24EA11619}" type="pres">
      <dgm:prSet presAssocID="{0EFE1573-C62B-4BCA-BC1D-519C2E9EA642}" presName="d2" presStyleLbl="callout" presStyleIdx="3" presStyleCnt="10"/>
      <dgm:spPr/>
    </dgm:pt>
    <dgm:pt modelId="{58E9E7CA-996F-4A10-8379-13F99436719D}" type="pres">
      <dgm:prSet presAssocID="{E24BF55F-86CB-4A51-9108-5A8C5E7604D8}" presName="circle3" presStyleLbl="lnNode1" presStyleIdx="2" presStyleCnt="5"/>
      <dgm:spPr/>
    </dgm:pt>
    <dgm:pt modelId="{D425C1DC-7FD2-4A23-8260-69A064FDA18E}" type="pres">
      <dgm:prSet presAssocID="{E24BF55F-86CB-4A51-9108-5A8C5E7604D8}" presName="text3" presStyleLbl="revTx" presStyleIdx="2" presStyleCnt="5">
        <dgm:presLayoutVars>
          <dgm:bulletEnabled val="1"/>
        </dgm:presLayoutVars>
      </dgm:prSet>
      <dgm:spPr/>
    </dgm:pt>
    <dgm:pt modelId="{BDE77ED8-4D87-47FC-B0B9-7243AEAA8383}" type="pres">
      <dgm:prSet presAssocID="{E24BF55F-86CB-4A51-9108-5A8C5E7604D8}" presName="line3" presStyleLbl="callout" presStyleIdx="4" presStyleCnt="10"/>
      <dgm:spPr/>
    </dgm:pt>
    <dgm:pt modelId="{2B0CEA75-7CCA-4EA6-8E4A-BAE1BF76B9B5}" type="pres">
      <dgm:prSet presAssocID="{E24BF55F-86CB-4A51-9108-5A8C5E7604D8}" presName="d3" presStyleLbl="callout" presStyleIdx="5" presStyleCnt="10"/>
      <dgm:spPr/>
    </dgm:pt>
    <dgm:pt modelId="{A0472804-E594-49DF-B736-388BF3F720CD}" type="pres">
      <dgm:prSet presAssocID="{9FDE4DDD-0F00-4682-B69A-831C8EE17480}" presName="circle4" presStyleLbl="lnNode1" presStyleIdx="3" presStyleCnt="5"/>
      <dgm:spPr/>
    </dgm:pt>
    <dgm:pt modelId="{96A3749E-E773-4B83-8C94-D2602EB8F943}" type="pres">
      <dgm:prSet presAssocID="{9FDE4DDD-0F00-4682-B69A-831C8EE17480}" presName="text4" presStyleLbl="revTx" presStyleIdx="3" presStyleCnt="5">
        <dgm:presLayoutVars>
          <dgm:bulletEnabled val="1"/>
        </dgm:presLayoutVars>
      </dgm:prSet>
      <dgm:spPr/>
    </dgm:pt>
    <dgm:pt modelId="{C6FD9F35-35D5-4A44-A6C6-46F50DA4402B}" type="pres">
      <dgm:prSet presAssocID="{9FDE4DDD-0F00-4682-B69A-831C8EE17480}" presName="line4" presStyleLbl="callout" presStyleIdx="6" presStyleCnt="10"/>
      <dgm:spPr/>
    </dgm:pt>
    <dgm:pt modelId="{EE21B408-54CA-4937-A9B7-48B23D42E759}" type="pres">
      <dgm:prSet presAssocID="{9FDE4DDD-0F00-4682-B69A-831C8EE17480}" presName="d4" presStyleLbl="callout" presStyleIdx="7" presStyleCnt="10"/>
      <dgm:spPr/>
    </dgm:pt>
    <dgm:pt modelId="{23DCCBB1-934F-4962-B575-A077C4FFAF98}" type="pres">
      <dgm:prSet presAssocID="{8476834F-E56A-4815-94DB-3CF7E44DE14B}" presName="circle5" presStyleLbl="lnNode1" presStyleIdx="4" presStyleCnt="5"/>
      <dgm:spPr/>
    </dgm:pt>
    <dgm:pt modelId="{54432721-B242-4F0F-BA39-3573E9D0619E}" type="pres">
      <dgm:prSet presAssocID="{8476834F-E56A-4815-94DB-3CF7E44DE14B}" presName="text5" presStyleLbl="revTx" presStyleIdx="4" presStyleCnt="5">
        <dgm:presLayoutVars>
          <dgm:bulletEnabled val="1"/>
        </dgm:presLayoutVars>
      </dgm:prSet>
      <dgm:spPr/>
    </dgm:pt>
    <dgm:pt modelId="{F1DF66B5-1E74-4A3F-991A-E33C9398497A}" type="pres">
      <dgm:prSet presAssocID="{8476834F-E56A-4815-94DB-3CF7E44DE14B}" presName="line5" presStyleLbl="callout" presStyleIdx="8" presStyleCnt="10"/>
      <dgm:spPr/>
    </dgm:pt>
    <dgm:pt modelId="{359DE858-E4F3-4BB3-B72E-35E8B56C8A29}" type="pres">
      <dgm:prSet presAssocID="{8476834F-E56A-4815-94DB-3CF7E44DE14B}" presName="d5" presStyleLbl="callout" presStyleIdx="9" presStyleCnt="10"/>
      <dgm:spPr/>
    </dgm:pt>
  </dgm:ptLst>
  <dgm:cxnLst>
    <dgm:cxn modelId="{420C981B-2FF8-4CD1-918F-AFFFA09D7B3A}" type="presOf" srcId="{9FDE4DDD-0F00-4682-B69A-831C8EE17480}" destId="{96A3749E-E773-4B83-8C94-D2602EB8F943}" srcOrd="0" destOrd="0" presId="urn:microsoft.com/office/officeart/2005/8/layout/target1"/>
    <dgm:cxn modelId="{BF2DF334-5CCD-4DD4-AC98-23F945BCE591}" srcId="{46B5A753-4397-45B7-BE60-117863ACCC12}" destId="{0EFE1573-C62B-4BCA-BC1D-519C2E9EA642}" srcOrd="1" destOrd="0" parTransId="{D94EF490-3562-4538-A77D-E8596D0FE040}" sibTransId="{FD6DF84E-3051-428D-9E77-6FAE6FB5862A}"/>
    <dgm:cxn modelId="{D91A2E35-BFF3-43A6-A9FC-5AA96BB48527}" type="presOf" srcId="{6AEE8D9D-1EA9-4F55-8D9E-99A224CF264F}" destId="{1330EEDA-55D4-4689-BECE-3190CCA3CF5B}" srcOrd="0" destOrd="0" presId="urn:microsoft.com/office/officeart/2005/8/layout/target1"/>
    <dgm:cxn modelId="{9BA2F43E-0E8E-4950-A0D8-62AA82B341B3}" type="presOf" srcId="{8476834F-E56A-4815-94DB-3CF7E44DE14B}" destId="{54432721-B242-4F0F-BA39-3573E9D0619E}" srcOrd="0" destOrd="0" presId="urn:microsoft.com/office/officeart/2005/8/layout/target1"/>
    <dgm:cxn modelId="{49E1BA8A-4194-4B52-99B8-7D293B56DA97}" type="presOf" srcId="{E24BF55F-86CB-4A51-9108-5A8C5E7604D8}" destId="{D425C1DC-7FD2-4A23-8260-69A064FDA18E}" srcOrd="0" destOrd="0" presId="urn:microsoft.com/office/officeart/2005/8/layout/target1"/>
    <dgm:cxn modelId="{F716728D-BA4F-46E6-A3EE-871435718758}" type="presOf" srcId="{0EFE1573-C62B-4BCA-BC1D-519C2E9EA642}" destId="{0DF36F1C-5552-4E62-98B3-B2C3E2BE368D}" srcOrd="0" destOrd="0" presId="urn:microsoft.com/office/officeart/2005/8/layout/target1"/>
    <dgm:cxn modelId="{3C4DFABB-DEE1-44CD-B215-16896E9AAA77}" srcId="{46B5A753-4397-45B7-BE60-117863ACCC12}" destId="{6AEE8D9D-1EA9-4F55-8D9E-99A224CF264F}" srcOrd="0" destOrd="0" parTransId="{E943DCCF-8E7A-4D99-92DE-C138B5BFB3FF}" sibTransId="{3C022B7B-99F8-4624-B8A9-27BFC10280DB}"/>
    <dgm:cxn modelId="{502167C7-B97C-4E95-ABB5-40923F78AC89}" type="presOf" srcId="{46B5A753-4397-45B7-BE60-117863ACCC12}" destId="{06BB119F-B1EA-445C-9BFD-0DF8DAB8C051}" srcOrd="0" destOrd="0" presId="urn:microsoft.com/office/officeart/2005/8/layout/target1"/>
    <dgm:cxn modelId="{3C0703FA-9F55-44D3-B876-4BF7963175DE}" srcId="{46B5A753-4397-45B7-BE60-117863ACCC12}" destId="{E24BF55F-86CB-4A51-9108-5A8C5E7604D8}" srcOrd="2" destOrd="0" parTransId="{319A2561-DF87-498A-B174-5DBE3A5E2895}" sibTransId="{C3727F31-3277-448E-892D-BCBD309ACD1C}"/>
    <dgm:cxn modelId="{A9E016FD-4D37-4DA1-BF8F-DD498FC33859}" srcId="{46B5A753-4397-45B7-BE60-117863ACCC12}" destId="{8476834F-E56A-4815-94DB-3CF7E44DE14B}" srcOrd="4" destOrd="0" parTransId="{746D0F1C-A9AE-4E8D-97C4-E97721DC33E7}" sibTransId="{CFC2067B-9E35-4124-8D35-18BD4F814857}"/>
    <dgm:cxn modelId="{686024FE-6201-474F-9BE7-9E378C1BDA36}" srcId="{46B5A753-4397-45B7-BE60-117863ACCC12}" destId="{9FDE4DDD-0F00-4682-B69A-831C8EE17480}" srcOrd="3" destOrd="0" parTransId="{88275F92-0538-411C-B3C4-AF602A10AF26}" sibTransId="{EFEEB9DB-B36B-4254-8379-CAB84EBD3C66}"/>
    <dgm:cxn modelId="{C0DDC673-6E89-4503-946C-A2D0020DC26F}" type="presParOf" srcId="{06BB119F-B1EA-445C-9BFD-0DF8DAB8C051}" destId="{072B25AC-B779-416E-A318-D73E98254C43}" srcOrd="0" destOrd="0" presId="urn:microsoft.com/office/officeart/2005/8/layout/target1"/>
    <dgm:cxn modelId="{3932B42B-35CB-4C8E-B5AB-7E95AA83769B}" type="presParOf" srcId="{06BB119F-B1EA-445C-9BFD-0DF8DAB8C051}" destId="{1330EEDA-55D4-4689-BECE-3190CCA3CF5B}" srcOrd="1" destOrd="0" presId="urn:microsoft.com/office/officeart/2005/8/layout/target1"/>
    <dgm:cxn modelId="{0741D534-10DE-4CFB-B0B6-FCA70038F75B}" type="presParOf" srcId="{06BB119F-B1EA-445C-9BFD-0DF8DAB8C051}" destId="{12763DB4-9B7F-46E7-931F-CCA43DCE01F7}" srcOrd="2" destOrd="0" presId="urn:microsoft.com/office/officeart/2005/8/layout/target1"/>
    <dgm:cxn modelId="{149B1F3F-4970-42B6-8FBF-A8C4A01E97EF}" type="presParOf" srcId="{06BB119F-B1EA-445C-9BFD-0DF8DAB8C051}" destId="{0980B8F6-0592-4592-A818-0D18259CA459}" srcOrd="3" destOrd="0" presId="urn:microsoft.com/office/officeart/2005/8/layout/target1"/>
    <dgm:cxn modelId="{519A012D-74B0-412F-916E-D201527FF42E}" type="presParOf" srcId="{06BB119F-B1EA-445C-9BFD-0DF8DAB8C051}" destId="{C792216B-12A5-443A-A1A0-7204694780DF}" srcOrd="4" destOrd="0" presId="urn:microsoft.com/office/officeart/2005/8/layout/target1"/>
    <dgm:cxn modelId="{19833CA7-C24C-42FE-A8F1-C2DD729E8CE2}" type="presParOf" srcId="{06BB119F-B1EA-445C-9BFD-0DF8DAB8C051}" destId="{0DF36F1C-5552-4E62-98B3-B2C3E2BE368D}" srcOrd="5" destOrd="0" presId="urn:microsoft.com/office/officeart/2005/8/layout/target1"/>
    <dgm:cxn modelId="{97787EC1-34A7-4FAD-B0BD-A775E4D59427}" type="presParOf" srcId="{06BB119F-B1EA-445C-9BFD-0DF8DAB8C051}" destId="{518D95CE-B5C7-416A-BAFE-EBBA675EB480}" srcOrd="6" destOrd="0" presId="urn:microsoft.com/office/officeart/2005/8/layout/target1"/>
    <dgm:cxn modelId="{E63AFD15-40D2-4BCF-93DF-6FA48F53B93F}" type="presParOf" srcId="{06BB119F-B1EA-445C-9BFD-0DF8DAB8C051}" destId="{D20FAB0A-2691-424A-8A7D-30D24EA11619}" srcOrd="7" destOrd="0" presId="urn:microsoft.com/office/officeart/2005/8/layout/target1"/>
    <dgm:cxn modelId="{6E48DD2B-B211-46E5-8462-A17D1C4B4999}" type="presParOf" srcId="{06BB119F-B1EA-445C-9BFD-0DF8DAB8C051}" destId="{58E9E7CA-996F-4A10-8379-13F99436719D}" srcOrd="8" destOrd="0" presId="urn:microsoft.com/office/officeart/2005/8/layout/target1"/>
    <dgm:cxn modelId="{C34D35DC-DB1E-426D-85FE-134880ED5AA8}" type="presParOf" srcId="{06BB119F-B1EA-445C-9BFD-0DF8DAB8C051}" destId="{D425C1DC-7FD2-4A23-8260-69A064FDA18E}" srcOrd="9" destOrd="0" presId="urn:microsoft.com/office/officeart/2005/8/layout/target1"/>
    <dgm:cxn modelId="{47255806-D146-4645-B48F-9360457A41F1}" type="presParOf" srcId="{06BB119F-B1EA-445C-9BFD-0DF8DAB8C051}" destId="{BDE77ED8-4D87-47FC-B0B9-7243AEAA8383}" srcOrd="10" destOrd="0" presId="urn:microsoft.com/office/officeart/2005/8/layout/target1"/>
    <dgm:cxn modelId="{50F21FD6-3668-4FB0-9270-5FCDEE1348C3}" type="presParOf" srcId="{06BB119F-B1EA-445C-9BFD-0DF8DAB8C051}" destId="{2B0CEA75-7CCA-4EA6-8E4A-BAE1BF76B9B5}" srcOrd="11" destOrd="0" presId="urn:microsoft.com/office/officeart/2005/8/layout/target1"/>
    <dgm:cxn modelId="{9751DDE4-6770-458C-8874-B2CBA0B7F989}" type="presParOf" srcId="{06BB119F-B1EA-445C-9BFD-0DF8DAB8C051}" destId="{A0472804-E594-49DF-B736-388BF3F720CD}" srcOrd="12" destOrd="0" presId="urn:microsoft.com/office/officeart/2005/8/layout/target1"/>
    <dgm:cxn modelId="{A9ED26E0-72BC-4848-91BC-9648A696AB9D}" type="presParOf" srcId="{06BB119F-B1EA-445C-9BFD-0DF8DAB8C051}" destId="{96A3749E-E773-4B83-8C94-D2602EB8F943}" srcOrd="13" destOrd="0" presId="urn:microsoft.com/office/officeart/2005/8/layout/target1"/>
    <dgm:cxn modelId="{A246355B-BCA8-45E8-A6EC-AF833185A886}" type="presParOf" srcId="{06BB119F-B1EA-445C-9BFD-0DF8DAB8C051}" destId="{C6FD9F35-35D5-4A44-A6C6-46F50DA4402B}" srcOrd="14" destOrd="0" presId="urn:microsoft.com/office/officeart/2005/8/layout/target1"/>
    <dgm:cxn modelId="{91F27044-DC18-41E7-8E57-0799E53C4EF2}" type="presParOf" srcId="{06BB119F-B1EA-445C-9BFD-0DF8DAB8C051}" destId="{EE21B408-54CA-4937-A9B7-48B23D42E759}" srcOrd="15" destOrd="0" presId="urn:microsoft.com/office/officeart/2005/8/layout/target1"/>
    <dgm:cxn modelId="{C23DBC5C-C3CB-4F48-96EB-DF6618119ED0}" type="presParOf" srcId="{06BB119F-B1EA-445C-9BFD-0DF8DAB8C051}" destId="{23DCCBB1-934F-4962-B575-A077C4FFAF98}" srcOrd="16" destOrd="0" presId="urn:microsoft.com/office/officeart/2005/8/layout/target1"/>
    <dgm:cxn modelId="{596CCF34-03F6-4743-B0F8-82E2988B172C}" type="presParOf" srcId="{06BB119F-B1EA-445C-9BFD-0DF8DAB8C051}" destId="{54432721-B242-4F0F-BA39-3573E9D0619E}" srcOrd="17" destOrd="0" presId="urn:microsoft.com/office/officeart/2005/8/layout/target1"/>
    <dgm:cxn modelId="{D1BC36A0-4CC5-4112-B459-568678ABE277}" type="presParOf" srcId="{06BB119F-B1EA-445C-9BFD-0DF8DAB8C051}" destId="{F1DF66B5-1E74-4A3F-991A-E33C9398497A}" srcOrd="18" destOrd="0" presId="urn:microsoft.com/office/officeart/2005/8/layout/target1"/>
    <dgm:cxn modelId="{1B67DEDE-DFDB-401A-AB56-088213813792}" type="presParOf" srcId="{06BB119F-B1EA-445C-9BFD-0DF8DAB8C051}" destId="{359DE858-E4F3-4BB3-B72E-35E8B56C8A29}" srcOrd="19" destOrd="0" presId="urn:microsoft.com/office/officeart/2005/8/layout/targe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3DCCBB1-934F-4962-B575-A077C4FFAF98}">
      <dsp:nvSpPr>
        <dsp:cNvPr id="0" name=""/>
        <dsp:cNvSpPr/>
      </dsp:nvSpPr>
      <dsp:spPr>
        <a:xfrm>
          <a:off x="707945" y="523089"/>
          <a:ext cx="1798796" cy="179879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0472804-E594-49DF-B736-388BF3F720CD}">
      <dsp:nvSpPr>
        <dsp:cNvPr id="0" name=""/>
        <dsp:cNvSpPr/>
      </dsp:nvSpPr>
      <dsp:spPr>
        <a:xfrm>
          <a:off x="907761" y="722906"/>
          <a:ext cx="1399163" cy="1399163"/>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8E9E7CA-996F-4A10-8379-13F99436719D}">
      <dsp:nvSpPr>
        <dsp:cNvPr id="0" name=""/>
        <dsp:cNvSpPr/>
      </dsp:nvSpPr>
      <dsp:spPr>
        <a:xfrm>
          <a:off x="1107578" y="922722"/>
          <a:ext cx="999531" cy="999531"/>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2216B-12A5-443A-A1A0-7204694780DF}">
      <dsp:nvSpPr>
        <dsp:cNvPr id="0" name=""/>
        <dsp:cNvSpPr/>
      </dsp:nvSpPr>
      <dsp:spPr>
        <a:xfrm>
          <a:off x="1307544" y="1122688"/>
          <a:ext cx="599598" cy="599598"/>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72B25AC-B779-416E-A318-D73E98254C43}">
      <dsp:nvSpPr>
        <dsp:cNvPr id="0" name=""/>
        <dsp:cNvSpPr/>
      </dsp:nvSpPr>
      <dsp:spPr>
        <a:xfrm>
          <a:off x="1507360" y="1322504"/>
          <a:ext cx="199966" cy="199966"/>
        </a:xfrm>
        <a:prstGeom prst="ellipse">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30EEDA-55D4-4689-BECE-3190CCA3CF5B}">
      <dsp:nvSpPr>
        <dsp:cNvPr id="0" name=""/>
        <dsp:cNvSpPr/>
      </dsp:nvSpPr>
      <dsp:spPr>
        <a:xfrm>
          <a:off x="2806541" y="76508"/>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EPCOT CENTER</a:t>
          </a:r>
        </a:p>
      </dsp:txBody>
      <dsp:txXfrm>
        <a:off x="2806541" y="76508"/>
        <a:ext cx="899398" cy="317547"/>
      </dsp:txXfrm>
    </dsp:sp>
    <dsp:sp modelId="{12763DB4-9B7F-46E7-931F-CCA43DCE01F7}">
      <dsp:nvSpPr>
        <dsp:cNvPr id="0" name=""/>
        <dsp:cNvSpPr/>
      </dsp:nvSpPr>
      <dsp:spPr>
        <a:xfrm>
          <a:off x="2581691" y="235282"/>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980B8F6-0592-4592-A818-0D18259CA459}">
      <dsp:nvSpPr>
        <dsp:cNvPr id="0" name=""/>
        <dsp:cNvSpPr/>
      </dsp:nvSpPr>
      <dsp:spPr>
        <a:xfrm rot="5400000">
          <a:off x="1500165" y="342460"/>
          <a:ext cx="1187205" cy="972848"/>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DF36F1C-5552-4E62-98B3-B2C3E2BE368D}">
      <dsp:nvSpPr>
        <dsp:cNvPr id="0" name=""/>
        <dsp:cNvSpPr/>
      </dsp:nvSpPr>
      <dsp:spPr>
        <a:xfrm>
          <a:off x="2806541" y="412284"/>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HDRA</a:t>
          </a:r>
        </a:p>
      </dsp:txBody>
      <dsp:txXfrm>
        <a:off x="2806541" y="412284"/>
        <a:ext cx="899398" cy="317547"/>
      </dsp:txXfrm>
    </dsp:sp>
    <dsp:sp modelId="{518D95CE-B5C7-416A-BAFE-EBBA675EB480}">
      <dsp:nvSpPr>
        <dsp:cNvPr id="0" name=""/>
        <dsp:cNvSpPr/>
      </dsp:nvSpPr>
      <dsp:spPr>
        <a:xfrm>
          <a:off x="2581691" y="571057"/>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20FAB0A-2691-424A-8A7D-30D24EA11619}">
      <dsp:nvSpPr>
        <dsp:cNvPr id="0" name=""/>
        <dsp:cNvSpPr/>
      </dsp:nvSpPr>
      <dsp:spPr>
        <a:xfrm rot="5400000">
          <a:off x="1674618" y="652723"/>
          <a:ext cx="988498" cy="824448"/>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25C1DC-7FD2-4A23-8260-69A064FDA18E}">
      <dsp:nvSpPr>
        <dsp:cNvPr id="0" name=""/>
        <dsp:cNvSpPr/>
      </dsp:nvSpPr>
      <dsp:spPr>
        <a:xfrm>
          <a:off x="2806541" y="748059"/>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GREEN BELT</a:t>
          </a:r>
        </a:p>
      </dsp:txBody>
      <dsp:txXfrm>
        <a:off x="2806541" y="748059"/>
        <a:ext cx="899398" cy="317547"/>
      </dsp:txXfrm>
    </dsp:sp>
    <dsp:sp modelId="{BDE77ED8-4D87-47FC-B0B9-7243AEAA8383}">
      <dsp:nvSpPr>
        <dsp:cNvPr id="0" name=""/>
        <dsp:cNvSpPr/>
      </dsp:nvSpPr>
      <dsp:spPr>
        <a:xfrm>
          <a:off x="2581691" y="906833"/>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2B0CEA75-7CCA-4EA6-8E4A-BAE1BF76B9B5}">
      <dsp:nvSpPr>
        <dsp:cNvPr id="0" name=""/>
        <dsp:cNvSpPr/>
      </dsp:nvSpPr>
      <dsp:spPr>
        <a:xfrm rot="5400000">
          <a:off x="1845684" y="950304"/>
          <a:ext cx="779478" cy="692536"/>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A3749E-E773-4B83-8C94-D2602EB8F943}">
      <dsp:nvSpPr>
        <dsp:cNvPr id="0" name=""/>
        <dsp:cNvSpPr/>
      </dsp:nvSpPr>
      <dsp:spPr>
        <a:xfrm>
          <a:off x="2806541" y="1076639"/>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LDRA</a:t>
          </a:r>
        </a:p>
      </dsp:txBody>
      <dsp:txXfrm>
        <a:off x="2806541" y="1076639"/>
        <a:ext cx="899398" cy="317547"/>
      </dsp:txXfrm>
    </dsp:sp>
    <dsp:sp modelId="{C6FD9F35-35D5-4A44-A6C6-46F50DA4402B}">
      <dsp:nvSpPr>
        <dsp:cNvPr id="0" name=""/>
        <dsp:cNvSpPr/>
      </dsp:nvSpPr>
      <dsp:spPr>
        <a:xfrm>
          <a:off x="2581691" y="1235413"/>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EE21B408-54CA-4937-A9B7-48B23D42E759}">
      <dsp:nvSpPr>
        <dsp:cNvPr id="0" name=""/>
        <dsp:cNvSpPr/>
      </dsp:nvSpPr>
      <dsp:spPr>
        <a:xfrm rot="5400000">
          <a:off x="2015970" y="1264493"/>
          <a:ext cx="594801" cy="53664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4432721-B242-4F0F-BA39-3573E9D0619E}">
      <dsp:nvSpPr>
        <dsp:cNvPr id="0" name=""/>
        <dsp:cNvSpPr/>
      </dsp:nvSpPr>
      <dsp:spPr>
        <a:xfrm>
          <a:off x="2806541" y="1395626"/>
          <a:ext cx="899398" cy="3175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2672" tIns="7620" rIns="7620" bIns="7620" numCol="1" spcCol="1270" anchor="ctr" anchorCtr="0">
          <a:noAutofit/>
        </a:bodyPr>
        <a:lstStyle/>
        <a:p>
          <a:pPr marL="0" lvl="0" indent="0" algn="l" defTabSz="266700">
            <a:lnSpc>
              <a:spcPct val="90000"/>
            </a:lnSpc>
            <a:spcBef>
              <a:spcPct val="0"/>
            </a:spcBef>
            <a:spcAft>
              <a:spcPct val="35000"/>
            </a:spcAft>
            <a:buNone/>
          </a:pPr>
          <a:r>
            <a:rPr lang="en-US" sz="600" kern="1200"/>
            <a:t>Industrial Park, Welcome Center &amp; Airport of Tomorrow (EPC)</a:t>
          </a:r>
        </a:p>
      </dsp:txBody>
      <dsp:txXfrm>
        <a:off x="2806541" y="1395626"/>
        <a:ext cx="899398" cy="317547"/>
      </dsp:txXfrm>
    </dsp:sp>
    <dsp:sp modelId="{F1DF66B5-1E74-4A3F-991A-E33C9398497A}">
      <dsp:nvSpPr>
        <dsp:cNvPr id="0" name=""/>
        <dsp:cNvSpPr/>
      </dsp:nvSpPr>
      <dsp:spPr>
        <a:xfrm>
          <a:off x="2581691" y="1554399"/>
          <a:ext cx="224849" cy="0"/>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59DE858-E4F3-4BB3-B72E-35E8B56C8A29}">
      <dsp:nvSpPr>
        <dsp:cNvPr id="0" name=""/>
        <dsp:cNvSpPr/>
      </dsp:nvSpPr>
      <dsp:spPr>
        <a:xfrm rot="5400000">
          <a:off x="2176962" y="1569389"/>
          <a:ext cx="419719" cy="389739"/>
        </a:xfrm>
        <a:prstGeom prst="line">
          <a:avLst/>
        </a:prstGeom>
        <a:solidFill>
          <a:schemeClr val="dk1">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A5578D44024DB0BA6140CCC2F73E4F"/>
        <w:category>
          <w:name w:val="General"/>
          <w:gallery w:val="placeholder"/>
        </w:category>
        <w:types>
          <w:type w:val="bbPlcHdr"/>
        </w:types>
        <w:behaviors>
          <w:behavior w:val="content"/>
        </w:behaviors>
        <w:guid w:val="{E7340E39-585B-4647-82C0-17B6A5078EBF}"/>
      </w:docPartPr>
      <w:docPartBody>
        <w:p w:rsidR="00E81A86" w:rsidRDefault="00E81A86">
          <w:pPr>
            <w:pStyle w:val="55A5578D44024DB0BA6140CCC2F73E4F"/>
          </w:pPr>
          <w:r>
            <w:rPr>
              <w:rFonts w:asciiTheme="majorHAnsi" w:eastAsiaTheme="majorEastAsia" w:hAnsiTheme="majorHAnsi" w:cstheme="majorBidi"/>
              <w:caps/>
              <w:color w:val="4472C4" w:themeColor="accent1"/>
              <w:sz w:val="80"/>
              <w:szCs w:val="80"/>
            </w:rPr>
            <w:t>[Document title]</w:t>
          </w:r>
        </w:p>
      </w:docPartBody>
    </w:docPart>
    <w:docPart>
      <w:docPartPr>
        <w:name w:val="FE3FADF8A6294577989B259C0BA22769"/>
        <w:category>
          <w:name w:val="General"/>
          <w:gallery w:val="placeholder"/>
        </w:category>
        <w:types>
          <w:type w:val="bbPlcHdr"/>
        </w:types>
        <w:behaviors>
          <w:behavior w:val="content"/>
        </w:behaviors>
        <w:guid w:val="{0F521423-A847-46C1-B9C2-4C4B7F2D8C47}"/>
      </w:docPartPr>
      <w:docPartBody>
        <w:p w:rsidR="00E81A86" w:rsidRDefault="00E81A86">
          <w:pPr>
            <w:pStyle w:val="FE3FADF8A6294577989B259C0BA2276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LT Pro Book">
    <w:altName w:val="Segoe UI"/>
    <w:panose1 w:val="020B0502020204020303"/>
    <w:charset w:val="00"/>
    <w:family w:val="swiss"/>
    <w:notTrueType/>
    <w:pitch w:val="variable"/>
    <w:sig w:usb0="800000AF" w:usb1="5000204A" w:usb2="00000000" w:usb3="00000000" w:csb0="0000009B"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Futura LT Pro Light">
    <w:altName w:val="Segoe UI Semilight"/>
    <w:panose1 w:val="020B0402020204020303"/>
    <w:charset w:val="00"/>
    <w:family w:val="swiss"/>
    <w:notTrueType/>
    <w:pitch w:val="variable"/>
    <w:sig w:usb0="800000AF" w:usb1="5000204A" w:usb2="00000000" w:usb3="00000000" w:csb0="0000009B" w:csb1="00000000"/>
  </w:font>
  <w:font w:name="SimHei">
    <w:altName w:val="黑体"/>
    <w:panose1 w:val="02010609060101010101"/>
    <w:charset w:val="86"/>
    <w:family w:val="modern"/>
    <w:pitch w:val="fixed"/>
    <w:sig w:usb0="800002BF" w:usb1="38CF7CFA" w:usb2="00000016" w:usb3="00000000" w:csb0="00040001" w:csb1="00000000"/>
  </w:font>
  <w:font w:name="Lithos Pro Regular">
    <w:panose1 w:val="04020505030E02020A04"/>
    <w:charset w:val="00"/>
    <w:family w:val="decorative"/>
    <w:notTrueType/>
    <w:pitch w:val="variable"/>
    <w:sig w:usb0="800000AF" w:usb1="5000204B" w:usb2="00000000" w:usb3="00000000" w:csb0="0000009B" w:csb1="00000000"/>
  </w:font>
  <w:font w:name="Futura LT Pro XBold">
    <w:altName w:val="Franklin Gothic Heavy"/>
    <w:panose1 w:val="020B0903020204020204"/>
    <w:charset w:val="00"/>
    <w:family w:val="swiss"/>
    <w:notTrueType/>
    <w:pitch w:val="variable"/>
    <w:sig w:usb0="800000AF" w:usb1="5000204A" w:usb2="00000000" w:usb3="00000000" w:csb0="0000009B" w:csb1="00000000"/>
  </w:font>
  <w:font w:name="Inter">
    <w:altName w:val="Cambria Math"/>
    <w:charset w:val="00"/>
    <w:family w:val="modern"/>
    <w:pitch w:val="default"/>
    <w:sig w:usb0="00000000" w:usb1="00000000" w:usb2="00000021" w:usb3="00000000" w:csb0="0000019F" w:csb1="00000000"/>
  </w:font>
  <w:font w:name="Iosevka Heavy">
    <w:altName w:val="Segoe Print"/>
    <w:charset w:val="00"/>
    <w:family w:val="modern"/>
    <w:pitch w:val="default"/>
    <w:sig w:usb0="00000000" w:usb1="00000000" w:usb2="02040020" w:usb3="00000000" w:csb0="0000011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649"/>
    <w:rsid w:val="00052CC2"/>
    <w:rsid w:val="00053FA5"/>
    <w:rsid w:val="00057213"/>
    <w:rsid w:val="0006559E"/>
    <w:rsid w:val="00096DB2"/>
    <w:rsid w:val="00115C04"/>
    <w:rsid w:val="00136DA9"/>
    <w:rsid w:val="00191CCB"/>
    <w:rsid w:val="00193FE0"/>
    <w:rsid w:val="001E4FBF"/>
    <w:rsid w:val="00201014"/>
    <w:rsid w:val="00286469"/>
    <w:rsid w:val="00286E0E"/>
    <w:rsid w:val="002928A9"/>
    <w:rsid w:val="002979BF"/>
    <w:rsid w:val="003813B5"/>
    <w:rsid w:val="003B347F"/>
    <w:rsid w:val="003D218F"/>
    <w:rsid w:val="003E3180"/>
    <w:rsid w:val="003E5B4B"/>
    <w:rsid w:val="003F021C"/>
    <w:rsid w:val="003F4A18"/>
    <w:rsid w:val="00406A48"/>
    <w:rsid w:val="00416D96"/>
    <w:rsid w:val="004172CD"/>
    <w:rsid w:val="0048605F"/>
    <w:rsid w:val="004A32E3"/>
    <w:rsid w:val="004C455A"/>
    <w:rsid w:val="005828DB"/>
    <w:rsid w:val="005F499C"/>
    <w:rsid w:val="00633724"/>
    <w:rsid w:val="00660191"/>
    <w:rsid w:val="00683180"/>
    <w:rsid w:val="006B16C8"/>
    <w:rsid w:val="006E57FC"/>
    <w:rsid w:val="007807F4"/>
    <w:rsid w:val="00781311"/>
    <w:rsid w:val="007A3AB5"/>
    <w:rsid w:val="007B02F0"/>
    <w:rsid w:val="007B6E52"/>
    <w:rsid w:val="007F13B2"/>
    <w:rsid w:val="007F4DD7"/>
    <w:rsid w:val="007F524E"/>
    <w:rsid w:val="00832B5C"/>
    <w:rsid w:val="00840ACF"/>
    <w:rsid w:val="008514C2"/>
    <w:rsid w:val="008F49AE"/>
    <w:rsid w:val="00911A89"/>
    <w:rsid w:val="00937695"/>
    <w:rsid w:val="009519A3"/>
    <w:rsid w:val="0098232C"/>
    <w:rsid w:val="00997F4C"/>
    <w:rsid w:val="009B4540"/>
    <w:rsid w:val="009C4EC9"/>
    <w:rsid w:val="00A02860"/>
    <w:rsid w:val="00A12405"/>
    <w:rsid w:val="00A725CD"/>
    <w:rsid w:val="00A85BFE"/>
    <w:rsid w:val="00AA458D"/>
    <w:rsid w:val="00AA6D2B"/>
    <w:rsid w:val="00AB20FA"/>
    <w:rsid w:val="00AB419B"/>
    <w:rsid w:val="00AD6CB5"/>
    <w:rsid w:val="00AD72DE"/>
    <w:rsid w:val="00BD62B6"/>
    <w:rsid w:val="00C073E8"/>
    <w:rsid w:val="00CA6520"/>
    <w:rsid w:val="00CA7C77"/>
    <w:rsid w:val="00CE30F4"/>
    <w:rsid w:val="00CF16F5"/>
    <w:rsid w:val="00CF38F9"/>
    <w:rsid w:val="00D52595"/>
    <w:rsid w:val="00D55505"/>
    <w:rsid w:val="00DE0389"/>
    <w:rsid w:val="00E00AF5"/>
    <w:rsid w:val="00E471FC"/>
    <w:rsid w:val="00E509BB"/>
    <w:rsid w:val="00E70802"/>
    <w:rsid w:val="00E81A86"/>
    <w:rsid w:val="00EA1238"/>
    <w:rsid w:val="00EB222B"/>
    <w:rsid w:val="00EB2B15"/>
    <w:rsid w:val="00F36FD8"/>
    <w:rsid w:val="00F4378F"/>
    <w:rsid w:val="00F57EDB"/>
    <w:rsid w:val="00F57F19"/>
    <w:rsid w:val="00F83435"/>
    <w:rsid w:val="00FA18E8"/>
    <w:rsid w:val="00FB5BA9"/>
    <w:rsid w:val="00FD7649"/>
    <w:rsid w:val="00FE3ABF"/>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55A5578D44024DB0BA6140CCC2F73E4F">
    <w:name w:val="55A5578D44024DB0BA6140CCC2F73E4F"/>
    <w:qFormat/>
    <w:pPr>
      <w:spacing w:after="160" w:line="259" w:lineRule="auto"/>
    </w:pPr>
    <w:rPr>
      <w:sz w:val="22"/>
      <w:szCs w:val="22"/>
    </w:rPr>
  </w:style>
  <w:style w:type="paragraph" w:customStyle="1" w:styleId="FE3FADF8A6294577989B259C0BA22769">
    <w:name w:val="FE3FADF8A6294577989B259C0BA22769"/>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utura">
      <a:majorFont>
        <a:latin typeface="Futura LT Pro Light"/>
        <a:ea typeface=""/>
        <a:cs typeface=""/>
      </a:majorFont>
      <a:minorFont>
        <a:latin typeface="Futura LT Pro 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2021-10-01T00:00:00</PublishDate>
  <Abstract/>
  <CompanyAddress>EXPERIMENTAL PROTOTYPE COMMUNITY OF TOMORROW</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71C6DE2-7529-4869-88BB-AFB9405FC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87</Pages>
  <Words>19455</Words>
  <Characters>110897</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EPCOT SAVERS</vt:lpstr>
    </vt:vector>
  </TitlesOfParts>
  <Company>CC-BY-SA SAIL-TREE DAILY NEWS</Company>
  <LinksUpToDate>false</LinksUpToDate>
  <CharactersWithSpaces>130092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EPCOT SAVERS</dc:title>
  <dc:subject>IN CELEBRATIONE MAGICALLIMA MUNDI</dc:subject>
  <dc:creator>SAIL-TREE DAILY NEWS</dc:creator>
  <cp:keywords>CC-BY-SA 4.0</cp:keywords>
  <cp:lastModifiedBy>周 偉傑</cp:lastModifiedBy>
  <cp:revision>16</cp:revision>
  <dcterms:created xsi:type="dcterms:W3CDTF">2021-10-01T15:24:00Z</dcterms:created>
  <dcterms:modified xsi:type="dcterms:W3CDTF">2021-10-02T14:59:00Z</dcterms:modified>
  <cp:category>CC-BY-SA 4.0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